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CBB79" w14:textId="77777777" w:rsidR="00FF6DED" w:rsidRDefault="00750472">
      <w:pPr>
        <w:pStyle w:val="Heading1"/>
      </w:pPr>
      <w:r>
        <w:t>Visual Studio Integration</w:t>
      </w:r>
    </w:p>
    <w:p w14:paraId="02D0FF71" w14:textId="09A049E3" w:rsidR="00F9430B" w:rsidRDefault="00F9430B" w:rsidP="00F9430B">
      <w:pPr>
        <w:ind w:left="600"/>
        <w:rPr>
          <w:rFonts w:ascii="Arial" w:hAnsi="Arial" w:cs="Arial"/>
          <w:color w:val="000000"/>
          <w:sz w:val="18"/>
          <w:szCs w:val="18"/>
        </w:rPr>
      </w:pPr>
      <w:r>
        <w:rPr>
          <w:rFonts w:ascii="Arial" w:hAnsi="Arial" w:cs="Arial"/>
          <w:b/>
          <w:bCs/>
          <w:color w:val="000000"/>
          <w:sz w:val="18"/>
          <w:szCs w:val="18"/>
        </w:rPr>
        <w:t>Revised:</w:t>
      </w:r>
      <w:r>
        <w:rPr>
          <w:rFonts w:ascii="Arial" w:hAnsi="Arial" w:cs="Arial"/>
          <w:color w:val="000000"/>
          <w:sz w:val="18"/>
          <w:szCs w:val="18"/>
        </w:rPr>
        <w:t xml:space="preserve"> </w:t>
      </w:r>
      <w:r w:rsidR="00FB4F6D">
        <w:rPr>
          <w:rFonts w:ascii="Arial" w:hAnsi="Arial" w:cs="Arial"/>
          <w:color w:val="000000"/>
          <w:sz w:val="18"/>
          <w:szCs w:val="18"/>
        </w:rPr>
        <w:fldChar w:fldCharType="begin"/>
      </w:r>
      <w:r>
        <w:rPr>
          <w:rFonts w:ascii="Arial" w:hAnsi="Arial" w:cs="Arial"/>
          <w:color w:val="000000"/>
          <w:sz w:val="18"/>
          <w:szCs w:val="18"/>
        </w:rPr>
        <w:instrText xml:space="preserve"> DATE  \@ "M/d/yyyy h:mm am/pm"  \* MERGEFORMAT </w:instrText>
      </w:r>
      <w:r w:rsidR="00FB4F6D">
        <w:rPr>
          <w:rFonts w:ascii="Arial" w:hAnsi="Arial" w:cs="Arial"/>
          <w:color w:val="000000"/>
          <w:sz w:val="18"/>
          <w:szCs w:val="18"/>
        </w:rPr>
        <w:fldChar w:fldCharType="separate"/>
      </w:r>
      <w:r w:rsidR="004F1A41">
        <w:rPr>
          <w:rFonts w:ascii="Arial" w:hAnsi="Arial" w:cs="Arial"/>
          <w:noProof/>
          <w:color w:val="000000"/>
          <w:sz w:val="18"/>
          <w:szCs w:val="18"/>
        </w:rPr>
        <w:t>12/13/2022 9:37 AM</w:t>
      </w:r>
      <w:r w:rsidR="00FB4F6D">
        <w:rPr>
          <w:rFonts w:ascii="Arial" w:hAnsi="Arial" w:cs="Arial"/>
          <w:color w:val="000000"/>
          <w:sz w:val="18"/>
          <w:szCs w:val="18"/>
        </w:rPr>
        <w:fldChar w:fldCharType="end"/>
      </w:r>
      <w:r>
        <w:rPr>
          <w:rFonts w:ascii="Arial" w:hAnsi="Arial" w:cs="Arial"/>
          <w:color w:val="000000"/>
          <w:sz w:val="18"/>
          <w:szCs w:val="18"/>
        </w:rPr>
        <w:br/>
      </w:r>
      <w:r>
        <w:rPr>
          <w:rFonts w:ascii="Arial" w:hAnsi="Arial" w:cs="Arial"/>
          <w:b/>
          <w:bCs/>
          <w:color w:val="000000"/>
          <w:sz w:val="18"/>
          <w:szCs w:val="18"/>
        </w:rPr>
        <w:t>TestStand Version:</w:t>
      </w:r>
      <w:r>
        <w:rPr>
          <w:rFonts w:ascii="Arial" w:hAnsi="Arial" w:cs="Arial"/>
          <w:color w:val="000000"/>
          <w:sz w:val="18"/>
          <w:szCs w:val="18"/>
        </w:rPr>
        <w:t xml:space="preserve"> </w:t>
      </w:r>
      <w:r w:rsidR="00750472">
        <w:rPr>
          <w:rFonts w:ascii="Arial" w:hAnsi="Arial" w:cs="Arial"/>
          <w:color w:val="000000"/>
          <w:sz w:val="18"/>
          <w:szCs w:val="18"/>
        </w:rPr>
        <w:t>4.2</w:t>
      </w:r>
    </w:p>
    <w:p w14:paraId="26E45231" w14:textId="77777777" w:rsidR="00F9430B" w:rsidRDefault="00F9430B">
      <w:pPr>
        <w:ind w:left="600"/>
        <w:rPr>
          <w:rFonts w:ascii="Arial" w:hAnsi="Arial" w:cs="Arial"/>
          <w:b/>
          <w:bCs/>
          <w:color w:val="000000"/>
          <w:sz w:val="18"/>
          <w:szCs w:val="18"/>
        </w:rPr>
      </w:pPr>
    </w:p>
    <w:p w14:paraId="2031E7DD" w14:textId="77777777" w:rsidR="00F9430B" w:rsidRPr="004B58B7" w:rsidRDefault="00FF6DED" w:rsidP="004B58B7">
      <w:pPr>
        <w:ind w:left="605"/>
        <w:rPr>
          <w:rFonts w:ascii="Arial" w:hAnsi="Arial" w:cs="Arial"/>
          <w:color w:val="000000"/>
          <w:sz w:val="18"/>
          <w:szCs w:val="18"/>
        </w:rPr>
      </w:pPr>
      <w:r>
        <w:rPr>
          <w:rFonts w:ascii="Arial" w:hAnsi="Arial" w:cs="Arial"/>
          <w:b/>
          <w:bCs/>
          <w:color w:val="000000"/>
          <w:sz w:val="18"/>
          <w:szCs w:val="18"/>
        </w:rPr>
        <w:t>Author:</w:t>
      </w:r>
      <w:r>
        <w:rPr>
          <w:rFonts w:ascii="Arial" w:hAnsi="Arial" w:cs="Arial"/>
          <w:color w:val="000000"/>
          <w:sz w:val="18"/>
          <w:szCs w:val="18"/>
        </w:rPr>
        <w:t xml:space="preserve"> </w:t>
      </w:r>
      <w:r w:rsidR="00750472">
        <w:rPr>
          <w:rFonts w:ascii="Arial" w:hAnsi="Arial" w:cs="Arial"/>
          <w:color w:val="000000"/>
          <w:sz w:val="18"/>
          <w:szCs w:val="18"/>
        </w:rPr>
        <w:t>Jeff Atkinson</w:t>
      </w:r>
      <w:r>
        <w:rPr>
          <w:rFonts w:ascii="Arial" w:hAnsi="Arial" w:cs="Arial"/>
          <w:color w:val="000000"/>
          <w:sz w:val="18"/>
          <w:szCs w:val="18"/>
        </w:rPr>
        <w:br/>
      </w:r>
      <w:r w:rsidRPr="004B58B7">
        <w:rPr>
          <w:rFonts w:ascii="Arial" w:hAnsi="Arial" w:cs="Arial"/>
          <w:b/>
          <w:bCs/>
          <w:color w:val="000000"/>
          <w:sz w:val="18"/>
          <w:szCs w:val="18"/>
        </w:rPr>
        <w:t>Feature</w:t>
      </w:r>
      <w:r w:rsidR="00EB7802">
        <w:rPr>
          <w:rFonts w:ascii="Arial" w:hAnsi="Arial" w:cs="Arial"/>
          <w:b/>
          <w:bCs/>
          <w:color w:val="000000"/>
          <w:sz w:val="18"/>
          <w:szCs w:val="18"/>
        </w:rPr>
        <w:t xml:space="preserve"> Spec</w:t>
      </w:r>
      <w:r w:rsidRPr="004B58B7">
        <w:rPr>
          <w:rFonts w:ascii="Arial" w:hAnsi="Arial" w:cs="Arial"/>
          <w:b/>
          <w:bCs/>
          <w:color w:val="000000"/>
          <w:sz w:val="18"/>
          <w:szCs w:val="18"/>
        </w:rPr>
        <w:t>:</w:t>
      </w:r>
      <w:r w:rsidRPr="004B58B7">
        <w:rPr>
          <w:rFonts w:ascii="Arial" w:hAnsi="Arial" w:cs="Arial"/>
          <w:color w:val="000000"/>
          <w:sz w:val="18"/>
          <w:szCs w:val="18"/>
        </w:rPr>
        <w:t xml:space="preserve"> </w:t>
      </w:r>
      <w:hyperlink r:id="rId7" w:history="1">
        <w:r w:rsidR="00750472" w:rsidRPr="00750472">
          <w:rPr>
            <w:rStyle w:val="Hyperlink"/>
            <w:rFonts w:ascii="Arial" w:hAnsi="Arial" w:cs="Arial"/>
            <w:sz w:val="18"/>
            <w:szCs w:val="18"/>
          </w:rPr>
          <w:t>Add VS2008 Support</w:t>
        </w:r>
      </w:hyperlink>
      <w:r w:rsidR="00750472">
        <w:rPr>
          <w:rFonts w:ascii="Arial" w:hAnsi="Arial" w:cs="Arial"/>
          <w:color w:val="000000"/>
          <w:sz w:val="18"/>
          <w:szCs w:val="18"/>
        </w:rPr>
        <w:t xml:space="preserve"> </w:t>
      </w:r>
    </w:p>
    <w:p w14:paraId="3598CD65" w14:textId="77777777" w:rsidR="008E21A7" w:rsidRDefault="00E66768" w:rsidP="007C7670">
      <w:pPr>
        <w:ind w:left="605"/>
        <w:rPr>
          <w:rFonts w:ascii="Arial" w:hAnsi="Arial"/>
          <w:sz w:val="18"/>
          <w:szCs w:val="18"/>
        </w:rPr>
      </w:pPr>
      <w:r w:rsidRPr="004B58B7">
        <w:rPr>
          <w:rFonts w:ascii="Arial" w:hAnsi="Arial"/>
          <w:b/>
          <w:bCs/>
          <w:sz w:val="18"/>
          <w:szCs w:val="18"/>
        </w:rPr>
        <w:t>Dependencies</w:t>
      </w:r>
      <w:r w:rsidR="00F9430B" w:rsidRPr="004B58B7">
        <w:rPr>
          <w:rFonts w:ascii="Arial" w:hAnsi="Arial"/>
          <w:b/>
          <w:bCs/>
          <w:sz w:val="18"/>
          <w:szCs w:val="18"/>
        </w:rPr>
        <w:t>:</w:t>
      </w:r>
      <w:r w:rsidR="00F9430B" w:rsidRPr="004B58B7">
        <w:rPr>
          <w:rFonts w:ascii="Arial" w:hAnsi="Arial"/>
          <w:sz w:val="18"/>
          <w:szCs w:val="18"/>
        </w:rPr>
        <w:t xml:space="preserve"> </w:t>
      </w:r>
      <w:r w:rsidR="00750472">
        <w:rPr>
          <w:rFonts w:ascii="Arial" w:hAnsi="Arial"/>
          <w:sz w:val="18"/>
          <w:szCs w:val="18"/>
        </w:rPr>
        <w:t>Access to images with the following:</w:t>
      </w:r>
    </w:p>
    <w:p w14:paraId="420C79CD" w14:textId="77777777" w:rsidR="00750472" w:rsidRDefault="00750472" w:rsidP="00750472">
      <w:pPr>
        <w:pStyle w:val="ListParagraph"/>
        <w:numPr>
          <w:ilvl w:val="0"/>
          <w:numId w:val="10"/>
        </w:numPr>
        <w:rPr>
          <w:rFonts w:ascii="Arial" w:hAnsi="Arial"/>
          <w:sz w:val="18"/>
          <w:szCs w:val="18"/>
        </w:rPr>
      </w:pPr>
      <w:r>
        <w:rPr>
          <w:rFonts w:ascii="Arial" w:hAnsi="Arial"/>
          <w:sz w:val="18"/>
          <w:szCs w:val="18"/>
        </w:rPr>
        <w:t>No Visual Studio installed</w:t>
      </w:r>
    </w:p>
    <w:p w14:paraId="73A98CB4" w14:textId="77777777" w:rsidR="00750472" w:rsidRDefault="00D85CE3" w:rsidP="00750472">
      <w:pPr>
        <w:pStyle w:val="ListParagraph"/>
        <w:numPr>
          <w:ilvl w:val="0"/>
          <w:numId w:val="10"/>
        </w:numPr>
        <w:rPr>
          <w:rFonts w:ascii="Arial" w:hAnsi="Arial"/>
          <w:sz w:val="18"/>
          <w:szCs w:val="18"/>
        </w:rPr>
      </w:pPr>
      <w:r>
        <w:rPr>
          <w:rFonts w:ascii="Arial" w:hAnsi="Arial"/>
          <w:sz w:val="18"/>
          <w:szCs w:val="18"/>
        </w:rPr>
        <w:t xml:space="preserve">Only </w:t>
      </w:r>
      <w:r w:rsidR="00750472">
        <w:rPr>
          <w:rFonts w:ascii="Arial" w:hAnsi="Arial"/>
          <w:sz w:val="18"/>
          <w:szCs w:val="18"/>
        </w:rPr>
        <w:t>Visual Studio 2005 installed.</w:t>
      </w:r>
    </w:p>
    <w:p w14:paraId="4A87D06C" w14:textId="77777777" w:rsidR="00750472" w:rsidRDefault="00D85CE3" w:rsidP="00750472">
      <w:pPr>
        <w:pStyle w:val="ListParagraph"/>
        <w:numPr>
          <w:ilvl w:val="0"/>
          <w:numId w:val="10"/>
        </w:numPr>
        <w:rPr>
          <w:rFonts w:ascii="Arial" w:hAnsi="Arial"/>
          <w:sz w:val="18"/>
          <w:szCs w:val="18"/>
        </w:rPr>
      </w:pPr>
      <w:r>
        <w:rPr>
          <w:rFonts w:ascii="Arial" w:hAnsi="Arial"/>
          <w:sz w:val="18"/>
          <w:szCs w:val="18"/>
        </w:rPr>
        <w:t xml:space="preserve">Only </w:t>
      </w:r>
      <w:r w:rsidR="00750472">
        <w:rPr>
          <w:rFonts w:ascii="Arial" w:hAnsi="Arial"/>
          <w:sz w:val="18"/>
          <w:szCs w:val="18"/>
        </w:rPr>
        <w:t>Visual Studio 2008 installed.</w:t>
      </w:r>
    </w:p>
    <w:p w14:paraId="5753A2F6" w14:textId="77777777" w:rsidR="00750472" w:rsidRPr="00750472" w:rsidRDefault="00750472" w:rsidP="00750472">
      <w:pPr>
        <w:pStyle w:val="ListParagraph"/>
        <w:numPr>
          <w:ilvl w:val="0"/>
          <w:numId w:val="10"/>
        </w:numPr>
        <w:rPr>
          <w:rFonts w:ascii="Arial" w:hAnsi="Arial"/>
          <w:sz w:val="18"/>
          <w:szCs w:val="18"/>
        </w:rPr>
      </w:pPr>
      <w:r>
        <w:rPr>
          <w:rFonts w:ascii="Arial" w:hAnsi="Arial"/>
          <w:sz w:val="18"/>
          <w:szCs w:val="18"/>
        </w:rPr>
        <w:t>Both Visual Studio 2005 and 2008 installed.</w:t>
      </w:r>
    </w:p>
    <w:p w14:paraId="3E9FAE81" w14:textId="77777777" w:rsidR="004B58B7" w:rsidRPr="004B58B7" w:rsidRDefault="004B58B7" w:rsidP="004B58B7">
      <w:pPr>
        <w:ind w:left="605"/>
        <w:rPr>
          <w:rFonts w:ascii="Arial" w:hAnsi="Arial" w:cs="Arial"/>
          <w:color w:val="000000"/>
          <w:sz w:val="18"/>
          <w:szCs w:val="18"/>
        </w:rPr>
      </w:pPr>
    </w:p>
    <w:p w14:paraId="0EF65D5D" w14:textId="77777777" w:rsidR="001D10F3" w:rsidRPr="004B58B7" w:rsidRDefault="00F9430B" w:rsidP="00750472">
      <w:pPr>
        <w:pStyle w:val="NormalWeb"/>
        <w:spacing w:before="0" w:beforeAutospacing="0" w:after="0" w:afterAutospacing="0"/>
        <w:ind w:left="605"/>
        <w:rPr>
          <w:rFonts w:eastAsia="MS Mincho"/>
          <w:lang w:eastAsia="ja-JP"/>
        </w:rPr>
      </w:pPr>
      <w:r w:rsidRPr="001D10F3">
        <w:rPr>
          <w:b/>
        </w:rPr>
        <w:t>Test Category</w:t>
      </w:r>
      <w:r w:rsidR="00FF6DED" w:rsidRPr="001D10F3">
        <w:rPr>
          <w:b/>
        </w:rPr>
        <w:t xml:space="preserve">: </w:t>
      </w:r>
      <w:r w:rsidR="00FF6DED" w:rsidRPr="001D10F3">
        <w:rPr>
          <w:b/>
          <w:color w:val="FF0000"/>
        </w:rPr>
        <w:t xml:space="preserve">[ </w:t>
      </w:r>
      <w:r w:rsidRPr="001D10F3">
        <w:rPr>
          <w:b/>
          <w:color w:val="FF0000"/>
        </w:rPr>
        <w:t>Functional</w:t>
      </w:r>
      <w:r w:rsidR="00FF6DED" w:rsidRPr="001D10F3">
        <w:rPr>
          <w:b/>
          <w:color w:val="FF0000"/>
        </w:rPr>
        <w:t xml:space="preserve"> ]</w:t>
      </w:r>
      <w:r w:rsidR="00FF6DED" w:rsidRPr="001D10F3">
        <w:rPr>
          <w:b/>
        </w:rPr>
        <w:t xml:space="preserve"> </w:t>
      </w:r>
    </w:p>
    <w:p w14:paraId="1C686BBD" w14:textId="77777777" w:rsidR="00FF6DED" w:rsidRPr="004B58B7" w:rsidRDefault="00000000">
      <w:pPr>
        <w:rPr>
          <w:rFonts w:ascii="Arial" w:hAnsi="Arial"/>
          <w:sz w:val="20"/>
          <w:szCs w:val="20"/>
        </w:rPr>
      </w:pPr>
      <w:r>
        <w:rPr>
          <w:rFonts w:ascii="Arial" w:hAnsi="Arial"/>
          <w:sz w:val="20"/>
          <w:szCs w:val="20"/>
        </w:rPr>
        <w:pict w14:anchorId="4151A44D">
          <v:rect id="_x0000_i1025" style="width:0;height:1.5pt" o:hralign="center" o:hrstd="t" o:hr="t" fillcolor="#9d9da1" stroked="f"/>
        </w:pict>
      </w:r>
    </w:p>
    <w:p w14:paraId="6CF9F8EA" w14:textId="77777777" w:rsidR="00750472" w:rsidRPr="004B58B7" w:rsidRDefault="00F9430B">
      <w:pPr>
        <w:pStyle w:val="Heading2"/>
      </w:pPr>
      <w:r w:rsidRPr="004B58B7">
        <w:t>Description</w:t>
      </w:r>
    </w:p>
    <w:p w14:paraId="4CCF1F3F" w14:textId="77777777" w:rsidR="00FF6DED" w:rsidRDefault="00750472">
      <w:pPr>
        <w:pStyle w:val="NormalWeb"/>
      </w:pPr>
      <w:r w:rsidRPr="00972260">
        <w:rPr>
          <w:b/>
        </w:rPr>
        <w:t>TestStand 4.2</w:t>
      </w:r>
      <w:r>
        <w:t xml:space="preserve"> is the first version in which we support more than one Visual Studio version.  We are officially supporting Visual Studio 2005 and 2008.  This test plan is intended to verify TestStand behavior with different versions of Visual Studio installed and also test the various different options available to the user to choose which version of Visual Studio to use when there are multiple supported versions on the machine.</w:t>
      </w:r>
    </w:p>
    <w:p w14:paraId="40EE7FA4" w14:textId="77777777" w:rsidR="00E2369C" w:rsidRDefault="00E2369C">
      <w:pPr>
        <w:pStyle w:val="NormalWeb"/>
      </w:pPr>
      <w:r w:rsidRPr="00972260">
        <w:rPr>
          <w:b/>
        </w:rPr>
        <w:t>TestStand 2010</w:t>
      </w:r>
      <w:r>
        <w:t xml:space="preserve"> added support for Visual Studio 2010 and still officially supports 2005 and 2008 as well.</w:t>
      </w:r>
    </w:p>
    <w:p w14:paraId="18A3828F" w14:textId="77777777" w:rsidR="005F28F0" w:rsidRDefault="00972260" w:rsidP="005F28F0">
      <w:pPr>
        <w:pStyle w:val="NormalWeb"/>
      </w:pPr>
      <w:r>
        <w:rPr>
          <w:b/>
        </w:rPr>
        <w:t xml:space="preserve">TestStand 2012 </w:t>
      </w:r>
      <w:r>
        <w:t>removed support for debugging .NET assemblies using Visual Studio 2005 and 2008.</w:t>
      </w:r>
      <w:r w:rsidR="005F28F0" w:rsidRPr="005F28F0">
        <w:t xml:space="preserve"> </w:t>
      </w:r>
    </w:p>
    <w:p w14:paraId="53D46278" w14:textId="1DB456E0" w:rsidR="00972260" w:rsidRDefault="005F28F0" w:rsidP="005F28F0">
      <w:pPr>
        <w:pStyle w:val="NormalWeb"/>
      </w:pPr>
      <w:r>
        <w:rPr>
          <w:b/>
        </w:rPr>
        <w:t xml:space="preserve">TestStand 2013 </w:t>
      </w:r>
      <w:r>
        <w:t>added support for Visual Studio 2012.</w:t>
      </w:r>
    </w:p>
    <w:p w14:paraId="353C4085" w14:textId="4ACD19F5" w:rsidR="009A362D" w:rsidRDefault="001F712C" w:rsidP="009A362D">
      <w:pPr>
        <w:pStyle w:val="NormalWeb"/>
        <w:rPr>
          <w:ins w:id="0" w:author="Jed Beach" w:date="2022-12-13T09:38:00Z"/>
        </w:rPr>
      </w:pPr>
      <w:r>
        <w:t>We seem to have skipped updating this for a while</w:t>
      </w:r>
      <w:r w:rsidR="009A362D">
        <w:t>…</w:t>
      </w:r>
    </w:p>
    <w:p w14:paraId="550943DB" w14:textId="4BD27369" w:rsidR="00F0725C" w:rsidRDefault="00F0725C" w:rsidP="009A362D">
      <w:pPr>
        <w:pStyle w:val="NormalWeb"/>
      </w:pPr>
      <w:ins w:id="1" w:author="Jed Beach" w:date="2022-12-13T09:38:00Z">
        <w:r>
          <w:t>TestStand 2020 – Added support for Visual Studio 2019.</w:t>
        </w:r>
      </w:ins>
      <w:ins w:id="2" w:author="Jed Beach" w:date="2022-12-13T09:40:00Z">
        <w:r>
          <w:t xml:space="preserve">  (At the time, we supported Visual Studio 2013, 2015, 2017, and 2019.)</w:t>
        </w:r>
      </w:ins>
    </w:p>
    <w:p w14:paraId="11B5A03F" w14:textId="5AFF289A" w:rsidR="001F712C" w:rsidRPr="00972260" w:rsidRDefault="001F712C" w:rsidP="005F28F0">
      <w:pPr>
        <w:pStyle w:val="NormalWeb"/>
      </w:pPr>
      <w:r>
        <w:t xml:space="preserve">TestStand 23.0 (2023 Q4) – We support Visual Studio integration with Visual Studio </w:t>
      </w:r>
      <w:del w:id="3" w:author="Jed Beach" w:date="2022-12-13T09:38:00Z">
        <w:r w:rsidDel="00F0725C">
          <w:delText xml:space="preserve">2019 and </w:delText>
        </w:r>
      </w:del>
      <w:r>
        <w:t>2022</w:t>
      </w:r>
      <w:ins w:id="4" w:author="Jed Beach" w:date="2022-12-13T09:38:00Z">
        <w:r w:rsidR="00F0725C">
          <w:t xml:space="preserve"> only</w:t>
        </w:r>
      </w:ins>
      <w:r>
        <w:t>.</w:t>
      </w:r>
      <w:del w:id="5" w:author="Jed Beach" w:date="2022-12-13T09:38:00Z">
        <w:r w:rsidDel="00F0725C">
          <w:delText xml:space="preserve">  (Visual Studio 2019 support was added in TestStand 2020.)</w:delText>
        </w:r>
      </w:del>
    </w:p>
    <w:p w14:paraId="15D26A1E" w14:textId="77777777" w:rsidR="00AE59CB" w:rsidRDefault="00AE59CB">
      <w:pPr>
        <w:pStyle w:val="NormalWeb"/>
      </w:pPr>
      <w:r>
        <w:t xml:space="preserve">Note that this </w:t>
      </w:r>
      <w:proofErr w:type="spellStart"/>
      <w:r>
        <w:t>testplan</w:t>
      </w:r>
      <w:proofErr w:type="spellEnd"/>
      <w:r>
        <w:t xml:space="preserve"> does not currently focus on actual code generation functionality, but merely that the code generator is opening/using the correct version of Visual Studio for each operation.</w:t>
      </w:r>
    </w:p>
    <w:p w14:paraId="443DB02E" w14:textId="77777777" w:rsidR="00284D58" w:rsidRDefault="00284D58">
      <w:pPr>
        <w:pStyle w:val="NormalWeb"/>
      </w:pPr>
      <w:r w:rsidRPr="00284D58">
        <w:rPr>
          <w:b/>
          <w:color w:val="FF0000"/>
        </w:rPr>
        <w:t>Note</w:t>
      </w:r>
      <w:r>
        <w:t>: if you attach VS manually in the incorrect mode (</w:t>
      </w:r>
      <w:proofErr w:type="spellStart"/>
      <w:r>
        <w:t>ie</w:t>
      </w:r>
      <w:proofErr w:type="spellEnd"/>
      <w:r>
        <w:t xml:space="preserve"> you attach in native only and try to step into a .NET step, or vice versa) you may see some inconsistent results.  Sometimes we show a good error message, other times we attempt to step into or just step over the step.  This is a known issue that we are willing to live with.</w:t>
      </w:r>
    </w:p>
    <w:p w14:paraId="0D9C9FCB" w14:textId="77777777" w:rsidR="00FF6DED" w:rsidRDefault="00C95F5F">
      <w:pPr>
        <w:pStyle w:val="Heading2"/>
      </w:pPr>
      <w:r>
        <w:t>Preparati</w:t>
      </w:r>
      <w:r w:rsidRPr="00D85CE3">
        <w:t>on</w:t>
      </w:r>
    </w:p>
    <w:p w14:paraId="4CAAE25F" w14:textId="77777777" w:rsidR="000F1D6F" w:rsidRPr="00D85CE3" w:rsidRDefault="000F1D6F" w:rsidP="000F1D6F">
      <w:pPr>
        <w:pStyle w:val="NormalWeb"/>
      </w:pPr>
      <w:r>
        <w:t>As of TestStand 2010 we no longer require Measurement Studio for create/edit code and debugging code modules.  If you are testing TestSt</w:t>
      </w:r>
      <w:r w:rsidR="00595067">
        <w:t>and 2010 or later you should NOT</w:t>
      </w:r>
      <w:r>
        <w:t xml:space="preserve"> install Measurement Studio to verify that it is no longer required.</w:t>
      </w:r>
    </w:p>
    <w:p w14:paraId="52BB361F" w14:textId="77777777" w:rsidR="00A3671B" w:rsidRDefault="00D85CE3" w:rsidP="00595067">
      <w:pPr>
        <w:pStyle w:val="NormalWeb"/>
        <w:numPr>
          <w:ilvl w:val="0"/>
          <w:numId w:val="29"/>
        </w:numPr>
      </w:pPr>
      <w:r>
        <w:t xml:space="preserve">Each of the following sections </w:t>
      </w:r>
      <w:r w:rsidR="00782855">
        <w:t>has</w:t>
      </w:r>
      <w:r>
        <w:t xml:space="preserve"> </w:t>
      </w:r>
      <w:r w:rsidR="00782855">
        <w:t>its</w:t>
      </w:r>
      <w:r>
        <w:t xml:space="preserve"> own dependency setup information.</w:t>
      </w:r>
      <w:r w:rsidR="00AE59CB">
        <w:t xml:space="preserve">  Look at the section heading to see what needs to be installed on the machine for that section.</w:t>
      </w:r>
    </w:p>
    <w:p w14:paraId="73181468" w14:textId="77777777" w:rsidR="00AE59CB" w:rsidRDefault="00AE59CB" w:rsidP="00595067">
      <w:pPr>
        <w:pStyle w:val="NormalWeb"/>
        <w:numPr>
          <w:ilvl w:val="0"/>
          <w:numId w:val="29"/>
        </w:numPr>
      </w:pPr>
      <w:r>
        <w:lastRenderedPageBreak/>
        <w:t>To attach the Visual Studio debugger to a process go to Debug-&gt;Attach to Process and then select the process from the list.</w:t>
      </w:r>
    </w:p>
    <w:p w14:paraId="7DD3CF1E" w14:textId="77777777" w:rsidR="00AE59CB" w:rsidRDefault="00AE59CB" w:rsidP="00595067">
      <w:pPr>
        <w:pStyle w:val="NormalWeb"/>
        <w:numPr>
          <w:ilvl w:val="0"/>
          <w:numId w:val="29"/>
        </w:numPr>
      </w:pPr>
      <w:r>
        <w:t>To access adapter configuration dialogs from TestStand go to Configure-&gt;Adapters and select the adapter you are testing.</w:t>
      </w:r>
    </w:p>
    <w:p w14:paraId="41BD9D1F" w14:textId="77777777" w:rsidR="00317BBC" w:rsidRDefault="00317BBC" w:rsidP="00595067">
      <w:pPr>
        <w:pStyle w:val="NormalWeb"/>
        <w:numPr>
          <w:ilvl w:val="0"/>
          <w:numId w:val="29"/>
        </w:numPr>
      </w:pPr>
      <w:r>
        <w:t>To step into a code module, set a breakpoint on the step and when execution suspends press the “Step Into” button.</w:t>
      </w:r>
    </w:p>
    <w:p w14:paraId="22418568" w14:textId="77777777" w:rsidR="00311817" w:rsidRDefault="00311817" w:rsidP="00595067">
      <w:pPr>
        <w:pStyle w:val="NormalWeb"/>
        <w:numPr>
          <w:ilvl w:val="0"/>
          <w:numId w:val="29"/>
        </w:numPr>
      </w:pPr>
      <w:r>
        <w:t xml:space="preserve">Basic VS solutions can be found at </w:t>
      </w:r>
      <w:r w:rsidRPr="00311817">
        <w:t>//TestStand/</w:t>
      </w:r>
      <w:proofErr w:type="spellStart"/>
      <w:r w:rsidRPr="00311817">
        <w:t>WebPages</w:t>
      </w:r>
      <w:proofErr w:type="spellEnd"/>
      <w:r w:rsidRPr="00311817">
        <w:t>/</w:t>
      </w:r>
      <w:proofErr w:type="spellStart"/>
      <w:r w:rsidRPr="00311817">
        <w:t>TestCases</w:t>
      </w:r>
      <w:proofErr w:type="spellEnd"/>
      <w:r w:rsidRPr="00311817">
        <w:t>/</w:t>
      </w:r>
      <w:proofErr w:type="spellStart"/>
      <w:r w:rsidRPr="00311817">
        <w:t>VisualStudioIntegration</w:t>
      </w:r>
      <w:proofErr w:type="spellEnd"/>
      <w:r w:rsidRPr="00311817">
        <w:t>/Media/</w:t>
      </w:r>
      <w:r>
        <w:br/>
        <w:t>You can either use these or just create your own as you go.</w:t>
      </w:r>
      <w:r w:rsidR="001C28F6">
        <w:t xml:space="preserve">  If you are testing a new VS version and there are not yet solutions for that version here, please create similar solutions and sequence files as you go and check them in to perforce.</w:t>
      </w:r>
    </w:p>
    <w:p w14:paraId="46A7A3C6" w14:textId="77777777" w:rsidR="000E200B" w:rsidRDefault="000E200B" w:rsidP="00595067">
      <w:pPr>
        <w:pStyle w:val="NormalWeb"/>
        <w:numPr>
          <w:ilvl w:val="0"/>
          <w:numId w:val="29"/>
        </w:numPr>
      </w:pPr>
      <w:r>
        <w:t xml:space="preserve">The .NET assembly was built against a TS 4.2 assembly.  You will need to rebuild the .NET assemblies against the current TS version's </w:t>
      </w:r>
      <w:proofErr w:type="spellStart"/>
      <w:r>
        <w:t>interops</w:t>
      </w:r>
      <w:proofErr w:type="spellEnd"/>
      <w:r>
        <w:t xml:space="preserve">.  </w:t>
      </w:r>
    </w:p>
    <w:p w14:paraId="2842B73A" w14:textId="77777777" w:rsidR="008677BE" w:rsidRPr="00D85CE3" w:rsidRDefault="008677BE" w:rsidP="00595067">
      <w:pPr>
        <w:pStyle w:val="NormalWeb"/>
        <w:numPr>
          <w:ilvl w:val="0"/>
          <w:numId w:val="29"/>
        </w:numPr>
      </w:pPr>
      <w:r>
        <w:t>You will need to rebuild the .NET assemblies in the VS version you are testing so that current P</w:t>
      </w:r>
      <w:r w:rsidR="008117FA">
        <w:t>DB files are present which are necessary</w:t>
      </w:r>
      <w:r>
        <w:t xml:space="preserve"> for a step-in operation from TestStand.</w:t>
      </w:r>
    </w:p>
    <w:p w14:paraId="227BECCF" w14:textId="77777777" w:rsidR="00FF6DED" w:rsidRDefault="009C3D54">
      <w:pPr>
        <w:pStyle w:val="Heading2"/>
      </w:pPr>
      <w:r>
        <w:t>Validation</w:t>
      </w:r>
    </w:p>
    <w:p w14:paraId="073898A5" w14:textId="77777777" w:rsidR="008706E2" w:rsidRPr="00595067" w:rsidRDefault="000F1D6F" w:rsidP="00595067">
      <w:pPr>
        <w:pStyle w:val="Heading3"/>
        <w:ind w:left="0"/>
        <w:rPr>
          <w:i/>
          <w:color w:val="000000" w:themeColor="text1"/>
        </w:rPr>
      </w:pPr>
      <w:r w:rsidRPr="00595067">
        <w:rPr>
          <w:i/>
          <w:color w:val="000000" w:themeColor="text1"/>
        </w:rPr>
        <w:t>N</w:t>
      </w:r>
      <w:r w:rsidR="008706E2" w:rsidRPr="00595067">
        <w:rPr>
          <w:i/>
          <w:color w:val="000000" w:themeColor="text1"/>
        </w:rPr>
        <w:t>o Visual Studio installed.</w:t>
      </w:r>
    </w:p>
    <w:p w14:paraId="2144A472" w14:textId="77777777" w:rsidR="00983DBD" w:rsidRDefault="00983DBD" w:rsidP="00983DBD">
      <w:pPr>
        <w:pStyle w:val="ListParagraph"/>
        <w:numPr>
          <w:ilvl w:val="0"/>
          <w:numId w:val="16"/>
        </w:numPr>
        <w:rPr>
          <w:rFonts w:ascii="Arial" w:hAnsi="Arial" w:cs="Arial"/>
          <w:sz w:val="18"/>
          <w:szCs w:val="18"/>
        </w:rPr>
      </w:pPr>
      <w:r w:rsidRPr="008706E2">
        <w:rPr>
          <w:rFonts w:ascii="Arial" w:hAnsi="Arial" w:cs="Arial"/>
          <w:sz w:val="18"/>
          <w:szCs w:val="18"/>
        </w:rPr>
        <w:t>Verify that you cannot use create/edit code</w:t>
      </w:r>
      <w:r>
        <w:rPr>
          <w:rFonts w:ascii="Arial" w:hAnsi="Arial" w:cs="Arial"/>
          <w:sz w:val="18"/>
          <w:szCs w:val="18"/>
        </w:rPr>
        <w:t xml:space="preserve"> and that the buttons are </w:t>
      </w:r>
      <w:r w:rsidR="00312CDD">
        <w:rPr>
          <w:rFonts w:ascii="Arial" w:hAnsi="Arial" w:cs="Arial"/>
          <w:sz w:val="18"/>
          <w:szCs w:val="18"/>
        </w:rPr>
        <w:t xml:space="preserve">either </w:t>
      </w:r>
      <w:r>
        <w:rPr>
          <w:rFonts w:ascii="Arial" w:hAnsi="Arial" w:cs="Arial"/>
          <w:sz w:val="18"/>
          <w:szCs w:val="18"/>
        </w:rPr>
        <w:t>disabled</w:t>
      </w:r>
      <w:r w:rsidR="00312CDD">
        <w:rPr>
          <w:rFonts w:ascii="Arial" w:hAnsi="Arial" w:cs="Arial"/>
          <w:sz w:val="18"/>
          <w:szCs w:val="18"/>
        </w:rPr>
        <w:t xml:space="preserve"> or you get an error when trying to use them</w:t>
      </w:r>
      <w:r w:rsidRPr="008706E2">
        <w:rPr>
          <w:rFonts w:ascii="Arial" w:hAnsi="Arial" w:cs="Arial"/>
          <w:sz w:val="18"/>
          <w:szCs w:val="18"/>
        </w:rPr>
        <w:t>.</w:t>
      </w:r>
      <w:r>
        <w:rPr>
          <w:rFonts w:ascii="Arial" w:hAnsi="Arial" w:cs="Arial"/>
          <w:sz w:val="18"/>
          <w:szCs w:val="18"/>
        </w:rPr>
        <w:t xml:space="preserve"> (If you are testing the C/C++ DLL Adapter you will still be able to create/edit code in plain text)</w:t>
      </w:r>
    </w:p>
    <w:p w14:paraId="61656D39" w14:textId="77777777" w:rsidR="00983DBD" w:rsidRDefault="00983DBD" w:rsidP="00983DBD">
      <w:pPr>
        <w:pStyle w:val="ListParagraph"/>
        <w:numPr>
          <w:ilvl w:val="0"/>
          <w:numId w:val="16"/>
        </w:numPr>
        <w:rPr>
          <w:rFonts w:ascii="Arial" w:hAnsi="Arial" w:cs="Arial"/>
          <w:sz w:val="18"/>
          <w:szCs w:val="18"/>
        </w:rPr>
      </w:pPr>
      <w:r>
        <w:rPr>
          <w:rFonts w:ascii="Arial" w:hAnsi="Arial" w:cs="Arial"/>
          <w:sz w:val="18"/>
          <w:szCs w:val="18"/>
        </w:rPr>
        <w:t>Verify that trying to do a “Step Into” on a code module just does a “Step Over” and that no prompts are shown to the user.</w:t>
      </w:r>
    </w:p>
    <w:p w14:paraId="0B1C0C4F" w14:textId="77777777" w:rsidR="00983DBD" w:rsidRDefault="00983DBD" w:rsidP="00983DBD">
      <w:pPr>
        <w:pStyle w:val="ListParagraph"/>
        <w:numPr>
          <w:ilvl w:val="0"/>
          <w:numId w:val="16"/>
        </w:numPr>
        <w:rPr>
          <w:rFonts w:ascii="Arial" w:hAnsi="Arial" w:cs="Arial"/>
          <w:sz w:val="18"/>
          <w:szCs w:val="18"/>
        </w:rPr>
      </w:pPr>
      <w:r>
        <w:rPr>
          <w:rFonts w:ascii="Arial" w:hAnsi="Arial" w:cs="Arial"/>
          <w:sz w:val="18"/>
          <w:szCs w:val="18"/>
        </w:rPr>
        <w:t>Bring up the Adapter Configuration dialog for the adapter you are testing.</w:t>
      </w:r>
    </w:p>
    <w:p w14:paraId="4E10FC0E" w14:textId="77777777" w:rsidR="00983DBD" w:rsidRDefault="00983DBD" w:rsidP="00983DBD">
      <w:pPr>
        <w:pStyle w:val="ListParagraph"/>
        <w:numPr>
          <w:ilvl w:val="0"/>
          <w:numId w:val="16"/>
        </w:numPr>
        <w:rPr>
          <w:rFonts w:ascii="Arial" w:hAnsi="Arial" w:cs="Arial"/>
          <w:sz w:val="18"/>
          <w:szCs w:val="18"/>
        </w:rPr>
      </w:pPr>
      <w:r>
        <w:rPr>
          <w:rFonts w:ascii="Arial" w:hAnsi="Arial" w:cs="Arial"/>
          <w:sz w:val="18"/>
          <w:szCs w:val="18"/>
        </w:rPr>
        <w:t xml:space="preserve">In the </w:t>
      </w:r>
      <w:proofErr w:type="spellStart"/>
      <w:r>
        <w:rPr>
          <w:rFonts w:ascii="Arial" w:hAnsi="Arial" w:cs="Arial"/>
          <w:sz w:val="18"/>
          <w:szCs w:val="18"/>
        </w:rPr>
        <w:t>combobox</w:t>
      </w:r>
      <w:proofErr w:type="spellEnd"/>
      <w:r>
        <w:rPr>
          <w:rFonts w:ascii="Arial" w:hAnsi="Arial" w:cs="Arial"/>
          <w:sz w:val="18"/>
          <w:szCs w:val="18"/>
        </w:rPr>
        <w:t xml:space="preserve"> for the Visual Studio version to use for Create and Edit code verify that there are only two options, one to always prompt and one to match the version of the project file.</w:t>
      </w:r>
    </w:p>
    <w:p w14:paraId="7CA27841" w14:textId="272E8190" w:rsidR="00983DBD" w:rsidRDefault="00983DBD" w:rsidP="00983DBD">
      <w:pPr>
        <w:pStyle w:val="ListParagraph"/>
        <w:numPr>
          <w:ilvl w:val="0"/>
          <w:numId w:val="16"/>
        </w:numPr>
        <w:rPr>
          <w:rFonts w:ascii="Arial" w:hAnsi="Arial" w:cs="Arial"/>
          <w:sz w:val="18"/>
          <w:szCs w:val="18"/>
        </w:rPr>
      </w:pPr>
      <w:r>
        <w:rPr>
          <w:rFonts w:ascii="Arial" w:hAnsi="Arial" w:cs="Arial"/>
          <w:sz w:val="18"/>
          <w:szCs w:val="18"/>
        </w:rPr>
        <w:t xml:space="preserve">In the </w:t>
      </w:r>
      <w:proofErr w:type="spellStart"/>
      <w:r>
        <w:rPr>
          <w:rFonts w:ascii="Arial" w:hAnsi="Arial" w:cs="Arial"/>
          <w:sz w:val="18"/>
          <w:szCs w:val="18"/>
        </w:rPr>
        <w:t>combobox</w:t>
      </w:r>
      <w:proofErr w:type="spellEnd"/>
      <w:r>
        <w:rPr>
          <w:rFonts w:ascii="Arial" w:hAnsi="Arial" w:cs="Arial"/>
          <w:sz w:val="18"/>
          <w:szCs w:val="18"/>
        </w:rPr>
        <w:t xml:space="preserve"> for the Visual Studio version to use for debugging verify that the only option is to always prompt.</w:t>
      </w:r>
    </w:p>
    <w:p w14:paraId="3E2D48C1" w14:textId="6E37632E" w:rsidR="003F1BA1" w:rsidRPr="008706E2" w:rsidRDefault="003F1BA1" w:rsidP="00983DBD">
      <w:pPr>
        <w:pStyle w:val="ListParagraph"/>
        <w:numPr>
          <w:ilvl w:val="0"/>
          <w:numId w:val="16"/>
        </w:numPr>
        <w:rPr>
          <w:rFonts w:ascii="Arial" w:hAnsi="Arial" w:cs="Arial"/>
          <w:sz w:val="18"/>
          <w:szCs w:val="18"/>
        </w:rPr>
      </w:pPr>
      <w:r>
        <w:rPr>
          <w:rFonts w:ascii="Arial" w:hAnsi="Arial" w:cs="Arial"/>
          <w:sz w:val="18"/>
          <w:szCs w:val="18"/>
        </w:rPr>
        <w:t>Repeat the above with only the most recent unsupported version installed.</w:t>
      </w:r>
    </w:p>
    <w:p w14:paraId="7FEC4747" w14:textId="77777777" w:rsidR="00F854ED" w:rsidRPr="0005463F" w:rsidRDefault="00F854ED" w:rsidP="00595067">
      <w:pPr>
        <w:pStyle w:val="Heading3"/>
        <w:ind w:left="0"/>
        <w:rPr>
          <w:color w:val="808080" w:themeColor="background1" w:themeShade="80"/>
        </w:rPr>
      </w:pPr>
      <w:r w:rsidRPr="00595067">
        <w:rPr>
          <w:i/>
          <w:color w:val="000000" w:themeColor="text1"/>
        </w:rPr>
        <w:t xml:space="preserve">Only </w:t>
      </w:r>
      <w:r w:rsidR="000A53D9" w:rsidRPr="00595067">
        <w:rPr>
          <w:i/>
          <w:color w:val="000000" w:themeColor="text1"/>
        </w:rPr>
        <w:t>one VS version installed</w:t>
      </w:r>
      <w:r w:rsidR="000A53D9" w:rsidRPr="0005463F">
        <w:rPr>
          <w:color w:val="808080" w:themeColor="background1" w:themeShade="80"/>
        </w:rPr>
        <w:t xml:space="preserve"> </w:t>
      </w:r>
      <w:r w:rsidR="000A53D9" w:rsidRPr="00BD6FA6">
        <w:rPr>
          <w:color w:val="auto"/>
        </w:rPr>
        <w:t xml:space="preserve">(repeat </w:t>
      </w:r>
      <w:r w:rsidR="005D40B2" w:rsidRPr="00BD6FA6">
        <w:rPr>
          <w:color w:val="auto"/>
        </w:rPr>
        <w:t>this section</w:t>
      </w:r>
      <w:r w:rsidR="000A53D9" w:rsidRPr="00BD6FA6">
        <w:rPr>
          <w:color w:val="auto"/>
        </w:rPr>
        <w:t xml:space="preserve"> with each supported VS version)</w:t>
      </w:r>
    </w:p>
    <w:p w14:paraId="26775DC3" w14:textId="77777777" w:rsidR="00F854ED" w:rsidRPr="00794C23" w:rsidRDefault="00F854ED" w:rsidP="00794C23">
      <w:pPr>
        <w:pStyle w:val="ListParagraph"/>
        <w:numPr>
          <w:ilvl w:val="0"/>
          <w:numId w:val="30"/>
        </w:numPr>
        <w:rPr>
          <w:rFonts w:ascii="Arial" w:hAnsi="Arial" w:cs="Arial"/>
          <w:sz w:val="18"/>
          <w:szCs w:val="18"/>
        </w:rPr>
      </w:pPr>
      <w:r w:rsidRPr="00794C23">
        <w:rPr>
          <w:rFonts w:ascii="Arial" w:hAnsi="Arial" w:cs="Arial"/>
          <w:sz w:val="18"/>
          <w:szCs w:val="18"/>
        </w:rPr>
        <w:t>Bring up the adapter configuration dialog for the adapter you are testing.</w:t>
      </w:r>
    </w:p>
    <w:p w14:paraId="4C54DC21" w14:textId="0272DA69" w:rsidR="00F854ED" w:rsidRDefault="00F854ED" w:rsidP="00794C23">
      <w:pPr>
        <w:pStyle w:val="ListParagraph"/>
        <w:numPr>
          <w:ilvl w:val="0"/>
          <w:numId w:val="30"/>
        </w:numPr>
        <w:rPr>
          <w:rFonts w:ascii="Arial" w:hAnsi="Arial" w:cs="Arial"/>
          <w:sz w:val="18"/>
          <w:szCs w:val="18"/>
        </w:rPr>
      </w:pPr>
      <w:r w:rsidRPr="00794C23">
        <w:rPr>
          <w:rFonts w:ascii="Arial" w:hAnsi="Arial" w:cs="Arial"/>
          <w:sz w:val="18"/>
          <w:szCs w:val="18"/>
        </w:rPr>
        <w:t xml:space="preserve">In the </w:t>
      </w:r>
      <w:proofErr w:type="spellStart"/>
      <w:r w:rsidRPr="00794C23">
        <w:rPr>
          <w:rFonts w:ascii="Arial" w:hAnsi="Arial" w:cs="Arial"/>
          <w:sz w:val="18"/>
          <w:szCs w:val="18"/>
        </w:rPr>
        <w:t>combobox</w:t>
      </w:r>
      <w:proofErr w:type="spellEnd"/>
      <w:r w:rsidRPr="00794C23">
        <w:rPr>
          <w:rFonts w:ascii="Arial" w:hAnsi="Arial" w:cs="Arial"/>
          <w:sz w:val="18"/>
          <w:szCs w:val="18"/>
        </w:rPr>
        <w:t xml:space="preserve"> for the Visual Studio version to use for Create and Edit code verify that there are three options</w:t>
      </w:r>
      <w:r w:rsidR="0005463F" w:rsidRPr="00794C23">
        <w:rPr>
          <w:rFonts w:ascii="Arial" w:hAnsi="Arial" w:cs="Arial"/>
          <w:sz w:val="18"/>
          <w:szCs w:val="18"/>
        </w:rPr>
        <w:t>:</w:t>
      </w:r>
      <w:r w:rsidRPr="00794C23">
        <w:rPr>
          <w:rFonts w:ascii="Arial" w:hAnsi="Arial" w:cs="Arial"/>
          <w:sz w:val="18"/>
          <w:szCs w:val="18"/>
        </w:rPr>
        <w:t xml:space="preserve"> one to always prompt, one to match the version of the project file, and one to always use the VS version that is installed.</w:t>
      </w:r>
    </w:p>
    <w:p w14:paraId="0B31AE10" w14:textId="7F0CBFFE" w:rsidR="003F1BA1" w:rsidRPr="00794C23" w:rsidRDefault="003F1BA1" w:rsidP="004F1A41">
      <w:pPr>
        <w:pStyle w:val="ListParagraph"/>
        <w:numPr>
          <w:ilvl w:val="1"/>
          <w:numId w:val="30"/>
        </w:numPr>
        <w:rPr>
          <w:rFonts w:ascii="Arial" w:hAnsi="Arial" w:cs="Arial"/>
          <w:sz w:val="18"/>
          <w:szCs w:val="18"/>
        </w:rPr>
      </w:pPr>
      <w:r>
        <w:rPr>
          <w:rFonts w:ascii="Arial" w:hAnsi="Arial" w:cs="Arial"/>
          <w:sz w:val="18"/>
          <w:szCs w:val="18"/>
        </w:rPr>
        <w:t>During at least one of these tests, also install the version of VS that is just older than the minimum supported version.  Make sure that this unsupported version is not offered.</w:t>
      </w:r>
    </w:p>
    <w:p w14:paraId="6E8DB31B" w14:textId="77777777" w:rsidR="00F854ED" w:rsidRPr="00794C23" w:rsidRDefault="00F854ED" w:rsidP="00794C23">
      <w:pPr>
        <w:pStyle w:val="ListParagraph"/>
        <w:numPr>
          <w:ilvl w:val="0"/>
          <w:numId w:val="30"/>
        </w:numPr>
        <w:rPr>
          <w:rFonts w:ascii="Arial" w:hAnsi="Arial" w:cs="Arial"/>
          <w:sz w:val="18"/>
          <w:szCs w:val="18"/>
        </w:rPr>
      </w:pPr>
      <w:r w:rsidRPr="00794C23">
        <w:rPr>
          <w:rFonts w:ascii="Arial" w:hAnsi="Arial" w:cs="Arial"/>
          <w:sz w:val="18"/>
          <w:szCs w:val="18"/>
        </w:rPr>
        <w:t xml:space="preserve">In the </w:t>
      </w:r>
      <w:proofErr w:type="spellStart"/>
      <w:r w:rsidRPr="00794C23">
        <w:rPr>
          <w:rFonts w:ascii="Arial" w:hAnsi="Arial" w:cs="Arial"/>
          <w:sz w:val="18"/>
          <w:szCs w:val="18"/>
        </w:rPr>
        <w:t>combobox</w:t>
      </w:r>
      <w:proofErr w:type="spellEnd"/>
      <w:r w:rsidRPr="00794C23">
        <w:rPr>
          <w:rFonts w:ascii="Arial" w:hAnsi="Arial" w:cs="Arial"/>
          <w:sz w:val="18"/>
          <w:szCs w:val="18"/>
        </w:rPr>
        <w:t xml:space="preserve"> for the Visual Studio version to use for debugging verify that there are two options, one to always prompt and one to always use the VS version that is installed.</w:t>
      </w:r>
    </w:p>
    <w:p w14:paraId="4D1CF9D6" w14:textId="77777777" w:rsidR="00F854ED" w:rsidRPr="00794C23" w:rsidRDefault="00F854ED" w:rsidP="00794C23">
      <w:pPr>
        <w:pStyle w:val="Heading4"/>
        <w:ind w:left="360"/>
        <w:rPr>
          <w:i/>
          <w:color w:val="000000" w:themeColor="text1"/>
        </w:rPr>
      </w:pPr>
      <w:r w:rsidRPr="00794C23">
        <w:rPr>
          <w:i/>
          <w:color w:val="000000" w:themeColor="text1"/>
        </w:rPr>
        <w:t>Test Create and Edit Code</w:t>
      </w:r>
    </w:p>
    <w:p w14:paraId="6BA9574A" w14:textId="77777777" w:rsidR="00F854ED" w:rsidRPr="00794C23" w:rsidRDefault="00F854ED" w:rsidP="00794C23">
      <w:pPr>
        <w:pStyle w:val="ListParagraph"/>
        <w:numPr>
          <w:ilvl w:val="0"/>
          <w:numId w:val="32"/>
        </w:numPr>
        <w:rPr>
          <w:rFonts w:ascii="Arial" w:hAnsi="Arial" w:cs="Arial"/>
          <w:sz w:val="18"/>
          <w:szCs w:val="18"/>
        </w:rPr>
      </w:pPr>
      <w:r w:rsidRPr="00794C23">
        <w:rPr>
          <w:rFonts w:ascii="Arial" w:hAnsi="Arial" w:cs="Arial"/>
          <w:sz w:val="18"/>
          <w:szCs w:val="18"/>
        </w:rPr>
        <w:t>With Create and Edit code set to always prompt:</w:t>
      </w:r>
    </w:p>
    <w:p w14:paraId="5A8695D6" w14:textId="77777777" w:rsidR="00F854ED" w:rsidRPr="00794C23" w:rsidRDefault="00F854ED" w:rsidP="00794C23">
      <w:pPr>
        <w:pStyle w:val="ListParagraph"/>
        <w:numPr>
          <w:ilvl w:val="1"/>
          <w:numId w:val="32"/>
        </w:numPr>
        <w:rPr>
          <w:rFonts w:ascii="Arial" w:hAnsi="Arial" w:cs="Arial"/>
          <w:sz w:val="18"/>
          <w:szCs w:val="18"/>
        </w:rPr>
      </w:pPr>
      <w:r w:rsidRPr="00794C23">
        <w:rPr>
          <w:rFonts w:ascii="Arial" w:hAnsi="Arial" w:cs="Arial"/>
          <w:sz w:val="18"/>
          <w:szCs w:val="18"/>
        </w:rPr>
        <w:t xml:space="preserve">Test create/edit code on a solution from the VS version that is installed.  Make sure that there are no instances of VS currently running.  Verify that it opens in VS.  </w:t>
      </w:r>
      <w:r w:rsidR="00DD3FB6" w:rsidRPr="00794C23">
        <w:rPr>
          <w:rFonts w:ascii="Arial" w:hAnsi="Arial" w:cs="Arial"/>
          <w:sz w:val="18"/>
          <w:szCs w:val="18"/>
        </w:rPr>
        <w:t>(</w:t>
      </w:r>
      <w:r w:rsidRPr="00794C23">
        <w:rPr>
          <w:rFonts w:ascii="Arial" w:hAnsi="Arial" w:cs="Arial"/>
          <w:sz w:val="18"/>
          <w:szCs w:val="18"/>
        </w:rPr>
        <w:t>If there is only one version of VS installed on the mac</w:t>
      </w:r>
      <w:r w:rsidR="00DD3FB6" w:rsidRPr="00794C23">
        <w:rPr>
          <w:rFonts w:ascii="Arial" w:hAnsi="Arial" w:cs="Arial"/>
          <w:sz w:val="18"/>
          <w:szCs w:val="18"/>
        </w:rPr>
        <w:t>hine, we do not prompt the user)</w:t>
      </w:r>
    </w:p>
    <w:p w14:paraId="782F1891" w14:textId="77777777" w:rsidR="00F854ED" w:rsidRPr="00794C23" w:rsidRDefault="00F854ED" w:rsidP="00794C23">
      <w:pPr>
        <w:pStyle w:val="ListParagraph"/>
        <w:numPr>
          <w:ilvl w:val="1"/>
          <w:numId w:val="32"/>
        </w:numPr>
        <w:rPr>
          <w:rFonts w:ascii="Arial" w:hAnsi="Arial" w:cs="Arial"/>
          <w:sz w:val="18"/>
          <w:szCs w:val="18"/>
        </w:rPr>
      </w:pPr>
      <w:r w:rsidRPr="00794C23">
        <w:rPr>
          <w:rFonts w:ascii="Arial" w:hAnsi="Arial" w:cs="Arial"/>
          <w:sz w:val="18"/>
          <w:szCs w:val="18"/>
        </w:rPr>
        <w:t>Repeat with an empty instance of VS open.  Verify that the solution is opened in that already running instance of VS.</w:t>
      </w:r>
    </w:p>
    <w:p w14:paraId="41CE6D1C" w14:textId="77777777" w:rsidR="00F854ED" w:rsidRPr="00794C23" w:rsidRDefault="00F854ED" w:rsidP="00794C23">
      <w:pPr>
        <w:pStyle w:val="ListParagraph"/>
        <w:numPr>
          <w:ilvl w:val="1"/>
          <w:numId w:val="32"/>
        </w:numPr>
        <w:rPr>
          <w:rFonts w:ascii="Arial" w:hAnsi="Arial" w:cs="Arial"/>
          <w:sz w:val="18"/>
          <w:szCs w:val="18"/>
        </w:rPr>
      </w:pPr>
      <w:r w:rsidRPr="00794C23">
        <w:rPr>
          <w:rFonts w:ascii="Arial" w:hAnsi="Arial" w:cs="Arial"/>
          <w:sz w:val="18"/>
          <w:szCs w:val="18"/>
        </w:rPr>
        <w:t>Repeat with the solution already open in VS.  Verify that TestStand uses the already open solution.</w:t>
      </w:r>
    </w:p>
    <w:p w14:paraId="273C9D85" w14:textId="77777777" w:rsidR="00F854ED" w:rsidRPr="00794C23" w:rsidRDefault="00F854ED" w:rsidP="00794C23">
      <w:pPr>
        <w:pStyle w:val="ListParagraph"/>
        <w:numPr>
          <w:ilvl w:val="1"/>
          <w:numId w:val="32"/>
        </w:numPr>
        <w:rPr>
          <w:rFonts w:ascii="Arial" w:hAnsi="Arial" w:cs="Arial"/>
          <w:sz w:val="18"/>
          <w:szCs w:val="18"/>
        </w:rPr>
      </w:pPr>
      <w:r w:rsidRPr="00794C23">
        <w:rPr>
          <w:rFonts w:ascii="Arial" w:hAnsi="Arial" w:cs="Arial"/>
          <w:sz w:val="18"/>
          <w:szCs w:val="18"/>
        </w:rPr>
        <w:t xml:space="preserve">If there is a supported VS version that is older than the one installed on the machine, test create/edit code with </w:t>
      </w:r>
      <w:r w:rsidR="00DD3FB6" w:rsidRPr="00794C23">
        <w:rPr>
          <w:rFonts w:ascii="Arial" w:hAnsi="Arial" w:cs="Arial"/>
          <w:sz w:val="18"/>
          <w:szCs w:val="18"/>
        </w:rPr>
        <w:t xml:space="preserve">a </w:t>
      </w:r>
      <w:r w:rsidRPr="00794C23">
        <w:rPr>
          <w:rFonts w:ascii="Arial" w:hAnsi="Arial" w:cs="Arial"/>
          <w:sz w:val="18"/>
          <w:szCs w:val="18"/>
        </w:rPr>
        <w:t>solution from an older supported VS version.  Verify that it launches the conversion wizard to convert the solution to the VS version that is installed.</w:t>
      </w:r>
    </w:p>
    <w:p w14:paraId="5B73C2B1" w14:textId="77777777" w:rsidR="00F854ED" w:rsidRPr="00794C23" w:rsidRDefault="00F854ED" w:rsidP="00794C23">
      <w:pPr>
        <w:pStyle w:val="ListParagraph"/>
        <w:numPr>
          <w:ilvl w:val="1"/>
          <w:numId w:val="32"/>
        </w:numPr>
        <w:rPr>
          <w:rFonts w:ascii="Arial" w:hAnsi="Arial" w:cs="Arial"/>
          <w:sz w:val="18"/>
          <w:szCs w:val="18"/>
        </w:rPr>
      </w:pPr>
      <w:r w:rsidRPr="00794C23">
        <w:rPr>
          <w:rFonts w:ascii="Arial" w:hAnsi="Arial" w:cs="Arial"/>
          <w:sz w:val="18"/>
          <w:szCs w:val="18"/>
        </w:rPr>
        <w:t>If there is a supported VS version that is newer than the one installed on the machine, test create/edit code with a solution from a newer supported VS version</w:t>
      </w:r>
      <w:r w:rsidR="000A53D9" w:rsidRPr="00794C23">
        <w:rPr>
          <w:rFonts w:ascii="Arial" w:hAnsi="Arial" w:cs="Arial"/>
          <w:sz w:val="18"/>
          <w:szCs w:val="18"/>
        </w:rPr>
        <w:t>.  Verify that you get an appropriate error message since you are trying to open a newer solution file with an older VS version.</w:t>
      </w:r>
    </w:p>
    <w:p w14:paraId="0300F62B" w14:textId="77777777" w:rsidR="00F854ED" w:rsidRPr="001C28F6" w:rsidRDefault="00F854ED" w:rsidP="00794C23">
      <w:pPr>
        <w:pStyle w:val="ListParagraph"/>
        <w:numPr>
          <w:ilvl w:val="0"/>
          <w:numId w:val="32"/>
        </w:numPr>
        <w:rPr>
          <w:rFonts w:ascii="Arial" w:hAnsi="Arial" w:cs="Arial"/>
          <w:sz w:val="18"/>
          <w:szCs w:val="18"/>
        </w:rPr>
      </w:pPr>
      <w:r w:rsidRPr="001C28F6">
        <w:rPr>
          <w:rFonts w:ascii="Arial" w:hAnsi="Arial" w:cs="Arial"/>
          <w:sz w:val="18"/>
          <w:szCs w:val="18"/>
        </w:rPr>
        <w:lastRenderedPageBreak/>
        <w:t>With Create and Edit code set to match the project file:</w:t>
      </w:r>
    </w:p>
    <w:p w14:paraId="56F07862" w14:textId="77777777" w:rsidR="00F854ED" w:rsidRPr="001C28F6" w:rsidRDefault="00F854ED" w:rsidP="00794C23">
      <w:pPr>
        <w:pStyle w:val="ListParagraph"/>
        <w:numPr>
          <w:ilvl w:val="1"/>
          <w:numId w:val="32"/>
        </w:numPr>
        <w:rPr>
          <w:rFonts w:ascii="Arial" w:hAnsi="Arial" w:cs="Arial"/>
          <w:sz w:val="18"/>
          <w:szCs w:val="18"/>
        </w:rPr>
      </w:pPr>
      <w:r w:rsidRPr="001C28F6">
        <w:rPr>
          <w:rFonts w:ascii="Arial" w:hAnsi="Arial" w:cs="Arial"/>
          <w:sz w:val="18"/>
          <w:szCs w:val="18"/>
        </w:rPr>
        <w:t xml:space="preserve">Test create/edit code on </w:t>
      </w:r>
      <w:r w:rsidR="00DD3FB6" w:rsidRPr="001C28F6">
        <w:rPr>
          <w:rFonts w:ascii="Arial" w:hAnsi="Arial" w:cs="Arial"/>
          <w:sz w:val="18"/>
          <w:szCs w:val="18"/>
        </w:rPr>
        <w:t>a solution from the VS version that is installed</w:t>
      </w:r>
      <w:r w:rsidRPr="001C28F6">
        <w:rPr>
          <w:rFonts w:ascii="Arial" w:hAnsi="Arial" w:cs="Arial"/>
          <w:sz w:val="18"/>
          <w:szCs w:val="18"/>
        </w:rPr>
        <w:t>.  Make sure that there are no instances of VS currently running.  Verify that it opens in VS.</w:t>
      </w:r>
    </w:p>
    <w:p w14:paraId="62471A3F" w14:textId="77777777" w:rsidR="00F854ED" w:rsidRPr="001C28F6" w:rsidRDefault="00F854ED" w:rsidP="00794C23">
      <w:pPr>
        <w:pStyle w:val="ListParagraph"/>
        <w:numPr>
          <w:ilvl w:val="1"/>
          <w:numId w:val="32"/>
        </w:numPr>
        <w:rPr>
          <w:rFonts w:ascii="Arial" w:hAnsi="Arial" w:cs="Arial"/>
          <w:sz w:val="18"/>
          <w:szCs w:val="18"/>
        </w:rPr>
      </w:pPr>
      <w:r w:rsidRPr="001C28F6">
        <w:rPr>
          <w:rFonts w:ascii="Arial" w:hAnsi="Arial" w:cs="Arial"/>
          <w:sz w:val="18"/>
          <w:szCs w:val="18"/>
        </w:rPr>
        <w:t>Repeat with an empty instance of VS open.  Verify that the solution is opened in that already running instance of VS.</w:t>
      </w:r>
    </w:p>
    <w:p w14:paraId="5CC6E124" w14:textId="77777777" w:rsidR="00F854ED" w:rsidRPr="001C28F6" w:rsidRDefault="00F854ED" w:rsidP="00794C23">
      <w:pPr>
        <w:pStyle w:val="ListParagraph"/>
        <w:numPr>
          <w:ilvl w:val="1"/>
          <w:numId w:val="32"/>
        </w:numPr>
        <w:rPr>
          <w:rFonts w:ascii="Arial" w:hAnsi="Arial" w:cs="Arial"/>
          <w:sz w:val="18"/>
          <w:szCs w:val="18"/>
        </w:rPr>
      </w:pPr>
      <w:r w:rsidRPr="001C28F6">
        <w:rPr>
          <w:rFonts w:ascii="Arial" w:hAnsi="Arial" w:cs="Arial"/>
          <w:sz w:val="18"/>
          <w:szCs w:val="18"/>
        </w:rPr>
        <w:t>Repeat with the solution already open in VS.  Verify that TestStand uses the already open solution.</w:t>
      </w:r>
    </w:p>
    <w:p w14:paraId="54B7FE64" w14:textId="77777777" w:rsidR="00F854ED" w:rsidRPr="001C28F6" w:rsidRDefault="00DD3FB6" w:rsidP="00794C23">
      <w:pPr>
        <w:pStyle w:val="ListParagraph"/>
        <w:numPr>
          <w:ilvl w:val="1"/>
          <w:numId w:val="32"/>
        </w:numPr>
        <w:rPr>
          <w:rFonts w:ascii="Arial" w:hAnsi="Arial" w:cs="Arial"/>
          <w:sz w:val="18"/>
          <w:szCs w:val="18"/>
        </w:rPr>
      </w:pPr>
      <w:r w:rsidRPr="001C28F6">
        <w:rPr>
          <w:rFonts w:ascii="Arial" w:hAnsi="Arial" w:cs="Arial"/>
          <w:sz w:val="18"/>
          <w:szCs w:val="18"/>
        </w:rPr>
        <w:t xml:space="preserve">If there is a supported VS version that is older than the one installed on the machine, test create/edit code with a solution from an older supported VS version.  </w:t>
      </w:r>
      <w:r w:rsidR="00F854ED" w:rsidRPr="001C28F6">
        <w:rPr>
          <w:rFonts w:ascii="Arial" w:hAnsi="Arial" w:cs="Arial"/>
          <w:sz w:val="18"/>
          <w:szCs w:val="18"/>
        </w:rPr>
        <w:t xml:space="preserve">Verify that you get an appropriate error message since </w:t>
      </w:r>
      <w:r w:rsidRPr="001C28F6">
        <w:rPr>
          <w:rFonts w:ascii="Arial" w:hAnsi="Arial" w:cs="Arial"/>
          <w:sz w:val="18"/>
          <w:szCs w:val="18"/>
        </w:rPr>
        <w:t>the matching VS version</w:t>
      </w:r>
      <w:r w:rsidR="00F854ED" w:rsidRPr="001C28F6">
        <w:rPr>
          <w:rFonts w:ascii="Arial" w:hAnsi="Arial" w:cs="Arial"/>
          <w:sz w:val="18"/>
          <w:szCs w:val="18"/>
        </w:rPr>
        <w:t xml:space="preserve"> is not installed.</w:t>
      </w:r>
      <w:r w:rsidRPr="001C28F6">
        <w:rPr>
          <w:rFonts w:ascii="Arial" w:hAnsi="Arial" w:cs="Arial"/>
          <w:sz w:val="18"/>
          <w:szCs w:val="18"/>
        </w:rPr>
        <w:t xml:space="preserve"> (It should not open the conversion wizard in the currently installed version)</w:t>
      </w:r>
    </w:p>
    <w:p w14:paraId="31A713C7" w14:textId="77777777" w:rsidR="00DD3FB6" w:rsidRPr="001C28F6" w:rsidRDefault="00DD3FB6" w:rsidP="00794C23">
      <w:pPr>
        <w:pStyle w:val="ListParagraph"/>
        <w:numPr>
          <w:ilvl w:val="1"/>
          <w:numId w:val="32"/>
        </w:numPr>
        <w:rPr>
          <w:rFonts w:ascii="Arial" w:hAnsi="Arial" w:cs="Arial"/>
          <w:sz w:val="18"/>
          <w:szCs w:val="18"/>
        </w:rPr>
      </w:pPr>
      <w:r w:rsidRPr="001C28F6">
        <w:rPr>
          <w:rFonts w:ascii="Arial" w:hAnsi="Arial" w:cs="Arial"/>
          <w:sz w:val="18"/>
          <w:szCs w:val="18"/>
        </w:rPr>
        <w:t xml:space="preserve">If there is a supported VS version that is newer than the one installed on the machine, test create/edit code with a solution from a newer supported VS version.  Verify that you get an appropriate error message since the matching VS version is not installed. </w:t>
      </w:r>
    </w:p>
    <w:p w14:paraId="71AE7DC6" w14:textId="77777777" w:rsidR="00F854ED" w:rsidRPr="001C28F6" w:rsidRDefault="00F854ED" w:rsidP="00794C23">
      <w:pPr>
        <w:pStyle w:val="ListParagraph"/>
        <w:numPr>
          <w:ilvl w:val="0"/>
          <w:numId w:val="32"/>
        </w:numPr>
        <w:rPr>
          <w:rFonts w:ascii="Arial" w:hAnsi="Arial" w:cs="Arial"/>
          <w:sz w:val="18"/>
          <w:szCs w:val="18"/>
        </w:rPr>
      </w:pPr>
      <w:r w:rsidRPr="001C28F6">
        <w:rPr>
          <w:rFonts w:ascii="Arial" w:hAnsi="Arial" w:cs="Arial"/>
          <w:sz w:val="18"/>
          <w:szCs w:val="18"/>
        </w:rPr>
        <w:t xml:space="preserve">With Create and Edit code set to always use </w:t>
      </w:r>
      <w:r w:rsidR="00DD3FB6" w:rsidRPr="001C28F6">
        <w:rPr>
          <w:rFonts w:ascii="Arial" w:hAnsi="Arial" w:cs="Arial"/>
          <w:sz w:val="18"/>
          <w:szCs w:val="18"/>
        </w:rPr>
        <w:t>the installed VS version</w:t>
      </w:r>
      <w:r w:rsidRPr="001C28F6">
        <w:rPr>
          <w:rFonts w:ascii="Arial" w:hAnsi="Arial" w:cs="Arial"/>
          <w:sz w:val="18"/>
          <w:szCs w:val="18"/>
        </w:rPr>
        <w:t>:</w:t>
      </w:r>
    </w:p>
    <w:p w14:paraId="4E1C15E1" w14:textId="77777777" w:rsidR="00F854ED" w:rsidRPr="001C28F6" w:rsidRDefault="00F854ED" w:rsidP="00794C23">
      <w:pPr>
        <w:pStyle w:val="ListParagraph"/>
        <w:numPr>
          <w:ilvl w:val="1"/>
          <w:numId w:val="32"/>
        </w:numPr>
        <w:rPr>
          <w:rFonts w:ascii="Arial" w:hAnsi="Arial" w:cs="Arial"/>
          <w:sz w:val="18"/>
          <w:szCs w:val="18"/>
        </w:rPr>
      </w:pPr>
      <w:r w:rsidRPr="001C28F6">
        <w:rPr>
          <w:rFonts w:ascii="Arial" w:hAnsi="Arial" w:cs="Arial"/>
          <w:sz w:val="18"/>
          <w:szCs w:val="18"/>
        </w:rPr>
        <w:t xml:space="preserve">Test create/edit code on a </w:t>
      </w:r>
      <w:r w:rsidR="00DD3FB6" w:rsidRPr="001C28F6">
        <w:rPr>
          <w:rFonts w:ascii="Arial" w:hAnsi="Arial" w:cs="Arial"/>
          <w:sz w:val="18"/>
          <w:szCs w:val="18"/>
        </w:rPr>
        <w:t>solution from the VS version that is installed</w:t>
      </w:r>
      <w:r w:rsidRPr="001C28F6">
        <w:rPr>
          <w:rFonts w:ascii="Arial" w:hAnsi="Arial" w:cs="Arial"/>
          <w:sz w:val="18"/>
          <w:szCs w:val="18"/>
        </w:rPr>
        <w:t>.  Make sure that there are no instances of VS currently running.  Verify that it opens in VS.</w:t>
      </w:r>
    </w:p>
    <w:p w14:paraId="268049CF" w14:textId="77777777" w:rsidR="00F854ED" w:rsidRPr="001C28F6" w:rsidRDefault="00F854ED" w:rsidP="00794C23">
      <w:pPr>
        <w:pStyle w:val="ListParagraph"/>
        <w:numPr>
          <w:ilvl w:val="1"/>
          <w:numId w:val="32"/>
        </w:numPr>
        <w:rPr>
          <w:rFonts w:ascii="Arial" w:hAnsi="Arial" w:cs="Arial"/>
          <w:sz w:val="18"/>
          <w:szCs w:val="18"/>
        </w:rPr>
      </w:pPr>
      <w:r w:rsidRPr="001C28F6">
        <w:rPr>
          <w:rFonts w:ascii="Arial" w:hAnsi="Arial" w:cs="Arial"/>
          <w:sz w:val="18"/>
          <w:szCs w:val="18"/>
        </w:rPr>
        <w:t>Repeat with an empty instance of VS open.  Verify that the solution is opened in that already running instance of VS.</w:t>
      </w:r>
    </w:p>
    <w:p w14:paraId="229C4159" w14:textId="77777777" w:rsidR="00F854ED" w:rsidRPr="001C28F6" w:rsidRDefault="00F854ED" w:rsidP="00794C23">
      <w:pPr>
        <w:pStyle w:val="ListParagraph"/>
        <w:numPr>
          <w:ilvl w:val="1"/>
          <w:numId w:val="32"/>
        </w:numPr>
        <w:rPr>
          <w:rFonts w:ascii="Arial" w:hAnsi="Arial" w:cs="Arial"/>
          <w:sz w:val="18"/>
          <w:szCs w:val="18"/>
        </w:rPr>
      </w:pPr>
      <w:r w:rsidRPr="001C28F6">
        <w:rPr>
          <w:rFonts w:ascii="Arial" w:hAnsi="Arial" w:cs="Arial"/>
          <w:sz w:val="18"/>
          <w:szCs w:val="18"/>
        </w:rPr>
        <w:t>Repeat with the solution already open in VS.  Verify that TestStand uses the already open solution.</w:t>
      </w:r>
    </w:p>
    <w:p w14:paraId="5F83C12E" w14:textId="77777777" w:rsidR="00DD3FB6" w:rsidRPr="001C28F6" w:rsidRDefault="00DD3FB6" w:rsidP="00794C23">
      <w:pPr>
        <w:pStyle w:val="ListParagraph"/>
        <w:numPr>
          <w:ilvl w:val="1"/>
          <w:numId w:val="32"/>
        </w:numPr>
        <w:rPr>
          <w:rFonts w:ascii="Arial" w:hAnsi="Arial" w:cs="Arial"/>
          <w:sz w:val="18"/>
          <w:szCs w:val="18"/>
        </w:rPr>
      </w:pPr>
      <w:r w:rsidRPr="001C28F6">
        <w:rPr>
          <w:rFonts w:ascii="Arial" w:hAnsi="Arial" w:cs="Arial"/>
          <w:sz w:val="18"/>
          <w:szCs w:val="18"/>
        </w:rPr>
        <w:t>If there is a supported VS version that is older than the one installed on the machine, test create/edit code with a solution from an older supported VS version.  Verify that it launches the conversion wizard to convert the solution to the VS version that is installed.</w:t>
      </w:r>
    </w:p>
    <w:p w14:paraId="5C96F759" w14:textId="77777777" w:rsidR="00DD3FB6" w:rsidRPr="001C28F6" w:rsidRDefault="00DD3FB6" w:rsidP="00794C23">
      <w:pPr>
        <w:pStyle w:val="ListParagraph"/>
        <w:numPr>
          <w:ilvl w:val="1"/>
          <w:numId w:val="32"/>
        </w:numPr>
        <w:rPr>
          <w:rFonts w:ascii="Arial" w:hAnsi="Arial" w:cs="Arial"/>
          <w:sz w:val="18"/>
          <w:szCs w:val="18"/>
        </w:rPr>
      </w:pPr>
      <w:r w:rsidRPr="001C28F6">
        <w:rPr>
          <w:rFonts w:ascii="Arial" w:hAnsi="Arial" w:cs="Arial"/>
          <w:sz w:val="18"/>
          <w:szCs w:val="18"/>
        </w:rPr>
        <w:t>If there is a supported VS version that is newer than the one installed on the machine, test create/edit code with a solution from a newer supported VS version.  Verify that you get an appropriate error message since you are trying to open a newer solution file with an older VS version.</w:t>
      </w:r>
    </w:p>
    <w:p w14:paraId="269BF1EB" w14:textId="77777777" w:rsidR="00F854ED" w:rsidRPr="00794C23" w:rsidRDefault="00F854ED" w:rsidP="00794C23">
      <w:pPr>
        <w:pStyle w:val="Heading4"/>
        <w:ind w:left="360"/>
        <w:rPr>
          <w:i/>
          <w:color w:val="000000" w:themeColor="text1"/>
        </w:rPr>
      </w:pPr>
      <w:r w:rsidRPr="00794C23">
        <w:rPr>
          <w:i/>
          <w:color w:val="000000" w:themeColor="text1"/>
        </w:rPr>
        <w:t>Test Debugging Code Modules</w:t>
      </w:r>
    </w:p>
    <w:p w14:paraId="479C7D04" w14:textId="77777777" w:rsidR="00F854ED" w:rsidRDefault="00F854ED" w:rsidP="00F854ED">
      <w:pPr>
        <w:rPr>
          <w:rFonts w:ascii="Arial" w:hAnsi="Arial" w:cs="Arial"/>
          <w:sz w:val="18"/>
          <w:szCs w:val="18"/>
        </w:rPr>
      </w:pPr>
      <w:r w:rsidRPr="0005463F">
        <w:rPr>
          <w:rFonts w:ascii="Arial" w:hAnsi="Arial" w:cs="Arial"/>
          <w:sz w:val="18"/>
          <w:szCs w:val="18"/>
        </w:rPr>
        <w:t>For the following tests, use the sequences in the media folder. You might need to rebuild the .NET assembly.  Note that the step numbers in the sequence are likely wrong since steps have been added/removed to this test plan since they were created.</w:t>
      </w:r>
      <w:r w:rsidR="00BD7A25">
        <w:rPr>
          <w:rFonts w:ascii="Arial" w:hAnsi="Arial" w:cs="Arial"/>
          <w:sz w:val="18"/>
          <w:szCs w:val="18"/>
        </w:rPr>
        <w:t xml:space="preserve"> Feel free to rename/add/remove things </w:t>
      </w:r>
      <w:r w:rsidR="00505E6B">
        <w:rPr>
          <w:rFonts w:ascii="Arial" w:hAnsi="Arial" w:cs="Arial"/>
          <w:sz w:val="18"/>
          <w:szCs w:val="18"/>
        </w:rPr>
        <w:t>from these files as you see fit (especially if you are the first one testing a new VS version).</w:t>
      </w:r>
    </w:p>
    <w:p w14:paraId="5974E894" w14:textId="77777777" w:rsidR="00064D93" w:rsidRDefault="00064D93" w:rsidP="00F854ED">
      <w:pPr>
        <w:rPr>
          <w:rFonts w:ascii="Arial" w:hAnsi="Arial" w:cs="Arial"/>
          <w:sz w:val="18"/>
          <w:szCs w:val="18"/>
        </w:rPr>
      </w:pPr>
    </w:p>
    <w:p w14:paraId="750B65B5" w14:textId="77777777" w:rsidR="00064D93" w:rsidRPr="0005463F" w:rsidRDefault="00064D93" w:rsidP="00F854ED">
      <w:pPr>
        <w:rPr>
          <w:rFonts w:ascii="Arial" w:hAnsi="Arial" w:cs="Arial"/>
          <w:sz w:val="18"/>
          <w:szCs w:val="18"/>
        </w:rPr>
      </w:pPr>
      <w:r>
        <w:rPr>
          <w:rFonts w:ascii="Arial" w:hAnsi="Arial" w:cs="Arial"/>
          <w:sz w:val="18"/>
          <w:szCs w:val="18"/>
        </w:rPr>
        <w:t>Note: You may need to rebuild the solutions before attempting to step-into in order to fix up file paths in the .</w:t>
      </w:r>
      <w:proofErr w:type="spellStart"/>
      <w:r>
        <w:rPr>
          <w:rFonts w:ascii="Arial" w:hAnsi="Arial" w:cs="Arial"/>
          <w:sz w:val="18"/>
          <w:szCs w:val="18"/>
        </w:rPr>
        <w:t>pdb</w:t>
      </w:r>
      <w:proofErr w:type="spellEnd"/>
      <w:r>
        <w:rPr>
          <w:rFonts w:ascii="Arial" w:hAnsi="Arial" w:cs="Arial"/>
          <w:sz w:val="18"/>
          <w:szCs w:val="18"/>
        </w:rPr>
        <w:t xml:space="preserve"> file.</w:t>
      </w:r>
    </w:p>
    <w:p w14:paraId="5149B8D4" w14:textId="77777777" w:rsidR="00F854ED" w:rsidRPr="001C28F6" w:rsidRDefault="00F854ED" w:rsidP="00F854ED"/>
    <w:p w14:paraId="14448266" w14:textId="77777777" w:rsidR="00F854ED" w:rsidRPr="00794C23" w:rsidRDefault="00F854ED" w:rsidP="00794C23">
      <w:pPr>
        <w:pStyle w:val="ListParagraph"/>
        <w:numPr>
          <w:ilvl w:val="0"/>
          <w:numId w:val="33"/>
        </w:numPr>
        <w:rPr>
          <w:rFonts w:ascii="Arial" w:hAnsi="Arial" w:cs="Arial"/>
          <w:sz w:val="18"/>
          <w:szCs w:val="18"/>
        </w:rPr>
      </w:pPr>
      <w:r w:rsidRPr="00794C23">
        <w:rPr>
          <w:rFonts w:ascii="Arial" w:hAnsi="Arial" w:cs="Arial"/>
          <w:sz w:val="18"/>
          <w:szCs w:val="18"/>
        </w:rPr>
        <w:t>With Debugging set to always prompt:</w:t>
      </w:r>
    </w:p>
    <w:p w14:paraId="234B2D51" w14:textId="77777777" w:rsidR="00F854ED" w:rsidRPr="00794C23" w:rsidRDefault="00F854ED" w:rsidP="00794C23">
      <w:pPr>
        <w:pStyle w:val="ListParagraph"/>
        <w:numPr>
          <w:ilvl w:val="1"/>
          <w:numId w:val="33"/>
        </w:numPr>
        <w:rPr>
          <w:rFonts w:ascii="Arial" w:hAnsi="Arial" w:cs="Arial"/>
          <w:sz w:val="18"/>
          <w:szCs w:val="18"/>
        </w:rPr>
      </w:pPr>
      <w:r w:rsidRPr="00794C23">
        <w:rPr>
          <w:rFonts w:ascii="Arial" w:hAnsi="Arial" w:cs="Arial"/>
          <w:sz w:val="18"/>
          <w:szCs w:val="18"/>
        </w:rPr>
        <w:t>Open up VS and attach to the Sequence Editor process.  If you are testing the .NET adapter, be sure to attach in mixed mode (managed + native).  If you are testing the DLL adapter you can attach in either native or mixed mode.</w:t>
      </w:r>
    </w:p>
    <w:p w14:paraId="161640FD" w14:textId="77777777" w:rsidR="00F854ED" w:rsidRPr="00794C23" w:rsidRDefault="00F854ED" w:rsidP="00794C23">
      <w:pPr>
        <w:pStyle w:val="ListParagraph"/>
        <w:numPr>
          <w:ilvl w:val="1"/>
          <w:numId w:val="33"/>
        </w:numPr>
        <w:rPr>
          <w:rFonts w:ascii="Arial" w:hAnsi="Arial" w:cs="Arial"/>
          <w:sz w:val="18"/>
          <w:szCs w:val="18"/>
        </w:rPr>
      </w:pPr>
      <w:r w:rsidRPr="00794C23">
        <w:rPr>
          <w:rFonts w:ascii="Arial" w:hAnsi="Arial" w:cs="Arial"/>
          <w:sz w:val="18"/>
          <w:szCs w:val="18"/>
        </w:rPr>
        <w:t>Try to step into a code module on a step that uses the adapter you are testing during a sequence execution.  Verify that it uses the instance of VS that is already attached to the process.</w:t>
      </w:r>
    </w:p>
    <w:p w14:paraId="6EC7E51A" w14:textId="77777777" w:rsidR="00F854ED" w:rsidRPr="00794C23" w:rsidRDefault="00F854ED" w:rsidP="00794C23">
      <w:pPr>
        <w:pStyle w:val="ListParagraph"/>
        <w:numPr>
          <w:ilvl w:val="1"/>
          <w:numId w:val="33"/>
        </w:numPr>
        <w:rPr>
          <w:rFonts w:ascii="Arial" w:hAnsi="Arial" w:cs="Arial"/>
          <w:sz w:val="18"/>
          <w:szCs w:val="18"/>
        </w:rPr>
      </w:pPr>
      <w:r w:rsidRPr="00794C23">
        <w:rPr>
          <w:rFonts w:ascii="Arial" w:hAnsi="Arial" w:cs="Arial"/>
          <w:sz w:val="18"/>
          <w:szCs w:val="18"/>
        </w:rPr>
        <w:t>Stop debugging TestStand.  If you are not debugging in mixed mode, you should be able to detach without killing the Sequence Editor.  If you are debugging in mixed mode, this will kill the Sequence Editor so you will have to re-launch it.</w:t>
      </w:r>
    </w:p>
    <w:p w14:paraId="05AD0352" w14:textId="77777777" w:rsidR="00F854ED" w:rsidRPr="00794C23" w:rsidRDefault="00F854ED" w:rsidP="00794C23">
      <w:pPr>
        <w:pStyle w:val="ListParagraph"/>
        <w:numPr>
          <w:ilvl w:val="1"/>
          <w:numId w:val="33"/>
        </w:numPr>
        <w:rPr>
          <w:rFonts w:ascii="Arial" w:hAnsi="Arial" w:cs="Arial"/>
          <w:sz w:val="18"/>
          <w:szCs w:val="18"/>
        </w:rPr>
      </w:pPr>
      <w:r w:rsidRPr="00794C23">
        <w:rPr>
          <w:rFonts w:ascii="Arial" w:hAnsi="Arial" w:cs="Arial"/>
          <w:sz w:val="18"/>
          <w:szCs w:val="18"/>
        </w:rPr>
        <w:t xml:space="preserve">With no instance of VS attached to the Sequence Editor, try stepping into a code module on a step that uses the adapter you are testing during a sequence execution.  Verify that a new instance of VS is launched and is debugging the sequence editor process.  </w:t>
      </w:r>
      <w:r w:rsidR="001C28F6" w:rsidRPr="00794C23">
        <w:rPr>
          <w:rFonts w:ascii="Arial" w:hAnsi="Arial" w:cs="Arial"/>
          <w:sz w:val="18"/>
          <w:szCs w:val="18"/>
        </w:rPr>
        <w:t>(</w:t>
      </w:r>
      <w:r w:rsidRPr="00794C23">
        <w:rPr>
          <w:rFonts w:ascii="Arial" w:hAnsi="Arial" w:cs="Arial"/>
          <w:sz w:val="18"/>
          <w:szCs w:val="18"/>
        </w:rPr>
        <w:t>If there is only one version of VS installed on the machine, we do not prompt the user.</w:t>
      </w:r>
      <w:r w:rsidR="001C28F6" w:rsidRPr="00794C23">
        <w:rPr>
          <w:rFonts w:ascii="Arial" w:hAnsi="Arial" w:cs="Arial"/>
          <w:sz w:val="18"/>
          <w:szCs w:val="18"/>
        </w:rPr>
        <w:t>)</w:t>
      </w:r>
      <w:r w:rsidRPr="00794C23">
        <w:rPr>
          <w:rFonts w:ascii="Arial" w:hAnsi="Arial" w:cs="Arial"/>
          <w:sz w:val="18"/>
          <w:szCs w:val="18"/>
        </w:rPr>
        <w:t xml:space="preserve">  It should launch a new instance even if there is an instance of VS already running.</w:t>
      </w:r>
    </w:p>
    <w:p w14:paraId="5965116B" w14:textId="77777777" w:rsidR="00F854ED" w:rsidRPr="00794C23" w:rsidRDefault="00F854ED" w:rsidP="00794C23">
      <w:pPr>
        <w:pStyle w:val="ListParagraph"/>
        <w:numPr>
          <w:ilvl w:val="0"/>
          <w:numId w:val="33"/>
        </w:numPr>
        <w:rPr>
          <w:rFonts w:ascii="Arial" w:hAnsi="Arial" w:cs="Arial"/>
          <w:sz w:val="18"/>
          <w:szCs w:val="18"/>
        </w:rPr>
      </w:pPr>
      <w:r w:rsidRPr="00794C23">
        <w:rPr>
          <w:rFonts w:ascii="Arial" w:hAnsi="Arial" w:cs="Arial"/>
          <w:sz w:val="18"/>
          <w:szCs w:val="18"/>
        </w:rPr>
        <w:t xml:space="preserve">With Debugging set to use </w:t>
      </w:r>
      <w:r w:rsidR="001C28F6" w:rsidRPr="00794C23">
        <w:rPr>
          <w:rFonts w:ascii="Arial" w:hAnsi="Arial" w:cs="Arial"/>
          <w:sz w:val="18"/>
          <w:szCs w:val="18"/>
        </w:rPr>
        <w:t>the specific VS version that is installed</w:t>
      </w:r>
      <w:r w:rsidRPr="00794C23">
        <w:rPr>
          <w:rFonts w:ascii="Arial" w:hAnsi="Arial" w:cs="Arial"/>
          <w:sz w:val="18"/>
          <w:szCs w:val="18"/>
        </w:rPr>
        <w:t>:</w:t>
      </w:r>
    </w:p>
    <w:p w14:paraId="155A0B4B" w14:textId="77777777" w:rsidR="00F854ED" w:rsidRPr="00794C23" w:rsidRDefault="00F854ED" w:rsidP="00794C23">
      <w:pPr>
        <w:pStyle w:val="ListParagraph"/>
        <w:numPr>
          <w:ilvl w:val="1"/>
          <w:numId w:val="33"/>
        </w:numPr>
        <w:rPr>
          <w:rFonts w:ascii="Arial" w:hAnsi="Arial" w:cs="Arial"/>
          <w:sz w:val="18"/>
          <w:szCs w:val="18"/>
        </w:rPr>
      </w:pPr>
      <w:r w:rsidRPr="00794C23">
        <w:rPr>
          <w:rFonts w:ascii="Arial" w:hAnsi="Arial" w:cs="Arial"/>
          <w:sz w:val="18"/>
          <w:szCs w:val="18"/>
        </w:rPr>
        <w:t>Open up VS and attach to the Sequence Editor process.  If you are testing the .NET adapter, be sure to attach in mixed mode (managed + native).  If you are testing the DLL adapter you can attach in either native or mixed mode.</w:t>
      </w:r>
    </w:p>
    <w:p w14:paraId="3A6FF26B" w14:textId="77777777" w:rsidR="00F854ED" w:rsidRPr="00794C23" w:rsidRDefault="00F854ED" w:rsidP="00794C23">
      <w:pPr>
        <w:pStyle w:val="ListParagraph"/>
        <w:numPr>
          <w:ilvl w:val="1"/>
          <w:numId w:val="33"/>
        </w:numPr>
        <w:rPr>
          <w:rFonts w:ascii="Arial" w:hAnsi="Arial" w:cs="Arial"/>
          <w:sz w:val="18"/>
          <w:szCs w:val="18"/>
        </w:rPr>
      </w:pPr>
      <w:r w:rsidRPr="00794C23">
        <w:rPr>
          <w:rFonts w:ascii="Arial" w:hAnsi="Arial" w:cs="Arial"/>
          <w:sz w:val="18"/>
          <w:szCs w:val="18"/>
        </w:rPr>
        <w:t>Try to step into a code module on a step that uses the adapter you are testing during a sequence execution.  Verify that it uses the instance of VS that is already attached to the process.</w:t>
      </w:r>
    </w:p>
    <w:p w14:paraId="73B3D938" w14:textId="77777777" w:rsidR="00F854ED" w:rsidRPr="00794C23" w:rsidRDefault="00F854ED" w:rsidP="00794C23">
      <w:pPr>
        <w:pStyle w:val="ListParagraph"/>
        <w:numPr>
          <w:ilvl w:val="1"/>
          <w:numId w:val="33"/>
        </w:numPr>
        <w:rPr>
          <w:rFonts w:ascii="Arial" w:hAnsi="Arial" w:cs="Arial"/>
          <w:sz w:val="18"/>
          <w:szCs w:val="18"/>
        </w:rPr>
      </w:pPr>
      <w:r w:rsidRPr="00794C23">
        <w:rPr>
          <w:rFonts w:ascii="Arial" w:hAnsi="Arial" w:cs="Arial"/>
          <w:sz w:val="18"/>
          <w:szCs w:val="18"/>
        </w:rPr>
        <w:t>Stop debugging TestStand.  If you are not debugging in mixed mode, you should be able to detach without killing the Sequence Editor.  If you are debugging in mixed mode, this will kill the Sequence Editor so you will have to re-launch it.</w:t>
      </w:r>
    </w:p>
    <w:p w14:paraId="55A13E31" w14:textId="77777777" w:rsidR="00F854ED" w:rsidRPr="00794C23" w:rsidRDefault="00F854ED" w:rsidP="00794C23">
      <w:pPr>
        <w:pStyle w:val="ListParagraph"/>
        <w:numPr>
          <w:ilvl w:val="1"/>
          <w:numId w:val="33"/>
        </w:numPr>
        <w:rPr>
          <w:rFonts w:ascii="Arial" w:hAnsi="Arial" w:cs="Arial"/>
          <w:sz w:val="18"/>
          <w:szCs w:val="18"/>
        </w:rPr>
      </w:pPr>
      <w:r w:rsidRPr="00794C23">
        <w:rPr>
          <w:rFonts w:ascii="Arial" w:hAnsi="Arial" w:cs="Arial"/>
          <w:sz w:val="18"/>
          <w:szCs w:val="18"/>
        </w:rPr>
        <w:lastRenderedPageBreak/>
        <w:t>With no instance of VS attached to the Sequence Editor, try stepping into a code module on a step that uses the adapter you are testing during a sequence execution.  Verify that a new instance of VS is launched and is debugging the sequence editor process.  It should launch a new instance even if there is an instance of VS already running.</w:t>
      </w:r>
    </w:p>
    <w:p w14:paraId="25DBB997" w14:textId="77777777" w:rsidR="00F854ED" w:rsidRDefault="00F854ED" w:rsidP="00794C23">
      <w:pPr>
        <w:pStyle w:val="ListParagraph"/>
        <w:rPr>
          <w:rFonts w:ascii="Arial" w:hAnsi="Arial" w:cs="Arial"/>
          <w:sz w:val="18"/>
          <w:szCs w:val="18"/>
        </w:rPr>
      </w:pPr>
    </w:p>
    <w:p w14:paraId="796B9CE2" w14:textId="77777777" w:rsidR="00010ACB" w:rsidRPr="00794C23" w:rsidRDefault="0005463F" w:rsidP="00794C23">
      <w:pPr>
        <w:pStyle w:val="Heading3"/>
        <w:ind w:left="0"/>
        <w:rPr>
          <w:color w:val="000000" w:themeColor="text1"/>
        </w:rPr>
      </w:pPr>
      <w:r w:rsidRPr="00794C23">
        <w:rPr>
          <w:color w:val="000000" w:themeColor="text1"/>
        </w:rPr>
        <w:t>All supported VS versions</w:t>
      </w:r>
      <w:r w:rsidR="00010ACB" w:rsidRPr="00794C23">
        <w:rPr>
          <w:color w:val="000000" w:themeColor="text1"/>
        </w:rPr>
        <w:t xml:space="preserve"> installed.</w:t>
      </w:r>
    </w:p>
    <w:p w14:paraId="306E91CC" w14:textId="77777777" w:rsidR="00010ACB" w:rsidRPr="00794C23" w:rsidRDefault="00010ACB" w:rsidP="00794C23">
      <w:pPr>
        <w:pStyle w:val="ListParagraph"/>
        <w:numPr>
          <w:ilvl w:val="0"/>
          <w:numId w:val="34"/>
        </w:numPr>
        <w:rPr>
          <w:rFonts w:ascii="Arial" w:hAnsi="Arial" w:cs="Arial"/>
          <w:sz w:val="18"/>
          <w:szCs w:val="18"/>
        </w:rPr>
      </w:pPr>
      <w:r w:rsidRPr="00794C23">
        <w:rPr>
          <w:rFonts w:ascii="Arial" w:hAnsi="Arial" w:cs="Arial"/>
          <w:sz w:val="18"/>
          <w:szCs w:val="18"/>
        </w:rPr>
        <w:t>Bring up the adapter configuration dialog for the adapter you are testing.</w:t>
      </w:r>
    </w:p>
    <w:p w14:paraId="1CDC1727" w14:textId="77777777" w:rsidR="00010ACB" w:rsidRPr="00794C23" w:rsidRDefault="00010ACB" w:rsidP="00794C23">
      <w:pPr>
        <w:pStyle w:val="ListParagraph"/>
        <w:numPr>
          <w:ilvl w:val="0"/>
          <w:numId w:val="34"/>
        </w:numPr>
        <w:rPr>
          <w:rFonts w:ascii="Arial" w:hAnsi="Arial" w:cs="Arial"/>
          <w:sz w:val="18"/>
          <w:szCs w:val="18"/>
        </w:rPr>
      </w:pPr>
      <w:r w:rsidRPr="00794C23">
        <w:rPr>
          <w:rFonts w:ascii="Arial" w:hAnsi="Arial" w:cs="Arial"/>
          <w:sz w:val="18"/>
          <w:szCs w:val="18"/>
        </w:rPr>
        <w:t xml:space="preserve">In the </w:t>
      </w:r>
      <w:proofErr w:type="spellStart"/>
      <w:r w:rsidRPr="00794C23">
        <w:rPr>
          <w:rFonts w:ascii="Arial" w:hAnsi="Arial" w:cs="Arial"/>
          <w:sz w:val="18"/>
          <w:szCs w:val="18"/>
        </w:rPr>
        <w:t>combobox</w:t>
      </w:r>
      <w:proofErr w:type="spellEnd"/>
      <w:r w:rsidRPr="00794C23">
        <w:rPr>
          <w:rFonts w:ascii="Arial" w:hAnsi="Arial" w:cs="Arial"/>
          <w:sz w:val="18"/>
          <w:szCs w:val="18"/>
        </w:rPr>
        <w:t xml:space="preserve"> for the Visual Studio version to use for Create and Edit code verify that there are </w:t>
      </w:r>
      <w:r w:rsidR="005D40B2" w:rsidRPr="00794C23">
        <w:rPr>
          <w:rFonts w:ascii="Arial" w:hAnsi="Arial" w:cs="Arial"/>
          <w:sz w:val="18"/>
          <w:szCs w:val="18"/>
        </w:rPr>
        <w:t>the following options:</w:t>
      </w:r>
      <w:r w:rsidRPr="00794C23">
        <w:rPr>
          <w:rFonts w:ascii="Arial" w:hAnsi="Arial" w:cs="Arial"/>
          <w:sz w:val="18"/>
          <w:szCs w:val="18"/>
        </w:rPr>
        <w:t xml:space="preserve"> one to always prompt, one to match the version of the project file, one to always use </w:t>
      </w:r>
      <w:r w:rsidR="005D40B2" w:rsidRPr="00794C23">
        <w:rPr>
          <w:rFonts w:ascii="Arial" w:hAnsi="Arial" w:cs="Arial"/>
          <w:sz w:val="18"/>
          <w:szCs w:val="18"/>
        </w:rPr>
        <w:t>each VS version that is installed</w:t>
      </w:r>
      <w:r w:rsidRPr="00794C23">
        <w:rPr>
          <w:rFonts w:ascii="Arial" w:hAnsi="Arial" w:cs="Arial"/>
          <w:sz w:val="18"/>
          <w:szCs w:val="18"/>
        </w:rPr>
        <w:t>.</w:t>
      </w:r>
    </w:p>
    <w:p w14:paraId="4270F70E" w14:textId="77777777" w:rsidR="00010ACB" w:rsidRPr="00794C23" w:rsidRDefault="00010ACB" w:rsidP="00794C23">
      <w:pPr>
        <w:pStyle w:val="ListParagraph"/>
        <w:numPr>
          <w:ilvl w:val="0"/>
          <w:numId w:val="34"/>
        </w:numPr>
        <w:rPr>
          <w:rFonts w:ascii="Arial" w:hAnsi="Arial" w:cs="Arial"/>
          <w:sz w:val="18"/>
          <w:szCs w:val="18"/>
        </w:rPr>
      </w:pPr>
      <w:r w:rsidRPr="00794C23">
        <w:rPr>
          <w:rFonts w:ascii="Arial" w:hAnsi="Arial" w:cs="Arial"/>
          <w:sz w:val="18"/>
          <w:szCs w:val="18"/>
        </w:rPr>
        <w:t xml:space="preserve">In the </w:t>
      </w:r>
      <w:proofErr w:type="spellStart"/>
      <w:r w:rsidRPr="00794C23">
        <w:rPr>
          <w:rFonts w:ascii="Arial" w:hAnsi="Arial" w:cs="Arial"/>
          <w:sz w:val="18"/>
          <w:szCs w:val="18"/>
        </w:rPr>
        <w:t>combobox</w:t>
      </w:r>
      <w:proofErr w:type="spellEnd"/>
      <w:r w:rsidRPr="00794C23">
        <w:rPr>
          <w:rFonts w:ascii="Arial" w:hAnsi="Arial" w:cs="Arial"/>
          <w:sz w:val="18"/>
          <w:szCs w:val="18"/>
        </w:rPr>
        <w:t xml:space="preserve"> for the Visual Studio version to use for debugging verify that there are </w:t>
      </w:r>
      <w:r w:rsidR="005D40B2" w:rsidRPr="00794C23">
        <w:rPr>
          <w:rFonts w:ascii="Arial" w:hAnsi="Arial" w:cs="Arial"/>
          <w:sz w:val="18"/>
          <w:szCs w:val="18"/>
        </w:rPr>
        <w:t>the following options:</w:t>
      </w:r>
      <w:r w:rsidRPr="00794C23">
        <w:rPr>
          <w:rFonts w:ascii="Arial" w:hAnsi="Arial" w:cs="Arial"/>
          <w:sz w:val="18"/>
          <w:szCs w:val="18"/>
        </w:rPr>
        <w:t xml:space="preserve"> one to always prompt, </w:t>
      </w:r>
      <w:r w:rsidR="005D40B2" w:rsidRPr="00794C23">
        <w:rPr>
          <w:rFonts w:ascii="Arial" w:hAnsi="Arial" w:cs="Arial"/>
          <w:sz w:val="18"/>
          <w:szCs w:val="18"/>
        </w:rPr>
        <w:t>one to always use each VS version that is installed</w:t>
      </w:r>
      <w:r w:rsidRPr="00794C23">
        <w:rPr>
          <w:rFonts w:ascii="Arial" w:hAnsi="Arial" w:cs="Arial"/>
          <w:sz w:val="18"/>
          <w:szCs w:val="18"/>
        </w:rPr>
        <w:t>.</w:t>
      </w:r>
    </w:p>
    <w:p w14:paraId="02C29D4C" w14:textId="77777777" w:rsidR="00DE5AD6" w:rsidRPr="00794C23" w:rsidRDefault="00DE5AD6" w:rsidP="00794C23">
      <w:pPr>
        <w:pStyle w:val="ListParagraph"/>
        <w:numPr>
          <w:ilvl w:val="0"/>
          <w:numId w:val="34"/>
        </w:numPr>
        <w:rPr>
          <w:rFonts w:ascii="Arial" w:hAnsi="Arial" w:cs="Arial"/>
          <w:sz w:val="18"/>
          <w:szCs w:val="18"/>
        </w:rPr>
      </w:pPr>
      <w:r w:rsidRPr="00794C23">
        <w:rPr>
          <w:rFonts w:ascii="Arial" w:hAnsi="Arial" w:cs="Arial"/>
          <w:sz w:val="18"/>
          <w:szCs w:val="18"/>
        </w:rPr>
        <w:t xml:space="preserve">Open up a version of Visual Studio and create a new C# project </w:t>
      </w:r>
      <w:r w:rsidRPr="00794C23">
        <w:rPr>
          <w:rFonts w:ascii="Arial" w:hAnsi="Arial" w:cs="Arial"/>
          <w:b/>
          <w:sz w:val="18"/>
          <w:szCs w:val="18"/>
        </w:rPr>
        <w:t>(repeat the following for each VS version installed)</w:t>
      </w:r>
    </w:p>
    <w:p w14:paraId="7F190B7A" w14:textId="77777777" w:rsidR="00DE5AD6" w:rsidRPr="00794C23" w:rsidRDefault="00DE5AD6" w:rsidP="00794C23">
      <w:pPr>
        <w:pStyle w:val="ListParagraph"/>
        <w:numPr>
          <w:ilvl w:val="1"/>
          <w:numId w:val="34"/>
        </w:numPr>
        <w:rPr>
          <w:rFonts w:ascii="Arial" w:hAnsi="Arial" w:cs="Arial"/>
          <w:sz w:val="18"/>
          <w:szCs w:val="18"/>
        </w:rPr>
      </w:pPr>
      <w:r w:rsidRPr="00794C23">
        <w:rPr>
          <w:rFonts w:ascii="Arial" w:hAnsi="Arial" w:cs="Arial"/>
          <w:sz w:val="18"/>
          <w:szCs w:val="18"/>
        </w:rPr>
        <w:t>Right click on the project and choose Add Reference.</w:t>
      </w:r>
    </w:p>
    <w:p w14:paraId="7EDA413A" w14:textId="77777777" w:rsidR="00DE5AD6" w:rsidRPr="00794C23" w:rsidRDefault="00DE5AD6" w:rsidP="00794C23">
      <w:pPr>
        <w:pStyle w:val="ListParagraph"/>
        <w:numPr>
          <w:ilvl w:val="1"/>
          <w:numId w:val="34"/>
        </w:numPr>
        <w:rPr>
          <w:rFonts w:ascii="Arial" w:hAnsi="Arial" w:cs="Arial"/>
          <w:sz w:val="18"/>
          <w:szCs w:val="18"/>
        </w:rPr>
      </w:pPr>
      <w:r w:rsidRPr="00794C23">
        <w:rPr>
          <w:rFonts w:ascii="Arial" w:hAnsi="Arial" w:cs="Arial"/>
          <w:sz w:val="18"/>
          <w:szCs w:val="18"/>
        </w:rPr>
        <w:t>Verify that the TestStand assemblies appear in the .NET tab of this dialog.</w:t>
      </w:r>
    </w:p>
    <w:p w14:paraId="16055339" w14:textId="77777777" w:rsidR="00DE5AD6" w:rsidRPr="00794C23" w:rsidRDefault="00DE5AD6" w:rsidP="00794C23">
      <w:pPr>
        <w:pStyle w:val="ListParagraph"/>
        <w:numPr>
          <w:ilvl w:val="1"/>
          <w:numId w:val="34"/>
        </w:numPr>
        <w:rPr>
          <w:rFonts w:ascii="Arial" w:hAnsi="Arial" w:cs="Arial"/>
          <w:sz w:val="18"/>
          <w:szCs w:val="18"/>
        </w:rPr>
      </w:pPr>
      <w:r w:rsidRPr="00794C23">
        <w:rPr>
          <w:rFonts w:ascii="Arial" w:hAnsi="Arial" w:cs="Arial"/>
          <w:sz w:val="18"/>
          <w:szCs w:val="18"/>
        </w:rPr>
        <w:t>If the version of VS you are testing allows targeting various Framework versions, change the framework version in the project settings and repeat the above two steps for each framework version.</w:t>
      </w:r>
    </w:p>
    <w:p w14:paraId="65565CA4" w14:textId="77777777" w:rsidR="00010ACB" w:rsidRPr="00794C23" w:rsidRDefault="00010ACB" w:rsidP="00794C23">
      <w:pPr>
        <w:pStyle w:val="Heading4"/>
        <w:ind w:left="360"/>
        <w:rPr>
          <w:i/>
          <w:color w:val="000000" w:themeColor="text1"/>
        </w:rPr>
      </w:pPr>
      <w:r w:rsidRPr="00794C23">
        <w:rPr>
          <w:i/>
          <w:color w:val="000000" w:themeColor="text1"/>
        </w:rPr>
        <w:t>Test Create and Edit Code</w:t>
      </w:r>
    </w:p>
    <w:p w14:paraId="3D2CDC7D" w14:textId="77777777" w:rsidR="003F6BF8" w:rsidRPr="00794C23" w:rsidRDefault="00010ACB" w:rsidP="00794C23">
      <w:pPr>
        <w:pStyle w:val="ListParagraph"/>
        <w:numPr>
          <w:ilvl w:val="0"/>
          <w:numId w:val="35"/>
        </w:numPr>
        <w:rPr>
          <w:rFonts w:ascii="Arial" w:hAnsi="Arial" w:cs="Arial"/>
          <w:sz w:val="18"/>
          <w:szCs w:val="18"/>
        </w:rPr>
      </w:pPr>
      <w:r w:rsidRPr="00794C23">
        <w:rPr>
          <w:rFonts w:ascii="Arial" w:hAnsi="Arial" w:cs="Arial"/>
          <w:sz w:val="18"/>
          <w:szCs w:val="18"/>
        </w:rPr>
        <w:t>With Create and Edit code set to always pro</w:t>
      </w:r>
      <w:r w:rsidR="0046788F" w:rsidRPr="00794C23">
        <w:rPr>
          <w:rFonts w:ascii="Arial" w:hAnsi="Arial" w:cs="Arial"/>
          <w:sz w:val="18"/>
          <w:szCs w:val="18"/>
        </w:rPr>
        <w:t>mpt, t</w:t>
      </w:r>
      <w:r w:rsidR="003F6BF8" w:rsidRPr="00794C23">
        <w:rPr>
          <w:rFonts w:ascii="Arial" w:hAnsi="Arial" w:cs="Arial"/>
          <w:sz w:val="18"/>
          <w:szCs w:val="18"/>
        </w:rPr>
        <w:t xml:space="preserve">est create/edit code on a solution from a specific VS version </w:t>
      </w:r>
      <w:r w:rsidR="003F6BF8" w:rsidRPr="00794C23">
        <w:rPr>
          <w:rFonts w:ascii="Arial" w:hAnsi="Arial" w:cs="Arial"/>
          <w:b/>
          <w:sz w:val="18"/>
          <w:szCs w:val="18"/>
        </w:rPr>
        <w:t>(repeat this section for each VS version installed)</w:t>
      </w:r>
    </w:p>
    <w:p w14:paraId="7D138A3D" w14:textId="77777777" w:rsidR="003F6BF8" w:rsidRPr="00794C23" w:rsidRDefault="003F6BF8" w:rsidP="00794C23">
      <w:pPr>
        <w:pStyle w:val="ListParagraph"/>
        <w:numPr>
          <w:ilvl w:val="1"/>
          <w:numId w:val="35"/>
        </w:numPr>
        <w:rPr>
          <w:rFonts w:ascii="Arial" w:hAnsi="Arial" w:cs="Arial"/>
          <w:sz w:val="18"/>
          <w:szCs w:val="18"/>
        </w:rPr>
      </w:pPr>
      <w:r w:rsidRPr="00794C23">
        <w:rPr>
          <w:rFonts w:ascii="Arial" w:hAnsi="Arial" w:cs="Arial"/>
          <w:sz w:val="18"/>
          <w:szCs w:val="18"/>
        </w:rPr>
        <w:t>Make sure that there are no instances of VS currently running. Verify that you get a prompt with one option to match the project file, and one option to use each VS version that is installed.</w:t>
      </w:r>
    </w:p>
    <w:p w14:paraId="71AB3666" w14:textId="77777777" w:rsidR="003F6BF8" w:rsidRPr="00794C23" w:rsidRDefault="003F6BF8" w:rsidP="00794C23">
      <w:pPr>
        <w:pStyle w:val="ListParagraph"/>
        <w:numPr>
          <w:ilvl w:val="1"/>
          <w:numId w:val="35"/>
        </w:numPr>
        <w:rPr>
          <w:rFonts w:ascii="Arial" w:hAnsi="Arial" w:cs="Arial"/>
          <w:sz w:val="18"/>
          <w:szCs w:val="18"/>
        </w:rPr>
      </w:pPr>
      <w:r w:rsidRPr="00794C23">
        <w:rPr>
          <w:rFonts w:ascii="Arial" w:hAnsi="Arial" w:cs="Arial"/>
          <w:sz w:val="18"/>
          <w:szCs w:val="18"/>
        </w:rPr>
        <w:t xml:space="preserve">Try both the “match project” </w:t>
      </w:r>
      <w:r w:rsidR="00611F29" w:rsidRPr="00794C23">
        <w:rPr>
          <w:rFonts w:ascii="Arial" w:hAnsi="Arial" w:cs="Arial"/>
          <w:sz w:val="18"/>
          <w:szCs w:val="18"/>
        </w:rPr>
        <w:t xml:space="preserve">option </w:t>
      </w:r>
      <w:r w:rsidRPr="00794C23">
        <w:rPr>
          <w:rFonts w:ascii="Arial" w:hAnsi="Arial" w:cs="Arial"/>
          <w:sz w:val="18"/>
          <w:szCs w:val="18"/>
        </w:rPr>
        <w:t>and the option to use the VS version that corresponds to the one you are testing.  Verify that both options open the solution in a new instance of the VS version you are testing.</w:t>
      </w:r>
    </w:p>
    <w:p w14:paraId="5052EB27" w14:textId="77777777" w:rsidR="003F6BF8" w:rsidRPr="00794C23" w:rsidRDefault="003F6BF8" w:rsidP="00794C23">
      <w:pPr>
        <w:pStyle w:val="ListParagraph"/>
        <w:numPr>
          <w:ilvl w:val="1"/>
          <w:numId w:val="35"/>
        </w:numPr>
        <w:rPr>
          <w:rFonts w:ascii="Arial" w:hAnsi="Arial" w:cs="Arial"/>
          <w:sz w:val="18"/>
          <w:szCs w:val="18"/>
        </w:rPr>
      </w:pPr>
      <w:r w:rsidRPr="00794C23">
        <w:rPr>
          <w:rFonts w:ascii="Arial" w:hAnsi="Arial" w:cs="Arial"/>
          <w:sz w:val="18"/>
          <w:szCs w:val="18"/>
        </w:rPr>
        <w:t>Try each other option (the ones for the VS versions you are not testing) and verify that if you choose a VS version older than the one you are testing you get an appropriate error.  If you choose a newer version, that version of VS should launch and open the conversion wizard to convert the solution.</w:t>
      </w:r>
    </w:p>
    <w:p w14:paraId="18141A00" w14:textId="77777777" w:rsidR="003F6BF8" w:rsidRPr="00794C23" w:rsidRDefault="003F6BF8" w:rsidP="00794C23">
      <w:pPr>
        <w:pStyle w:val="ListParagraph"/>
        <w:numPr>
          <w:ilvl w:val="1"/>
          <w:numId w:val="35"/>
        </w:numPr>
        <w:rPr>
          <w:rFonts w:ascii="Arial" w:hAnsi="Arial" w:cs="Arial"/>
          <w:sz w:val="18"/>
          <w:szCs w:val="18"/>
        </w:rPr>
      </w:pPr>
      <w:r w:rsidRPr="00794C23">
        <w:rPr>
          <w:rFonts w:ascii="Arial" w:hAnsi="Arial" w:cs="Arial"/>
          <w:sz w:val="18"/>
          <w:szCs w:val="18"/>
        </w:rPr>
        <w:t>Cancel  the VS version prompt and verify that the operation is cancelled and you get no further dialogs.</w:t>
      </w:r>
    </w:p>
    <w:p w14:paraId="56363BE1" w14:textId="77777777" w:rsidR="003F6BF8" w:rsidRPr="00794C23" w:rsidRDefault="003F6BF8" w:rsidP="00794C23">
      <w:pPr>
        <w:pStyle w:val="ListParagraph"/>
        <w:numPr>
          <w:ilvl w:val="1"/>
          <w:numId w:val="35"/>
        </w:numPr>
        <w:rPr>
          <w:rFonts w:ascii="Arial" w:hAnsi="Arial" w:cs="Arial"/>
          <w:sz w:val="18"/>
          <w:szCs w:val="18"/>
        </w:rPr>
      </w:pPr>
      <w:r w:rsidRPr="00794C23">
        <w:rPr>
          <w:rFonts w:ascii="Arial" w:hAnsi="Arial" w:cs="Arial"/>
          <w:sz w:val="18"/>
          <w:szCs w:val="18"/>
        </w:rPr>
        <w:t>Check the “Save Selection” checkbox and verify that the setting is reflected in the adapter configuration dialog.</w:t>
      </w:r>
    </w:p>
    <w:p w14:paraId="79A40452" w14:textId="77777777" w:rsidR="003F6BF8" w:rsidRPr="00794C23" w:rsidRDefault="003F6BF8" w:rsidP="00794C23">
      <w:pPr>
        <w:pStyle w:val="ListParagraph"/>
        <w:numPr>
          <w:ilvl w:val="1"/>
          <w:numId w:val="35"/>
        </w:numPr>
        <w:rPr>
          <w:rFonts w:ascii="Arial" w:hAnsi="Arial" w:cs="Arial"/>
          <w:sz w:val="18"/>
          <w:szCs w:val="18"/>
        </w:rPr>
      </w:pPr>
      <w:r w:rsidRPr="00794C23">
        <w:rPr>
          <w:rFonts w:ascii="Arial" w:hAnsi="Arial" w:cs="Arial"/>
          <w:sz w:val="18"/>
          <w:szCs w:val="18"/>
        </w:rPr>
        <w:t>Make sure you set the adapter back to “always prompt”.  Now test create/edit code with an instance of VS running (the same version that you are testing) but with no solution open.  Verify that you get a prompt with one option to match the project file, and one option to use each VS version that is installed.</w:t>
      </w:r>
    </w:p>
    <w:p w14:paraId="2446B8F9" w14:textId="77777777" w:rsidR="003F6BF8" w:rsidRPr="00794C23" w:rsidRDefault="003F6BF8" w:rsidP="00794C23">
      <w:pPr>
        <w:pStyle w:val="ListParagraph"/>
        <w:numPr>
          <w:ilvl w:val="1"/>
          <w:numId w:val="35"/>
        </w:numPr>
        <w:rPr>
          <w:rFonts w:ascii="Arial" w:hAnsi="Arial" w:cs="Arial"/>
          <w:sz w:val="18"/>
          <w:szCs w:val="18"/>
        </w:rPr>
      </w:pPr>
      <w:r w:rsidRPr="00794C23">
        <w:rPr>
          <w:rFonts w:ascii="Arial" w:hAnsi="Arial" w:cs="Arial"/>
          <w:sz w:val="18"/>
          <w:szCs w:val="18"/>
        </w:rPr>
        <w:t xml:space="preserve">Try both the “match project” </w:t>
      </w:r>
      <w:r w:rsidR="00611F29" w:rsidRPr="00794C23">
        <w:rPr>
          <w:rFonts w:ascii="Arial" w:hAnsi="Arial" w:cs="Arial"/>
          <w:sz w:val="18"/>
          <w:szCs w:val="18"/>
        </w:rPr>
        <w:t xml:space="preserve">option </w:t>
      </w:r>
      <w:r w:rsidRPr="00794C23">
        <w:rPr>
          <w:rFonts w:ascii="Arial" w:hAnsi="Arial" w:cs="Arial"/>
          <w:sz w:val="18"/>
          <w:szCs w:val="18"/>
        </w:rPr>
        <w:t>and the option to use the VS version that corresponds to the one you are testing.  Verify that both will open the solution in the instance of VS that is already running.</w:t>
      </w:r>
    </w:p>
    <w:p w14:paraId="4832F39C" w14:textId="77777777" w:rsidR="00611F29" w:rsidRPr="00794C23" w:rsidRDefault="00611F29" w:rsidP="00794C23">
      <w:pPr>
        <w:pStyle w:val="ListParagraph"/>
        <w:numPr>
          <w:ilvl w:val="1"/>
          <w:numId w:val="35"/>
        </w:numPr>
        <w:rPr>
          <w:rFonts w:ascii="Arial" w:hAnsi="Arial" w:cs="Arial"/>
          <w:sz w:val="18"/>
          <w:szCs w:val="18"/>
        </w:rPr>
      </w:pPr>
      <w:r w:rsidRPr="00794C23">
        <w:rPr>
          <w:rFonts w:ascii="Arial" w:hAnsi="Arial" w:cs="Arial"/>
          <w:sz w:val="18"/>
          <w:szCs w:val="18"/>
        </w:rPr>
        <w:t>Try each other option (the ones for the VS versions you are not testing) and verify that if you choose a VS version older than the one you are testing you get an appropriate error.  If you choose a newer version, that version of VS should launch and open the conversion wizard to convert the solution (the running instance of VS you launched should not be used).</w:t>
      </w:r>
    </w:p>
    <w:p w14:paraId="65B888A1" w14:textId="77777777" w:rsidR="00611F29" w:rsidRPr="00794C23" w:rsidRDefault="00611F29" w:rsidP="00794C23">
      <w:pPr>
        <w:pStyle w:val="ListParagraph"/>
        <w:numPr>
          <w:ilvl w:val="1"/>
          <w:numId w:val="35"/>
        </w:numPr>
        <w:rPr>
          <w:rFonts w:ascii="Arial" w:hAnsi="Arial" w:cs="Arial"/>
          <w:sz w:val="18"/>
          <w:szCs w:val="18"/>
        </w:rPr>
      </w:pPr>
      <w:r w:rsidRPr="00794C23">
        <w:rPr>
          <w:rFonts w:ascii="Arial" w:hAnsi="Arial" w:cs="Arial"/>
          <w:sz w:val="18"/>
          <w:szCs w:val="18"/>
        </w:rPr>
        <w:t>Cancel the dialog and verify that the operation is cancelled and you get no further dialogs.</w:t>
      </w:r>
    </w:p>
    <w:p w14:paraId="735E63F9" w14:textId="77777777" w:rsidR="00611F29" w:rsidRPr="00794C23" w:rsidRDefault="00611F29" w:rsidP="00794C23">
      <w:pPr>
        <w:pStyle w:val="ListParagraph"/>
        <w:numPr>
          <w:ilvl w:val="1"/>
          <w:numId w:val="35"/>
        </w:numPr>
        <w:rPr>
          <w:rFonts w:ascii="Arial" w:hAnsi="Arial" w:cs="Arial"/>
          <w:sz w:val="18"/>
          <w:szCs w:val="18"/>
        </w:rPr>
      </w:pPr>
      <w:r w:rsidRPr="00794C23">
        <w:rPr>
          <w:rFonts w:ascii="Arial" w:hAnsi="Arial" w:cs="Arial"/>
          <w:sz w:val="18"/>
          <w:szCs w:val="18"/>
        </w:rPr>
        <w:t>Test create/edit code where the solution you are testing is already open in the version of VS you are testing.  Verify that you get no prompt and that TestStand uses the already open solution.</w:t>
      </w:r>
    </w:p>
    <w:p w14:paraId="072E3F59" w14:textId="77777777" w:rsidR="0046788F" w:rsidRPr="00794C23" w:rsidRDefault="00010ACB" w:rsidP="00794C23">
      <w:pPr>
        <w:pStyle w:val="ListParagraph"/>
        <w:numPr>
          <w:ilvl w:val="0"/>
          <w:numId w:val="35"/>
        </w:numPr>
        <w:rPr>
          <w:rFonts w:ascii="Arial" w:hAnsi="Arial" w:cs="Arial"/>
          <w:sz w:val="18"/>
          <w:szCs w:val="18"/>
        </w:rPr>
      </w:pPr>
      <w:r w:rsidRPr="00794C23">
        <w:rPr>
          <w:rFonts w:ascii="Arial" w:hAnsi="Arial" w:cs="Arial"/>
          <w:sz w:val="18"/>
          <w:szCs w:val="18"/>
        </w:rPr>
        <w:t>With Create and Edit code set to match the project file</w:t>
      </w:r>
      <w:r w:rsidR="0046788F" w:rsidRPr="00794C23">
        <w:rPr>
          <w:rFonts w:ascii="Arial" w:hAnsi="Arial" w:cs="Arial"/>
          <w:sz w:val="18"/>
          <w:szCs w:val="18"/>
        </w:rPr>
        <w:t xml:space="preserve">, test create/edit code on a solution from a specific version of VS </w:t>
      </w:r>
      <w:r w:rsidR="0046788F" w:rsidRPr="00794C23">
        <w:rPr>
          <w:rFonts w:ascii="Arial" w:hAnsi="Arial" w:cs="Arial"/>
          <w:b/>
          <w:sz w:val="18"/>
          <w:szCs w:val="18"/>
        </w:rPr>
        <w:t>(repeat this section for each VS version installed)</w:t>
      </w:r>
    </w:p>
    <w:p w14:paraId="1440DE6D" w14:textId="77777777" w:rsidR="0046788F" w:rsidRPr="00794C23" w:rsidRDefault="0046788F" w:rsidP="00794C23">
      <w:pPr>
        <w:pStyle w:val="ListParagraph"/>
        <w:numPr>
          <w:ilvl w:val="1"/>
          <w:numId w:val="35"/>
        </w:numPr>
        <w:rPr>
          <w:rFonts w:ascii="Arial" w:hAnsi="Arial" w:cs="Arial"/>
          <w:sz w:val="18"/>
          <w:szCs w:val="18"/>
        </w:rPr>
      </w:pPr>
      <w:r w:rsidRPr="00794C23">
        <w:rPr>
          <w:rFonts w:ascii="Arial" w:hAnsi="Arial" w:cs="Arial"/>
          <w:sz w:val="18"/>
          <w:szCs w:val="18"/>
        </w:rPr>
        <w:t>Make sure there are no instances of VS currently running.  Verify that it opens in the VS version you are testing.</w:t>
      </w:r>
    </w:p>
    <w:p w14:paraId="17A1ABB4" w14:textId="77777777" w:rsidR="0046788F" w:rsidRPr="00794C23" w:rsidRDefault="0046788F" w:rsidP="00794C23">
      <w:pPr>
        <w:pStyle w:val="ListParagraph"/>
        <w:numPr>
          <w:ilvl w:val="1"/>
          <w:numId w:val="35"/>
        </w:numPr>
        <w:rPr>
          <w:rFonts w:ascii="Arial" w:hAnsi="Arial" w:cs="Arial"/>
          <w:sz w:val="18"/>
          <w:szCs w:val="18"/>
        </w:rPr>
      </w:pPr>
      <w:r w:rsidRPr="00794C23">
        <w:rPr>
          <w:rFonts w:ascii="Arial" w:hAnsi="Arial" w:cs="Arial"/>
          <w:sz w:val="18"/>
          <w:szCs w:val="18"/>
        </w:rPr>
        <w:t>Repeat with an empty instance of VS open (the version you are testing).  Verify that the solution is opened in that already running instance of VS.</w:t>
      </w:r>
    </w:p>
    <w:p w14:paraId="3044E365" w14:textId="77777777" w:rsidR="0046788F" w:rsidRPr="00794C23" w:rsidRDefault="0046788F" w:rsidP="00794C23">
      <w:pPr>
        <w:pStyle w:val="ListParagraph"/>
        <w:numPr>
          <w:ilvl w:val="1"/>
          <w:numId w:val="35"/>
        </w:numPr>
        <w:rPr>
          <w:rFonts w:ascii="Arial" w:hAnsi="Arial" w:cs="Arial"/>
          <w:sz w:val="18"/>
          <w:szCs w:val="18"/>
        </w:rPr>
      </w:pPr>
      <w:r w:rsidRPr="00794C23">
        <w:rPr>
          <w:rFonts w:ascii="Arial" w:hAnsi="Arial" w:cs="Arial"/>
          <w:sz w:val="18"/>
          <w:szCs w:val="18"/>
        </w:rPr>
        <w:t>Repeat with the solution already open in VS (the version you are testing).  Verify that TestStand uses the already open solution.</w:t>
      </w:r>
    </w:p>
    <w:p w14:paraId="5DD46CB6" w14:textId="77777777" w:rsidR="000970E0" w:rsidRPr="00794C23" w:rsidRDefault="000970E0" w:rsidP="00794C23">
      <w:pPr>
        <w:pStyle w:val="ListParagraph"/>
        <w:numPr>
          <w:ilvl w:val="0"/>
          <w:numId w:val="35"/>
        </w:numPr>
        <w:rPr>
          <w:rFonts w:ascii="Arial" w:hAnsi="Arial" w:cs="Arial"/>
          <w:sz w:val="18"/>
          <w:szCs w:val="18"/>
        </w:rPr>
      </w:pPr>
      <w:r w:rsidRPr="00794C23">
        <w:rPr>
          <w:rFonts w:ascii="Arial" w:hAnsi="Arial" w:cs="Arial"/>
          <w:sz w:val="18"/>
          <w:szCs w:val="18"/>
        </w:rPr>
        <w:lastRenderedPageBreak/>
        <w:t xml:space="preserve">With Create and Edit code set to always use </w:t>
      </w:r>
      <w:r w:rsidR="00BD6FA6" w:rsidRPr="00794C23">
        <w:rPr>
          <w:rFonts w:ascii="Arial" w:hAnsi="Arial" w:cs="Arial"/>
          <w:sz w:val="18"/>
          <w:szCs w:val="18"/>
        </w:rPr>
        <w:t xml:space="preserve">a specific VS version </w:t>
      </w:r>
      <w:r w:rsidR="00BD6FA6" w:rsidRPr="00794C23">
        <w:rPr>
          <w:rFonts w:ascii="Arial" w:hAnsi="Arial" w:cs="Arial"/>
          <w:b/>
          <w:sz w:val="18"/>
          <w:szCs w:val="18"/>
        </w:rPr>
        <w:t>(repeat this section for each VS version installed)</w:t>
      </w:r>
    </w:p>
    <w:p w14:paraId="395B65D9" w14:textId="77777777" w:rsidR="00BD6FA6" w:rsidRPr="00794C23" w:rsidRDefault="00BD6FA6" w:rsidP="00794C23">
      <w:pPr>
        <w:pStyle w:val="ListParagraph"/>
        <w:numPr>
          <w:ilvl w:val="1"/>
          <w:numId w:val="35"/>
        </w:numPr>
        <w:rPr>
          <w:rFonts w:ascii="Arial" w:hAnsi="Arial" w:cs="Arial"/>
          <w:sz w:val="18"/>
          <w:szCs w:val="18"/>
        </w:rPr>
      </w:pPr>
      <w:r w:rsidRPr="00794C23">
        <w:rPr>
          <w:rFonts w:ascii="Arial" w:hAnsi="Arial" w:cs="Arial"/>
          <w:sz w:val="18"/>
          <w:szCs w:val="18"/>
        </w:rPr>
        <w:t>Test create/edit code on a VS solution from the version you are testing</w:t>
      </w:r>
    </w:p>
    <w:p w14:paraId="025F069C" w14:textId="77777777" w:rsidR="00BD6FA6" w:rsidRPr="00794C23" w:rsidRDefault="00BD6FA6" w:rsidP="00794C23">
      <w:pPr>
        <w:pStyle w:val="ListParagraph"/>
        <w:numPr>
          <w:ilvl w:val="3"/>
          <w:numId w:val="35"/>
        </w:numPr>
        <w:rPr>
          <w:rFonts w:ascii="Arial" w:hAnsi="Arial" w:cs="Arial"/>
          <w:sz w:val="18"/>
          <w:szCs w:val="18"/>
        </w:rPr>
      </w:pPr>
      <w:r w:rsidRPr="00794C23">
        <w:rPr>
          <w:rFonts w:ascii="Arial" w:hAnsi="Arial" w:cs="Arial"/>
          <w:sz w:val="18"/>
          <w:szCs w:val="18"/>
        </w:rPr>
        <w:t>Make sure that there are no instances of VS currently running.  Verify that it opens in the version of VS you are testing.</w:t>
      </w:r>
    </w:p>
    <w:p w14:paraId="128D3ACF" w14:textId="77777777" w:rsidR="00BD6FA6" w:rsidRPr="00794C23" w:rsidRDefault="00BD6FA6" w:rsidP="00794C23">
      <w:pPr>
        <w:pStyle w:val="ListParagraph"/>
        <w:numPr>
          <w:ilvl w:val="2"/>
          <w:numId w:val="35"/>
        </w:numPr>
        <w:rPr>
          <w:rFonts w:ascii="Arial" w:hAnsi="Arial" w:cs="Arial"/>
          <w:sz w:val="18"/>
          <w:szCs w:val="18"/>
        </w:rPr>
      </w:pPr>
      <w:r w:rsidRPr="00794C23">
        <w:rPr>
          <w:rFonts w:ascii="Arial" w:hAnsi="Arial" w:cs="Arial"/>
          <w:sz w:val="18"/>
          <w:szCs w:val="18"/>
        </w:rPr>
        <w:t>Repeat with an empty instance of the VS version you are testing open.  Verify that the solution is opened in that already running instance of VS.</w:t>
      </w:r>
    </w:p>
    <w:p w14:paraId="4F15CA27" w14:textId="77777777" w:rsidR="00BD6FA6" w:rsidRPr="00794C23" w:rsidRDefault="00BD6FA6" w:rsidP="00794C23">
      <w:pPr>
        <w:pStyle w:val="ListParagraph"/>
        <w:numPr>
          <w:ilvl w:val="2"/>
          <w:numId w:val="35"/>
        </w:numPr>
        <w:rPr>
          <w:rFonts w:ascii="Arial" w:hAnsi="Arial" w:cs="Arial"/>
          <w:sz w:val="18"/>
          <w:szCs w:val="18"/>
        </w:rPr>
      </w:pPr>
      <w:r w:rsidRPr="00794C23">
        <w:rPr>
          <w:rFonts w:ascii="Arial" w:hAnsi="Arial" w:cs="Arial"/>
          <w:sz w:val="18"/>
          <w:szCs w:val="18"/>
        </w:rPr>
        <w:t>Repeat with the solution already open in the version of VS you are testing.  Verify that TestStand uses the already open solution.</w:t>
      </w:r>
    </w:p>
    <w:p w14:paraId="11F9186E" w14:textId="77777777" w:rsidR="00BD6FA6" w:rsidRPr="00794C23" w:rsidRDefault="00BD6FA6" w:rsidP="00794C23">
      <w:pPr>
        <w:pStyle w:val="ListParagraph"/>
        <w:numPr>
          <w:ilvl w:val="1"/>
          <w:numId w:val="35"/>
        </w:numPr>
        <w:rPr>
          <w:rFonts w:ascii="Arial" w:hAnsi="Arial" w:cs="Arial"/>
          <w:sz w:val="18"/>
          <w:szCs w:val="18"/>
        </w:rPr>
      </w:pPr>
      <w:r w:rsidRPr="00794C23">
        <w:rPr>
          <w:rFonts w:ascii="Arial" w:hAnsi="Arial" w:cs="Arial"/>
          <w:sz w:val="18"/>
          <w:szCs w:val="18"/>
        </w:rPr>
        <w:t xml:space="preserve">If there is a supported version of VS that is older than the one you are testing, test create/edit code on a solution from each of those versions </w:t>
      </w:r>
      <w:r w:rsidRPr="00794C23">
        <w:rPr>
          <w:rFonts w:ascii="Arial" w:hAnsi="Arial" w:cs="Arial"/>
          <w:b/>
          <w:sz w:val="18"/>
          <w:szCs w:val="18"/>
        </w:rPr>
        <w:t>(repeat this section with solutions from each older supported version)</w:t>
      </w:r>
    </w:p>
    <w:p w14:paraId="1C2AFAC5" w14:textId="77777777" w:rsidR="00BD6FA6" w:rsidRPr="00794C23" w:rsidRDefault="00BD6FA6" w:rsidP="00794C23">
      <w:pPr>
        <w:pStyle w:val="ListParagraph"/>
        <w:numPr>
          <w:ilvl w:val="2"/>
          <w:numId w:val="35"/>
        </w:numPr>
        <w:rPr>
          <w:rFonts w:ascii="Arial" w:hAnsi="Arial" w:cs="Arial"/>
          <w:sz w:val="18"/>
          <w:szCs w:val="18"/>
        </w:rPr>
      </w:pPr>
      <w:r w:rsidRPr="00794C23">
        <w:rPr>
          <w:rFonts w:ascii="Arial" w:hAnsi="Arial" w:cs="Arial"/>
          <w:sz w:val="18"/>
          <w:szCs w:val="18"/>
        </w:rPr>
        <w:t>Make sure that there are no instances of VS currently running.  Verify that it opens in the version that you have the adapter set to use, and that it launches the conversion wizard.</w:t>
      </w:r>
    </w:p>
    <w:p w14:paraId="37E323FE" w14:textId="77777777" w:rsidR="00BD6FA6" w:rsidRPr="00794C23" w:rsidRDefault="00BD6FA6" w:rsidP="00794C23">
      <w:pPr>
        <w:pStyle w:val="ListParagraph"/>
        <w:numPr>
          <w:ilvl w:val="2"/>
          <w:numId w:val="35"/>
        </w:numPr>
        <w:rPr>
          <w:rFonts w:ascii="Arial" w:hAnsi="Arial" w:cs="Arial"/>
          <w:sz w:val="18"/>
          <w:szCs w:val="18"/>
        </w:rPr>
      </w:pPr>
      <w:r w:rsidRPr="00794C23">
        <w:rPr>
          <w:rFonts w:ascii="Arial" w:hAnsi="Arial" w:cs="Arial"/>
          <w:sz w:val="18"/>
          <w:szCs w:val="18"/>
        </w:rPr>
        <w:t>Repeat with an empty instance of VS running (</w:t>
      </w:r>
      <w:r w:rsidRPr="00794C23">
        <w:rPr>
          <w:rFonts w:ascii="Arial" w:hAnsi="Arial" w:cs="Arial"/>
          <w:sz w:val="18"/>
          <w:szCs w:val="18"/>
          <w:u w:val="single"/>
        </w:rPr>
        <w:t>the older version that the solution is from</w:t>
      </w:r>
      <w:r w:rsidR="0091484E" w:rsidRPr="00794C23">
        <w:rPr>
          <w:rFonts w:ascii="Arial" w:hAnsi="Arial" w:cs="Arial"/>
          <w:sz w:val="18"/>
          <w:szCs w:val="18"/>
        </w:rPr>
        <w:t>).  Verify that the solution is still opened in the version that the adapter is set to use and that the conversion wizard is launched.</w:t>
      </w:r>
    </w:p>
    <w:p w14:paraId="1FE8AB9B" w14:textId="77777777" w:rsidR="0091484E" w:rsidRPr="00794C23" w:rsidRDefault="0091484E" w:rsidP="00794C23">
      <w:pPr>
        <w:pStyle w:val="ListParagraph"/>
        <w:numPr>
          <w:ilvl w:val="2"/>
          <w:numId w:val="35"/>
        </w:numPr>
        <w:rPr>
          <w:rFonts w:ascii="Arial" w:hAnsi="Arial" w:cs="Arial"/>
          <w:sz w:val="18"/>
          <w:szCs w:val="18"/>
        </w:rPr>
      </w:pPr>
      <w:r w:rsidRPr="00794C23">
        <w:rPr>
          <w:rFonts w:ascii="Arial" w:hAnsi="Arial" w:cs="Arial"/>
          <w:sz w:val="18"/>
          <w:szCs w:val="18"/>
        </w:rPr>
        <w:t>Repeat with the solution already open in the older version of VS.  Verify that TestStand uses the already open solution.</w:t>
      </w:r>
    </w:p>
    <w:p w14:paraId="3C0C151A" w14:textId="77777777" w:rsidR="0091484E" w:rsidRPr="00794C23" w:rsidRDefault="0091484E" w:rsidP="00794C23">
      <w:pPr>
        <w:pStyle w:val="ListParagraph"/>
        <w:numPr>
          <w:ilvl w:val="1"/>
          <w:numId w:val="35"/>
        </w:numPr>
        <w:rPr>
          <w:rFonts w:ascii="Arial" w:hAnsi="Arial" w:cs="Arial"/>
          <w:sz w:val="18"/>
          <w:szCs w:val="18"/>
        </w:rPr>
      </w:pPr>
      <w:r w:rsidRPr="00794C23">
        <w:rPr>
          <w:rFonts w:ascii="Arial" w:hAnsi="Arial" w:cs="Arial"/>
          <w:sz w:val="18"/>
          <w:szCs w:val="18"/>
        </w:rPr>
        <w:t xml:space="preserve">If there is a supported version of VS that is newer than the one you are testing, test create/edit code on a solution from each of those versions </w:t>
      </w:r>
      <w:r w:rsidRPr="00794C23">
        <w:rPr>
          <w:rFonts w:ascii="Arial" w:hAnsi="Arial" w:cs="Arial"/>
          <w:b/>
          <w:sz w:val="18"/>
          <w:szCs w:val="18"/>
        </w:rPr>
        <w:t>(repeat this section with solutions from each newer supported version)</w:t>
      </w:r>
    </w:p>
    <w:p w14:paraId="36925E56" w14:textId="77777777" w:rsidR="0091484E" w:rsidRPr="00794C23" w:rsidRDefault="0091484E" w:rsidP="00794C23">
      <w:pPr>
        <w:pStyle w:val="ListParagraph"/>
        <w:numPr>
          <w:ilvl w:val="2"/>
          <w:numId w:val="35"/>
        </w:numPr>
        <w:rPr>
          <w:rFonts w:ascii="Arial" w:hAnsi="Arial" w:cs="Arial"/>
          <w:sz w:val="18"/>
          <w:szCs w:val="18"/>
        </w:rPr>
      </w:pPr>
      <w:r w:rsidRPr="00794C23">
        <w:rPr>
          <w:rFonts w:ascii="Arial" w:hAnsi="Arial" w:cs="Arial"/>
          <w:sz w:val="18"/>
          <w:szCs w:val="18"/>
        </w:rPr>
        <w:t>Make sure there are no instances of VS currently running.  Verify that you get an error since it is trying to open it in the older version of VS.</w:t>
      </w:r>
    </w:p>
    <w:p w14:paraId="2839E58E" w14:textId="77777777" w:rsidR="0091484E" w:rsidRPr="00794C23" w:rsidRDefault="0091484E" w:rsidP="00794C23">
      <w:pPr>
        <w:pStyle w:val="ListParagraph"/>
        <w:numPr>
          <w:ilvl w:val="2"/>
          <w:numId w:val="35"/>
        </w:numPr>
        <w:rPr>
          <w:rFonts w:ascii="Arial" w:hAnsi="Arial" w:cs="Arial"/>
          <w:sz w:val="18"/>
          <w:szCs w:val="18"/>
        </w:rPr>
      </w:pPr>
      <w:r w:rsidRPr="00794C23">
        <w:rPr>
          <w:rFonts w:ascii="Arial" w:hAnsi="Arial" w:cs="Arial"/>
          <w:sz w:val="18"/>
          <w:szCs w:val="18"/>
        </w:rPr>
        <w:t>Repeat with an empty instance of VS running (</w:t>
      </w:r>
      <w:r w:rsidRPr="00794C23">
        <w:rPr>
          <w:rFonts w:ascii="Arial" w:hAnsi="Arial" w:cs="Arial"/>
          <w:sz w:val="18"/>
          <w:szCs w:val="18"/>
          <w:u w:val="single"/>
        </w:rPr>
        <w:t>the newer version that the solution is from</w:t>
      </w:r>
      <w:r w:rsidRPr="00794C23">
        <w:rPr>
          <w:rFonts w:ascii="Arial" w:hAnsi="Arial" w:cs="Arial"/>
          <w:sz w:val="18"/>
          <w:szCs w:val="18"/>
        </w:rPr>
        <w:t>).  Verify that you still get the same error as the previous test.</w:t>
      </w:r>
    </w:p>
    <w:p w14:paraId="50284A08" w14:textId="77777777" w:rsidR="0091484E" w:rsidRPr="00794C23" w:rsidRDefault="0091484E" w:rsidP="00794C23">
      <w:pPr>
        <w:pStyle w:val="ListParagraph"/>
        <w:numPr>
          <w:ilvl w:val="2"/>
          <w:numId w:val="35"/>
        </w:numPr>
        <w:rPr>
          <w:rFonts w:ascii="Arial" w:hAnsi="Arial" w:cs="Arial"/>
          <w:sz w:val="18"/>
          <w:szCs w:val="18"/>
        </w:rPr>
      </w:pPr>
      <w:r w:rsidRPr="00794C23">
        <w:rPr>
          <w:rFonts w:ascii="Arial" w:hAnsi="Arial" w:cs="Arial"/>
          <w:sz w:val="18"/>
          <w:szCs w:val="18"/>
        </w:rPr>
        <w:t>Repeat with the solution already open in the newer VS version.  Verify that TestStand uses the already open solution.</w:t>
      </w:r>
    </w:p>
    <w:p w14:paraId="34ACFFC1" w14:textId="77777777" w:rsidR="00C668EB" w:rsidRPr="00794C23" w:rsidRDefault="00C668EB" w:rsidP="00C668EB">
      <w:pPr>
        <w:pStyle w:val="ListParagraph"/>
        <w:numPr>
          <w:ilvl w:val="0"/>
          <w:numId w:val="35"/>
        </w:numPr>
        <w:rPr>
          <w:rFonts w:ascii="Arial" w:hAnsi="Arial" w:cs="Arial"/>
          <w:sz w:val="18"/>
          <w:szCs w:val="18"/>
        </w:rPr>
      </w:pPr>
      <w:r w:rsidRPr="00794C23">
        <w:rPr>
          <w:rFonts w:ascii="Arial" w:hAnsi="Arial" w:cs="Arial"/>
          <w:sz w:val="18"/>
          <w:szCs w:val="18"/>
        </w:rPr>
        <w:t xml:space="preserve">With Create and Edit code set to always prompt, test create/edit code on a solution from a specific VS version </w:t>
      </w:r>
      <w:r w:rsidRPr="00794C23">
        <w:rPr>
          <w:rFonts w:ascii="Arial" w:hAnsi="Arial" w:cs="Arial"/>
          <w:b/>
          <w:sz w:val="18"/>
          <w:szCs w:val="18"/>
        </w:rPr>
        <w:t>(repeat this section for each VS version installed)</w:t>
      </w:r>
    </w:p>
    <w:p w14:paraId="6BDC69B3" w14:textId="77777777" w:rsidR="00C668EB" w:rsidRDefault="004A703E" w:rsidP="00C668EB">
      <w:pPr>
        <w:pStyle w:val="Heading4"/>
        <w:ind w:left="360"/>
        <w:rPr>
          <w:i/>
          <w:color w:val="000000" w:themeColor="text1"/>
        </w:rPr>
      </w:pPr>
      <w:r w:rsidRPr="00794C23">
        <w:rPr>
          <w:i/>
          <w:color w:val="000000" w:themeColor="text1"/>
        </w:rPr>
        <w:t>Test Create</w:t>
      </w:r>
      <w:r w:rsidR="00313BD5">
        <w:rPr>
          <w:i/>
          <w:color w:val="000000" w:themeColor="text1"/>
        </w:rPr>
        <w:t xml:space="preserve"> and E</w:t>
      </w:r>
      <w:r w:rsidR="00C668EB" w:rsidRPr="00794C23">
        <w:rPr>
          <w:i/>
          <w:color w:val="000000" w:themeColor="text1"/>
        </w:rPr>
        <w:t xml:space="preserve">dit </w:t>
      </w:r>
      <w:r>
        <w:rPr>
          <w:i/>
          <w:color w:val="000000" w:themeColor="text1"/>
        </w:rPr>
        <w:t xml:space="preserve">button </w:t>
      </w:r>
      <w:r w:rsidR="00C668EB" w:rsidRPr="00794C23">
        <w:rPr>
          <w:i/>
          <w:color w:val="000000" w:themeColor="text1"/>
        </w:rPr>
        <w:t>Code</w:t>
      </w:r>
      <w:r w:rsidR="00C668EB">
        <w:rPr>
          <w:i/>
          <w:color w:val="000000" w:themeColor="text1"/>
        </w:rPr>
        <w:t xml:space="preserve"> </w:t>
      </w:r>
      <w:r w:rsidR="00313BD5">
        <w:rPr>
          <w:i/>
          <w:color w:val="000000" w:themeColor="text1"/>
        </w:rPr>
        <w:t>navigation</w:t>
      </w:r>
      <w:r>
        <w:rPr>
          <w:i/>
          <w:color w:val="000000" w:themeColor="text1"/>
        </w:rPr>
        <w:t xml:space="preserve"> </w:t>
      </w:r>
      <w:r w:rsidR="00C668EB">
        <w:rPr>
          <w:i/>
          <w:color w:val="000000" w:themeColor="text1"/>
        </w:rPr>
        <w:t xml:space="preserve">(CAR 403853 - </w:t>
      </w:r>
      <w:r w:rsidR="00C668EB" w:rsidRPr="00C668EB">
        <w:rPr>
          <w:i/>
          <w:color w:val="000000" w:themeColor="text1"/>
        </w:rPr>
        <w:t>Update TPS to validate C++ edit code button functionality</w:t>
      </w:r>
      <w:r w:rsidR="00C668EB">
        <w:rPr>
          <w:i/>
          <w:color w:val="000000" w:themeColor="text1"/>
        </w:rPr>
        <w:t>)</w:t>
      </w:r>
    </w:p>
    <w:p w14:paraId="01CFE906" w14:textId="77777777" w:rsidR="00C668EB" w:rsidRDefault="008156A1" w:rsidP="008156A1">
      <w:pPr>
        <w:pStyle w:val="ListParagraph"/>
        <w:numPr>
          <w:ilvl w:val="0"/>
          <w:numId w:val="38"/>
        </w:numPr>
        <w:rPr>
          <w:rFonts w:ascii="Arial" w:hAnsi="Arial" w:cs="Arial"/>
          <w:sz w:val="18"/>
          <w:szCs w:val="18"/>
        </w:rPr>
      </w:pPr>
      <w:r>
        <w:rPr>
          <w:rFonts w:ascii="Arial" w:hAnsi="Arial" w:cs="Arial"/>
          <w:sz w:val="18"/>
          <w:szCs w:val="18"/>
        </w:rPr>
        <w:t xml:space="preserve">Go to </w:t>
      </w:r>
      <w:proofErr w:type="spellStart"/>
      <w:r>
        <w:rPr>
          <w:rFonts w:ascii="Arial" w:hAnsi="Arial" w:cs="Arial"/>
          <w:sz w:val="18"/>
          <w:szCs w:val="18"/>
        </w:rPr>
        <w:t>Teststand</w:t>
      </w:r>
      <w:proofErr w:type="spellEnd"/>
      <w:r>
        <w:rPr>
          <w:rFonts w:ascii="Arial" w:hAnsi="Arial" w:cs="Arial"/>
          <w:sz w:val="18"/>
          <w:szCs w:val="18"/>
        </w:rPr>
        <w:t xml:space="preserve"> examples folder.</w:t>
      </w:r>
    </w:p>
    <w:p w14:paraId="202B3B5C" w14:textId="77777777" w:rsidR="008156A1" w:rsidRDefault="008156A1" w:rsidP="008156A1">
      <w:pPr>
        <w:pStyle w:val="ListParagraph"/>
        <w:numPr>
          <w:ilvl w:val="0"/>
          <w:numId w:val="38"/>
        </w:numPr>
        <w:rPr>
          <w:rFonts w:ascii="Arial" w:hAnsi="Arial" w:cs="Arial"/>
          <w:sz w:val="18"/>
          <w:szCs w:val="18"/>
        </w:rPr>
      </w:pPr>
      <w:r>
        <w:rPr>
          <w:rFonts w:ascii="Arial" w:hAnsi="Arial" w:cs="Arial"/>
          <w:sz w:val="18"/>
          <w:szCs w:val="18"/>
        </w:rPr>
        <w:t xml:space="preserve">Open </w:t>
      </w:r>
      <w:r w:rsidRPr="008156A1">
        <w:rPr>
          <w:rFonts w:ascii="Arial" w:hAnsi="Arial" w:cs="Arial"/>
          <w:sz w:val="18"/>
          <w:szCs w:val="18"/>
        </w:rPr>
        <w:t>\Examples\</w:t>
      </w:r>
      <w:proofErr w:type="spellStart"/>
      <w:r w:rsidRPr="008156A1">
        <w:rPr>
          <w:rFonts w:ascii="Arial" w:hAnsi="Arial" w:cs="Arial"/>
          <w:sz w:val="18"/>
          <w:szCs w:val="18"/>
        </w:rPr>
        <w:t>AccessingArraysUsingAPI</w:t>
      </w:r>
      <w:proofErr w:type="spellEnd"/>
      <w:r w:rsidRPr="008156A1">
        <w:rPr>
          <w:rFonts w:ascii="Arial" w:hAnsi="Arial" w:cs="Arial"/>
          <w:sz w:val="18"/>
          <w:szCs w:val="18"/>
        </w:rPr>
        <w:t>\</w:t>
      </w:r>
      <w:proofErr w:type="spellStart"/>
      <w:r w:rsidRPr="008156A1">
        <w:rPr>
          <w:rFonts w:ascii="Arial" w:hAnsi="Arial" w:cs="Arial"/>
          <w:sz w:val="18"/>
          <w:szCs w:val="18"/>
        </w:rPr>
        <w:t>UsingMFC</w:t>
      </w:r>
      <w:proofErr w:type="spellEnd"/>
      <w:r w:rsidR="007F4217">
        <w:rPr>
          <w:rFonts w:ascii="Arial" w:hAnsi="Arial" w:cs="Arial"/>
          <w:sz w:val="18"/>
          <w:szCs w:val="18"/>
        </w:rPr>
        <w:t>\</w:t>
      </w:r>
      <w:r w:rsidR="007F4217" w:rsidRPr="007F4217">
        <w:t xml:space="preserve"> </w:t>
      </w:r>
      <w:r w:rsidR="007F4217" w:rsidRPr="007F4217">
        <w:rPr>
          <w:rFonts w:ascii="Arial" w:hAnsi="Arial" w:cs="Arial"/>
          <w:sz w:val="18"/>
          <w:szCs w:val="18"/>
        </w:rPr>
        <w:t>AccessingArrays.sln</w:t>
      </w:r>
      <w:r w:rsidR="007F4217">
        <w:rPr>
          <w:rFonts w:ascii="Arial" w:hAnsi="Arial" w:cs="Arial"/>
          <w:sz w:val="18"/>
          <w:szCs w:val="18"/>
        </w:rPr>
        <w:t xml:space="preserve"> in the visual studio and </w:t>
      </w:r>
      <w:r w:rsidR="00A12EBB">
        <w:rPr>
          <w:rFonts w:ascii="Arial" w:hAnsi="Arial" w:cs="Arial"/>
          <w:sz w:val="18"/>
          <w:szCs w:val="18"/>
        </w:rPr>
        <w:t>build</w:t>
      </w:r>
      <w:r w:rsidR="007F4217">
        <w:rPr>
          <w:rFonts w:ascii="Arial" w:hAnsi="Arial" w:cs="Arial"/>
          <w:sz w:val="18"/>
          <w:szCs w:val="18"/>
        </w:rPr>
        <w:t xml:space="preserve"> the </w:t>
      </w:r>
      <w:proofErr w:type="spellStart"/>
      <w:r w:rsidR="007F4217">
        <w:rPr>
          <w:rFonts w:ascii="Arial" w:hAnsi="Arial" w:cs="Arial"/>
          <w:sz w:val="18"/>
          <w:szCs w:val="18"/>
        </w:rPr>
        <w:t>project.Close</w:t>
      </w:r>
      <w:proofErr w:type="spellEnd"/>
      <w:r w:rsidR="007F4217">
        <w:rPr>
          <w:rFonts w:ascii="Arial" w:hAnsi="Arial" w:cs="Arial"/>
          <w:sz w:val="18"/>
          <w:szCs w:val="18"/>
        </w:rPr>
        <w:t xml:space="preserve"> VS.</w:t>
      </w:r>
    </w:p>
    <w:p w14:paraId="35910A66" w14:textId="77777777" w:rsidR="007F4217" w:rsidRDefault="007F4217" w:rsidP="008156A1">
      <w:pPr>
        <w:pStyle w:val="ListParagraph"/>
        <w:numPr>
          <w:ilvl w:val="0"/>
          <w:numId w:val="38"/>
        </w:numPr>
        <w:rPr>
          <w:rFonts w:ascii="Arial" w:hAnsi="Arial" w:cs="Arial"/>
          <w:sz w:val="18"/>
          <w:szCs w:val="18"/>
        </w:rPr>
      </w:pPr>
      <w:r>
        <w:rPr>
          <w:rFonts w:ascii="Arial" w:hAnsi="Arial" w:cs="Arial"/>
          <w:sz w:val="18"/>
          <w:szCs w:val="18"/>
        </w:rPr>
        <w:t xml:space="preserve">Open </w:t>
      </w:r>
      <w:r w:rsidRPr="008156A1">
        <w:rPr>
          <w:rFonts w:ascii="Arial" w:hAnsi="Arial" w:cs="Arial"/>
          <w:sz w:val="18"/>
          <w:szCs w:val="18"/>
        </w:rPr>
        <w:t>\Examples\</w:t>
      </w:r>
      <w:proofErr w:type="spellStart"/>
      <w:r w:rsidRPr="008156A1">
        <w:rPr>
          <w:rFonts w:ascii="Arial" w:hAnsi="Arial" w:cs="Arial"/>
          <w:sz w:val="18"/>
          <w:szCs w:val="18"/>
        </w:rPr>
        <w:t>AccessingArraysUsingAPI</w:t>
      </w:r>
      <w:proofErr w:type="spellEnd"/>
      <w:r w:rsidRPr="008156A1">
        <w:rPr>
          <w:rFonts w:ascii="Arial" w:hAnsi="Arial" w:cs="Arial"/>
          <w:sz w:val="18"/>
          <w:szCs w:val="18"/>
        </w:rPr>
        <w:t>\</w:t>
      </w:r>
      <w:proofErr w:type="spellStart"/>
      <w:r w:rsidRPr="008156A1">
        <w:rPr>
          <w:rFonts w:ascii="Arial" w:hAnsi="Arial" w:cs="Arial"/>
          <w:sz w:val="18"/>
          <w:szCs w:val="18"/>
        </w:rPr>
        <w:t>UsingMFC</w:t>
      </w:r>
      <w:proofErr w:type="spellEnd"/>
      <w:r>
        <w:rPr>
          <w:rFonts w:ascii="Arial" w:hAnsi="Arial" w:cs="Arial"/>
          <w:sz w:val="18"/>
          <w:szCs w:val="18"/>
        </w:rPr>
        <w:t>\</w:t>
      </w:r>
      <w:proofErr w:type="spellStart"/>
      <w:r w:rsidRPr="007F4217">
        <w:rPr>
          <w:rFonts w:ascii="Arial" w:hAnsi="Arial" w:cs="Arial"/>
          <w:sz w:val="18"/>
          <w:szCs w:val="18"/>
        </w:rPr>
        <w:t>AccessingArrays.seq</w:t>
      </w:r>
      <w:proofErr w:type="spellEnd"/>
    </w:p>
    <w:p w14:paraId="1848AA99" w14:textId="77777777" w:rsidR="007F4217" w:rsidRDefault="007F4217" w:rsidP="008156A1">
      <w:pPr>
        <w:pStyle w:val="ListParagraph"/>
        <w:numPr>
          <w:ilvl w:val="0"/>
          <w:numId w:val="38"/>
        </w:numPr>
        <w:rPr>
          <w:rFonts w:ascii="Arial" w:hAnsi="Arial" w:cs="Arial"/>
          <w:sz w:val="18"/>
          <w:szCs w:val="18"/>
        </w:rPr>
      </w:pPr>
      <w:r>
        <w:rPr>
          <w:rFonts w:ascii="Arial" w:hAnsi="Arial" w:cs="Arial"/>
          <w:sz w:val="18"/>
          <w:szCs w:val="18"/>
        </w:rPr>
        <w:t xml:space="preserve">Go to </w:t>
      </w:r>
      <w:r w:rsidRPr="007F4217">
        <w:rPr>
          <w:rFonts w:ascii="Arial" w:hAnsi="Arial" w:cs="Arial"/>
          <w:sz w:val="18"/>
          <w:szCs w:val="18"/>
        </w:rPr>
        <w:t>Fill Local Array</w:t>
      </w:r>
      <w:r>
        <w:rPr>
          <w:rFonts w:ascii="Arial" w:hAnsi="Arial" w:cs="Arial"/>
          <w:sz w:val="18"/>
          <w:szCs w:val="18"/>
        </w:rPr>
        <w:t xml:space="preserve"> </w:t>
      </w:r>
      <w:proofErr w:type="spellStart"/>
      <w:r>
        <w:rPr>
          <w:rFonts w:ascii="Arial" w:hAnsi="Arial" w:cs="Arial"/>
          <w:sz w:val="18"/>
          <w:szCs w:val="18"/>
        </w:rPr>
        <w:t>step.</w:t>
      </w:r>
      <w:r w:rsidR="00DA59B1">
        <w:rPr>
          <w:rFonts w:ascii="Arial" w:hAnsi="Arial" w:cs="Arial"/>
          <w:sz w:val="18"/>
          <w:szCs w:val="18"/>
        </w:rPr>
        <w:t>In</w:t>
      </w:r>
      <w:proofErr w:type="spellEnd"/>
      <w:r w:rsidR="00DA59B1">
        <w:rPr>
          <w:rFonts w:ascii="Arial" w:hAnsi="Arial" w:cs="Arial"/>
          <w:sz w:val="18"/>
          <w:szCs w:val="18"/>
        </w:rPr>
        <w:t xml:space="preserve"> the step module settings ensure that the source code files is properly </w:t>
      </w:r>
      <w:r w:rsidR="00E02F06">
        <w:rPr>
          <w:rFonts w:ascii="Arial" w:hAnsi="Arial" w:cs="Arial"/>
          <w:sz w:val="18"/>
          <w:szCs w:val="18"/>
        </w:rPr>
        <w:t>linked</w:t>
      </w:r>
      <w:r w:rsidR="00DA59B1">
        <w:rPr>
          <w:rFonts w:ascii="Arial" w:hAnsi="Arial" w:cs="Arial"/>
          <w:sz w:val="18"/>
          <w:szCs w:val="18"/>
        </w:rPr>
        <w:t xml:space="preserve"> </w:t>
      </w:r>
      <w:r w:rsidR="006908FE">
        <w:rPr>
          <w:rFonts w:ascii="Arial" w:hAnsi="Arial" w:cs="Arial"/>
          <w:sz w:val="18"/>
          <w:szCs w:val="18"/>
        </w:rPr>
        <w:t xml:space="preserve">to </w:t>
      </w:r>
      <w:r w:rsidR="00DA59B1">
        <w:rPr>
          <w:rFonts w:ascii="Arial" w:hAnsi="Arial" w:cs="Arial"/>
          <w:sz w:val="18"/>
          <w:szCs w:val="18"/>
        </w:rPr>
        <w:t>the</w:t>
      </w:r>
      <w:r w:rsidR="00E02F06">
        <w:rPr>
          <w:rFonts w:ascii="Arial" w:hAnsi="Arial" w:cs="Arial"/>
          <w:sz w:val="18"/>
          <w:szCs w:val="18"/>
        </w:rPr>
        <w:t xml:space="preserve"> correct</w:t>
      </w:r>
      <w:r w:rsidR="00DA59B1">
        <w:rPr>
          <w:rFonts w:ascii="Arial" w:hAnsi="Arial" w:cs="Arial"/>
          <w:sz w:val="18"/>
          <w:szCs w:val="18"/>
        </w:rPr>
        <w:t xml:space="preserve"> </w:t>
      </w:r>
      <w:r w:rsidR="006908FE">
        <w:rPr>
          <w:rFonts w:ascii="Arial" w:hAnsi="Arial" w:cs="Arial"/>
          <w:sz w:val="18"/>
          <w:szCs w:val="18"/>
        </w:rPr>
        <w:t>.</w:t>
      </w:r>
      <w:proofErr w:type="spellStart"/>
      <w:r w:rsidR="006908FE">
        <w:rPr>
          <w:rFonts w:ascii="Arial" w:hAnsi="Arial" w:cs="Arial"/>
          <w:sz w:val="18"/>
          <w:szCs w:val="18"/>
        </w:rPr>
        <w:t>cpp</w:t>
      </w:r>
      <w:proofErr w:type="spellEnd"/>
      <w:r w:rsidR="006908FE">
        <w:rPr>
          <w:rFonts w:ascii="Arial" w:hAnsi="Arial" w:cs="Arial"/>
          <w:sz w:val="18"/>
          <w:szCs w:val="18"/>
        </w:rPr>
        <w:t xml:space="preserve"> file,</w:t>
      </w:r>
      <w:r w:rsidR="00DA59B1">
        <w:rPr>
          <w:rFonts w:ascii="Arial" w:hAnsi="Arial" w:cs="Arial"/>
          <w:sz w:val="18"/>
          <w:szCs w:val="18"/>
        </w:rPr>
        <w:t xml:space="preserve"> project</w:t>
      </w:r>
      <w:r w:rsidR="006908FE">
        <w:rPr>
          <w:rFonts w:ascii="Arial" w:hAnsi="Arial" w:cs="Arial"/>
          <w:sz w:val="18"/>
          <w:szCs w:val="18"/>
        </w:rPr>
        <w:t xml:space="preserve"> and solution</w:t>
      </w:r>
      <w:r w:rsidR="00DA59B1">
        <w:rPr>
          <w:rFonts w:ascii="Arial" w:hAnsi="Arial" w:cs="Arial"/>
          <w:sz w:val="18"/>
          <w:szCs w:val="18"/>
        </w:rPr>
        <w:t>. (FYI - source code button is above the edit code button).</w:t>
      </w:r>
    </w:p>
    <w:p w14:paraId="36C56442" w14:textId="77777777" w:rsidR="00DA59B1" w:rsidRDefault="00DA59B1" w:rsidP="008156A1">
      <w:pPr>
        <w:pStyle w:val="ListParagraph"/>
        <w:numPr>
          <w:ilvl w:val="0"/>
          <w:numId w:val="38"/>
        </w:numPr>
        <w:rPr>
          <w:rFonts w:ascii="Arial" w:hAnsi="Arial" w:cs="Arial"/>
          <w:sz w:val="18"/>
          <w:szCs w:val="18"/>
        </w:rPr>
      </w:pPr>
      <w:r>
        <w:rPr>
          <w:rFonts w:ascii="Arial" w:hAnsi="Arial" w:cs="Arial"/>
          <w:sz w:val="18"/>
          <w:szCs w:val="18"/>
        </w:rPr>
        <w:t>Click on the edit button.</w:t>
      </w:r>
    </w:p>
    <w:p w14:paraId="4DA4060D" w14:textId="77777777" w:rsidR="00DA59B1" w:rsidRDefault="00DA59B1" w:rsidP="008156A1">
      <w:pPr>
        <w:pStyle w:val="ListParagraph"/>
        <w:numPr>
          <w:ilvl w:val="0"/>
          <w:numId w:val="38"/>
        </w:numPr>
        <w:rPr>
          <w:rFonts w:ascii="Arial" w:hAnsi="Arial" w:cs="Arial"/>
          <w:sz w:val="18"/>
          <w:szCs w:val="18"/>
        </w:rPr>
      </w:pPr>
      <w:r>
        <w:rPr>
          <w:rFonts w:ascii="Arial" w:hAnsi="Arial" w:cs="Arial"/>
          <w:sz w:val="18"/>
          <w:szCs w:val="18"/>
        </w:rPr>
        <w:t xml:space="preserve">Ensure that the </w:t>
      </w:r>
      <w:proofErr w:type="spellStart"/>
      <w:r>
        <w:rPr>
          <w:rFonts w:ascii="Arial" w:hAnsi="Arial" w:cs="Arial"/>
          <w:sz w:val="18"/>
          <w:szCs w:val="18"/>
        </w:rPr>
        <w:t>filllocalarray</w:t>
      </w:r>
      <w:proofErr w:type="spellEnd"/>
      <w:r>
        <w:rPr>
          <w:rFonts w:ascii="Arial" w:hAnsi="Arial" w:cs="Arial"/>
          <w:sz w:val="18"/>
          <w:szCs w:val="18"/>
        </w:rPr>
        <w:t>() fu</w:t>
      </w:r>
      <w:r w:rsidR="006908FE">
        <w:rPr>
          <w:rFonts w:ascii="Arial" w:hAnsi="Arial" w:cs="Arial"/>
          <w:sz w:val="18"/>
          <w:szCs w:val="18"/>
        </w:rPr>
        <w:t>nction is opened as shown below.(properly navigate to the required function).</w:t>
      </w:r>
    </w:p>
    <w:p w14:paraId="288904E7" w14:textId="77777777" w:rsidR="00DA59B1" w:rsidRDefault="00DA59B1" w:rsidP="00DA59B1">
      <w:pPr>
        <w:pStyle w:val="ListParagraph"/>
        <w:ind w:left="360"/>
        <w:rPr>
          <w:rFonts w:ascii="Arial" w:hAnsi="Arial" w:cs="Arial"/>
          <w:sz w:val="18"/>
          <w:szCs w:val="18"/>
        </w:rPr>
      </w:pPr>
      <w:r>
        <w:rPr>
          <w:rFonts w:ascii="Arial" w:hAnsi="Arial" w:cs="Arial"/>
          <w:noProof/>
          <w:sz w:val="18"/>
          <w:szCs w:val="18"/>
          <w:lang w:eastAsia="zh-CN" w:bidi="he-IL"/>
        </w:rPr>
        <w:drawing>
          <wp:inline distT="0" distB="0" distL="0" distR="0" wp14:anchorId="74190286" wp14:editId="7E82C5BD">
            <wp:extent cx="5814028" cy="1031358"/>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5837986" cy="1035608"/>
                    </a:xfrm>
                    <a:prstGeom prst="rect">
                      <a:avLst/>
                    </a:prstGeom>
                    <a:noFill/>
                    <a:ln w="9525">
                      <a:noFill/>
                      <a:miter lim="800000"/>
                      <a:headEnd/>
                      <a:tailEnd/>
                    </a:ln>
                  </pic:spPr>
                </pic:pic>
              </a:graphicData>
            </a:graphic>
          </wp:inline>
        </w:drawing>
      </w:r>
    </w:p>
    <w:p w14:paraId="2B8DE624" w14:textId="77777777" w:rsidR="00DA59B1" w:rsidRPr="008156A1" w:rsidRDefault="00DA59B1" w:rsidP="00DA59B1">
      <w:pPr>
        <w:pStyle w:val="ListParagraph"/>
        <w:ind w:left="360"/>
        <w:rPr>
          <w:rFonts w:ascii="Arial" w:hAnsi="Arial" w:cs="Arial"/>
          <w:sz w:val="18"/>
          <w:szCs w:val="18"/>
        </w:rPr>
      </w:pPr>
    </w:p>
    <w:p w14:paraId="7DC2ACD8" w14:textId="77777777" w:rsidR="00DA59B1" w:rsidRDefault="006908FE" w:rsidP="00DA59B1">
      <w:pPr>
        <w:pStyle w:val="ListParagraph"/>
        <w:numPr>
          <w:ilvl w:val="0"/>
          <w:numId w:val="38"/>
        </w:numPr>
        <w:rPr>
          <w:rFonts w:ascii="Arial" w:hAnsi="Arial" w:cs="Arial"/>
          <w:sz w:val="18"/>
          <w:szCs w:val="18"/>
        </w:rPr>
      </w:pPr>
      <w:r>
        <w:rPr>
          <w:rFonts w:ascii="Arial" w:hAnsi="Arial" w:cs="Arial"/>
          <w:sz w:val="18"/>
          <w:szCs w:val="18"/>
        </w:rPr>
        <w:t>Close the VS.</w:t>
      </w:r>
    </w:p>
    <w:p w14:paraId="306DDC65" w14:textId="77777777" w:rsidR="006908FE" w:rsidRDefault="006908FE" w:rsidP="00DA59B1">
      <w:pPr>
        <w:pStyle w:val="ListParagraph"/>
        <w:numPr>
          <w:ilvl w:val="0"/>
          <w:numId w:val="38"/>
        </w:numPr>
        <w:rPr>
          <w:rFonts w:ascii="Arial" w:hAnsi="Arial" w:cs="Arial"/>
          <w:sz w:val="18"/>
          <w:szCs w:val="18"/>
        </w:rPr>
      </w:pPr>
      <w:r>
        <w:rPr>
          <w:rFonts w:ascii="Arial" w:hAnsi="Arial" w:cs="Arial"/>
          <w:sz w:val="18"/>
          <w:szCs w:val="18"/>
        </w:rPr>
        <w:t>Change the function to filllocalarray1().</w:t>
      </w:r>
    </w:p>
    <w:p w14:paraId="01ACE756" w14:textId="77777777" w:rsidR="006908FE" w:rsidRDefault="006908FE" w:rsidP="00DA59B1">
      <w:pPr>
        <w:pStyle w:val="ListParagraph"/>
        <w:numPr>
          <w:ilvl w:val="0"/>
          <w:numId w:val="38"/>
        </w:numPr>
        <w:rPr>
          <w:rFonts w:ascii="Arial" w:hAnsi="Arial" w:cs="Arial"/>
          <w:sz w:val="18"/>
          <w:szCs w:val="18"/>
        </w:rPr>
      </w:pPr>
      <w:r>
        <w:rPr>
          <w:rFonts w:ascii="Arial" w:hAnsi="Arial" w:cs="Arial"/>
          <w:sz w:val="18"/>
          <w:szCs w:val="18"/>
        </w:rPr>
        <w:t>Click on the create button.</w:t>
      </w:r>
    </w:p>
    <w:p w14:paraId="61337D25" w14:textId="77777777" w:rsidR="00DA59B1" w:rsidRDefault="00DA59B1" w:rsidP="00DA59B1">
      <w:pPr>
        <w:pStyle w:val="ListParagraph"/>
        <w:numPr>
          <w:ilvl w:val="0"/>
          <w:numId w:val="38"/>
        </w:numPr>
        <w:rPr>
          <w:rFonts w:ascii="Arial" w:hAnsi="Arial" w:cs="Arial"/>
          <w:sz w:val="18"/>
          <w:szCs w:val="18"/>
        </w:rPr>
      </w:pPr>
      <w:r>
        <w:rPr>
          <w:rFonts w:ascii="Arial" w:hAnsi="Arial" w:cs="Arial"/>
          <w:sz w:val="18"/>
          <w:szCs w:val="18"/>
        </w:rPr>
        <w:t>Ensure that the filllocalarray</w:t>
      </w:r>
      <w:r w:rsidR="006908FE">
        <w:rPr>
          <w:rFonts w:ascii="Arial" w:hAnsi="Arial" w:cs="Arial"/>
          <w:sz w:val="18"/>
          <w:szCs w:val="18"/>
        </w:rPr>
        <w:t>1() function is opened.</w:t>
      </w:r>
    </w:p>
    <w:p w14:paraId="0F54E969" w14:textId="77777777" w:rsidR="00CC33FD" w:rsidRDefault="00995CFC" w:rsidP="00DA59B1">
      <w:pPr>
        <w:pStyle w:val="ListParagraph"/>
        <w:numPr>
          <w:ilvl w:val="0"/>
          <w:numId w:val="38"/>
        </w:numPr>
        <w:rPr>
          <w:rFonts w:ascii="Arial" w:hAnsi="Arial" w:cs="Arial"/>
          <w:sz w:val="18"/>
          <w:szCs w:val="18"/>
        </w:rPr>
      </w:pPr>
      <w:r>
        <w:rPr>
          <w:rFonts w:ascii="Arial" w:hAnsi="Arial" w:cs="Arial"/>
          <w:sz w:val="18"/>
          <w:szCs w:val="18"/>
        </w:rPr>
        <w:t xml:space="preserve">Repeat the above procedure for the following </w:t>
      </w:r>
      <w:r w:rsidR="00762F3A">
        <w:rPr>
          <w:rFonts w:ascii="Arial" w:hAnsi="Arial" w:cs="Arial"/>
          <w:sz w:val="18"/>
          <w:szCs w:val="18"/>
        </w:rPr>
        <w:t>cases :</w:t>
      </w:r>
    </w:p>
    <w:p w14:paraId="478B1A04" w14:textId="77777777" w:rsidR="00762F3A" w:rsidRDefault="00762F3A" w:rsidP="00762F3A">
      <w:pPr>
        <w:pStyle w:val="ListParagraph"/>
        <w:ind w:left="360"/>
        <w:rPr>
          <w:rFonts w:ascii="Arial" w:hAnsi="Arial" w:cs="Arial"/>
          <w:sz w:val="18"/>
          <w:szCs w:val="18"/>
        </w:rPr>
      </w:pPr>
    </w:p>
    <w:p w14:paraId="3E71E01F" w14:textId="77777777" w:rsidR="002557C0" w:rsidRDefault="002557C0" w:rsidP="002557C0">
      <w:pPr>
        <w:pStyle w:val="ListParagraph"/>
        <w:numPr>
          <w:ilvl w:val="1"/>
          <w:numId w:val="38"/>
        </w:numPr>
        <w:rPr>
          <w:rFonts w:ascii="Arial" w:hAnsi="Arial" w:cs="Arial"/>
          <w:sz w:val="18"/>
          <w:szCs w:val="18"/>
        </w:rPr>
      </w:pPr>
      <w:r>
        <w:rPr>
          <w:rFonts w:ascii="Arial" w:hAnsi="Arial" w:cs="Arial"/>
          <w:sz w:val="18"/>
          <w:szCs w:val="18"/>
        </w:rPr>
        <w:t>(test case for name space)</w:t>
      </w:r>
    </w:p>
    <w:p w14:paraId="31AFE8D8" w14:textId="77777777" w:rsidR="00762F3A" w:rsidRDefault="00762F3A" w:rsidP="002557C0">
      <w:pPr>
        <w:pStyle w:val="ListParagraph"/>
        <w:rPr>
          <w:rFonts w:ascii="Arial" w:hAnsi="Arial" w:cs="Arial"/>
          <w:sz w:val="18"/>
          <w:szCs w:val="18"/>
        </w:rPr>
      </w:pPr>
    </w:p>
    <w:p w14:paraId="4484694E" w14:textId="77777777" w:rsidR="00995CFC" w:rsidRDefault="00762F3A" w:rsidP="00762F3A">
      <w:pPr>
        <w:pStyle w:val="ListParagraph"/>
        <w:rPr>
          <w:rFonts w:ascii="Arial" w:hAnsi="Arial" w:cs="Arial"/>
          <w:sz w:val="18"/>
          <w:szCs w:val="18"/>
        </w:rPr>
      </w:pPr>
      <w:r>
        <w:rPr>
          <w:rFonts w:ascii="Arial" w:hAnsi="Arial" w:cs="Arial"/>
          <w:sz w:val="18"/>
          <w:szCs w:val="18"/>
        </w:rPr>
        <w:lastRenderedPageBreak/>
        <w:t xml:space="preserve">Test sequence : </w:t>
      </w:r>
      <w:r w:rsidR="00995CFC" w:rsidRPr="00995CFC">
        <w:rPr>
          <w:rFonts w:ascii="Arial" w:hAnsi="Arial" w:cs="Arial"/>
          <w:sz w:val="18"/>
          <w:szCs w:val="18"/>
        </w:rPr>
        <w:t>\Examples\</w:t>
      </w:r>
      <w:proofErr w:type="spellStart"/>
      <w:r w:rsidR="00995CFC" w:rsidRPr="00995CFC">
        <w:rPr>
          <w:rFonts w:ascii="Arial" w:hAnsi="Arial" w:cs="Arial"/>
          <w:sz w:val="18"/>
          <w:szCs w:val="18"/>
        </w:rPr>
        <w:t>DisplayingProgressAndStatus</w:t>
      </w:r>
      <w:proofErr w:type="spellEnd"/>
      <w:r w:rsidR="00995CFC" w:rsidRPr="00995CFC">
        <w:rPr>
          <w:rFonts w:ascii="Arial" w:hAnsi="Arial" w:cs="Arial"/>
          <w:sz w:val="18"/>
          <w:szCs w:val="18"/>
        </w:rPr>
        <w:t>\</w:t>
      </w:r>
      <w:proofErr w:type="spellStart"/>
      <w:r w:rsidR="00995CFC" w:rsidRPr="00995CFC">
        <w:rPr>
          <w:rFonts w:ascii="Arial" w:hAnsi="Arial" w:cs="Arial"/>
          <w:sz w:val="18"/>
          <w:szCs w:val="18"/>
        </w:rPr>
        <w:t>UsingMFC</w:t>
      </w:r>
      <w:proofErr w:type="spellEnd"/>
      <w:r w:rsidR="00995CFC">
        <w:rPr>
          <w:rFonts w:ascii="Arial" w:hAnsi="Arial" w:cs="Arial"/>
          <w:sz w:val="18"/>
          <w:szCs w:val="18"/>
        </w:rPr>
        <w:t>\</w:t>
      </w:r>
      <w:r w:rsidR="00995CFC" w:rsidRPr="00995CFC">
        <w:t xml:space="preserve"> </w:t>
      </w:r>
      <w:proofErr w:type="spellStart"/>
      <w:r w:rsidR="00995CFC" w:rsidRPr="00995CFC">
        <w:rPr>
          <w:rFonts w:ascii="Arial" w:hAnsi="Arial" w:cs="Arial"/>
          <w:sz w:val="18"/>
          <w:szCs w:val="18"/>
        </w:rPr>
        <w:t>DisplayingProgressAndStatus.seq</w:t>
      </w:r>
      <w:proofErr w:type="spellEnd"/>
      <w:r w:rsidR="00995CFC">
        <w:rPr>
          <w:rFonts w:ascii="Arial" w:hAnsi="Arial" w:cs="Arial"/>
          <w:sz w:val="18"/>
          <w:szCs w:val="18"/>
        </w:rPr>
        <w:t xml:space="preserve"> </w:t>
      </w:r>
    </w:p>
    <w:p w14:paraId="26C8B013" w14:textId="77777777" w:rsidR="00762F3A" w:rsidRDefault="00762F3A" w:rsidP="00762F3A">
      <w:pPr>
        <w:pStyle w:val="ListParagraph"/>
        <w:rPr>
          <w:rFonts w:ascii="Arial" w:hAnsi="Arial" w:cs="Arial"/>
          <w:sz w:val="18"/>
          <w:szCs w:val="18"/>
        </w:rPr>
      </w:pPr>
      <w:r>
        <w:rPr>
          <w:rFonts w:ascii="Arial" w:hAnsi="Arial" w:cs="Arial"/>
          <w:sz w:val="18"/>
          <w:szCs w:val="18"/>
        </w:rPr>
        <w:t>Step :</w:t>
      </w:r>
      <w:r w:rsidRPr="00762F3A">
        <w:t xml:space="preserve"> </w:t>
      </w:r>
      <w:r w:rsidRPr="00762F3A">
        <w:rPr>
          <w:rFonts w:ascii="Arial" w:hAnsi="Arial" w:cs="Arial"/>
          <w:sz w:val="18"/>
          <w:szCs w:val="18"/>
        </w:rPr>
        <w:t>Call Long Test</w:t>
      </w:r>
    </w:p>
    <w:p w14:paraId="7C17A177" w14:textId="77777777" w:rsidR="00762F3A" w:rsidRDefault="00762F3A" w:rsidP="00762F3A">
      <w:pPr>
        <w:pStyle w:val="ListParagraph"/>
        <w:rPr>
          <w:rFonts w:ascii="Arial" w:hAnsi="Arial" w:cs="Arial"/>
          <w:sz w:val="18"/>
          <w:szCs w:val="18"/>
        </w:rPr>
      </w:pPr>
      <w:r>
        <w:rPr>
          <w:rFonts w:ascii="Arial" w:hAnsi="Arial" w:cs="Arial"/>
          <w:sz w:val="18"/>
          <w:szCs w:val="18"/>
        </w:rPr>
        <w:t xml:space="preserve">Function to be navigated on clicking edit : </w:t>
      </w:r>
      <w:r w:rsidRPr="00762F3A">
        <w:rPr>
          <w:rFonts w:ascii="Arial" w:hAnsi="Arial" w:cs="Arial"/>
          <w:sz w:val="18"/>
          <w:szCs w:val="18"/>
        </w:rPr>
        <w:t>Test</w:t>
      </w:r>
    </w:p>
    <w:p w14:paraId="319A46E5" w14:textId="77777777" w:rsidR="008131BC" w:rsidRDefault="008131BC" w:rsidP="00762F3A">
      <w:pPr>
        <w:pStyle w:val="ListParagraph"/>
        <w:rPr>
          <w:rFonts w:ascii="Arial" w:hAnsi="Arial" w:cs="Arial"/>
          <w:sz w:val="18"/>
          <w:szCs w:val="18"/>
        </w:rPr>
      </w:pPr>
      <w:r>
        <w:rPr>
          <w:rFonts w:ascii="Arial" w:hAnsi="Arial" w:cs="Arial"/>
          <w:sz w:val="18"/>
          <w:szCs w:val="18"/>
        </w:rPr>
        <w:t>Solution :</w:t>
      </w:r>
      <w:r w:rsidR="002601CB" w:rsidRPr="002601CB">
        <w:t xml:space="preserve"> </w:t>
      </w:r>
      <w:r w:rsidR="002601CB" w:rsidRPr="002601CB">
        <w:rPr>
          <w:rFonts w:ascii="Arial" w:hAnsi="Arial" w:cs="Arial"/>
          <w:sz w:val="18"/>
          <w:szCs w:val="18"/>
        </w:rPr>
        <w:t>\Examples\</w:t>
      </w:r>
      <w:proofErr w:type="spellStart"/>
      <w:r w:rsidR="002601CB" w:rsidRPr="002601CB">
        <w:rPr>
          <w:rFonts w:ascii="Arial" w:hAnsi="Arial" w:cs="Arial"/>
          <w:sz w:val="18"/>
          <w:szCs w:val="18"/>
        </w:rPr>
        <w:t>DisplayingProgressAndStatus</w:t>
      </w:r>
      <w:proofErr w:type="spellEnd"/>
      <w:r w:rsidR="002601CB" w:rsidRPr="002601CB">
        <w:rPr>
          <w:rFonts w:ascii="Arial" w:hAnsi="Arial" w:cs="Arial"/>
          <w:sz w:val="18"/>
          <w:szCs w:val="18"/>
        </w:rPr>
        <w:t>\</w:t>
      </w:r>
      <w:proofErr w:type="spellStart"/>
      <w:r w:rsidR="002601CB" w:rsidRPr="002601CB">
        <w:rPr>
          <w:rFonts w:ascii="Arial" w:hAnsi="Arial" w:cs="Arial"/>
          <w:sz w:val="18"/>
          <w:szCs w:val="18"/>
        </w:rPr>
        <w:t>UsingMFC</w:t>
      </w:r>
      <w:proofErr w:type="spellEnd"/>
      <w:r w:rsidR="002601CB">
        <w:rPr>
          <w:rFonts w:ascii="Arial" w:hAnsi="Arial" w:cs="Arial"/>
          <w:sz w:val="18"/>
          <w:szCs w:val="18"/>
        </w:rPr>
        <w:t>\</w:t>
      </w:r>
      <w:r w:rsidR="002601CB" w:rsidRPr="002601CB">
        <w:t xml:space="preserve"> </w:t>
      </w:r>
      <w:r w:rsidR="002601CB" w:rsidRPr="002601CB">
        <w:rPr>
          <w:rFonts w:ascii="Arial" w:hAnsi="Arial" w:cs="Arial"/>
          <w:sz w:val="18"/>
          <w:szCs w:val="18"/>
        </w:rPr>
        <w:t>DisplayingProgressAndStatus.sln</w:t>
      </w:r>
    </w:p>
    <w:p w14:paraId="069E91FE" w14:textId="77777777" w:rsidR="00762F3A" w:rsidRDefault="00762F3A" w:rsidP="00762F3A">
      <w:pPr>
        <w:pStyle w:val="ListParagraph"/>
        <w:rPr>
          <w:rFonts w:ascii="Arial" w:hAnsi="Arial" w:cs="Arial"/>
          <w:sz w:val="18"/>
          <w:szCs w:val="18"/>
        </w:rPr>
      </w:pPr>
    </w:p>
    <w:p w14:paraId="0C5365BD" w14:textId="77777777" w:rsidR="00762F3A" w:rsidRDefault="00762F3A" w:rsidP="00762F3A">
      <w:pPr>
        <w:pStyle w:val="ListParagraph"/>
        <w:rPr>
          <w:rFonts w:ascii="Arial" w:hAnsi="Arial" w:cs="Arial"/>
          <w:sz w:val="18"/>
          <w:szCs w:val="18"/>
        </w:rPr>
      </w:pPr>
    </w:p>
    <w:p w14:paraId="7672BA6E" w14:textId="77777777" w:rsidR="00762F3A" w:rsidRDefault="00762F3A" w:rsidP="00762F3A">
      <w:pPr>
        <w:pStyle w:val="ListParagraph"/>
        <w:numPr>
          <w:ilvl w:val="1"/>
          <w:numId w:val="38"/>
        </w:numPr>
        <w:rPr>
          <w:rFonts w:ascii="Arial" w:hAnsi="Arial" w:cs="Arial"/>
          <w:sz w:val="18"/>
          <w:szCs w:val="18"/>
        </w:rPr>
      </w:pPr>
      <w:r>
        <w:rPr>
          <w:rFonts w:ascii="Arial" w:hAnsi="Arial" w:cs="Arial"/>
          <w:sz w:val="18"/>
          <w:szCs w:val="18"/>
        </w:rPr>
        <w:t xml:space="preserve"> </w:t>
      </w:r>
      <w:r w:rsidR="002557C0">
        <w:rPr>
          <w:rFonts w:ascii="Arial" w:hAnsi="Arial" w:cs="Arial"/>
          <w:sz w:val="18"/>
          <w:szCs w:val="18"/>
        </w:rPr>
        <w:t xml:space="preserve">( test case for </w:t>
      </w:r>
      <w:proofErr w:type="spellStart"/>
      <w:r w:rsidR="002557C0">
        <w:rPr>
          <w:rFonts w:ascii="Arial" w:hAnsi="Arial" w:cs="Arial"/>
          <w:sz w:val="18"/>
          <w:szCs w:val="18"/>
        </w:rPr>
        <w:t>bstr</w:t>
      </w:r>
      <w:proofErr w:type="spellEnd"/>
      <w:r w:rsidR="002557C0">
        <w:rPr>
          <w:rFonts w:ascii="Arial" w:hAnsi="Arial" w:cs="Arial"/>
          <w:sz w:val="18"/>
          <w:szCs w:val="18"/>
        </w:rPr>
        <w:t>)</w:t>
      </w:r>
    </w:p>
    <w:p w14:paraId="2A6705B3" w14:textId="77777777" w:rsidR="00762F3A" w:rsidRDefault="00762F3A" w:rsidP="00762F3A">
      <w:pPr>
        <w:pStyle w:val="ListParagraph"/>
        <w:rPr>
          <w:rFonts w:ascii="Arial" w:hAnsi="Arial" w:cs="Arial"/>
          <w:sz w:val="18"/>
          <w:szCs w:val="18"/>
        </w:rPr>
      </w:pPr>
      <w:r>
        <w:rPr>
          <w:rFonts w:ascii="Arial" w:hAnsi="Arial" w:cs="Arial"/>
          <w:sz w:val="18"/>
          <w:szCs w:val="18"/>
        </w:rPr>
        <w:t xml:space="preserve">Test sequence : </w:t>
      </w:r>
      <w:r w:rsidR="00BF41E8" w:rsidRPr="00BF41E8">
        <w:rPr>
          <w:rFonts w:ascii="Arial" w:hAnsi="Arial" w:cs="Arial"/>
          <w:sz w:val="18"/>
          <w:szCs w:val="18"/>
        </w:rPr>
        <w:t>\TestStand\Tests\TS Automated Tests\4.5\</w:t>
      </w:r>
      <w:proofErr w:type="spellStart"/>
      <w:r w:rsidR="00BF41E8" w:rsidRPr="00BF41E8">
        <w:rPr>
          <w:rFonts w:ascii="Arial" w:hAnsi="Arial" w:cs="Arial"/>
          <w:sz w:val="18"/>
          <w:szCs w:val="18"/>
        </w:rPr>
        <w:t>cppAdapter</w:t>
      </w:r>
      <w:proofErr w:type="spellEnd"/>
      <w:r w:rsidR="00BF41E8">
        <w:rPr>
          <w:rFonts w:ascii="Arial" w:hAnsi="Arial" w:cs="Arial"/>
          <w:sz w:val="18"/>
          <w:szCs w:val="18"/>
        </w:rPr>
        <w:t>\</w:t>
      </w:r>
      <w:proofErr w:type="spellStart"/>
      <w:r w:rsidR="00BF41E8" w:rsidRPr="00BF41E8">
        <w:rPr>
          <w:rFonts w:ascii="Arial" w:hAnsi="Arial" w:cs="Arial"/>
          <w:sz w:val="18"/>
          <w:szCs w:val="18"/>
        </w:rPr>
        <w:t>ClassSupport.seq</w:t>
      </w:r>
      <w:proofErr w:type="spellEnd"/>
    </w:p>
    <w:p w14:paraId="4D5261B1" w14:textId="77777777" w:rsidR="00762F3A" w:rsidRDefault="00762F3A" w:rsidP="00762F3A">
      <w:pPr>
        <w:pStyle w:val="ListParagraph"/>
        <w:rPr>
          <w:rFonts w:ascii="Arial" w:hAnsi="Arial" w:cs="Arial"/>
          <w:sz w:val="18"/>
          <w:szCs w:val="18"/>
        </w:rPr>
      </w:pPr>
      <w:r>
        <w:rPr>
          <w:rFonts w:ascii="Arial" w:hAnsi="Arial" w:cs="Arial"/>
          <w:sz w:val="18"/>
          <w:szCs w:val="18"/>
        </w:rPr>
        <w:t>Step :</w:t>
      </w:r>
      <w:r w:rsidRPr="00762F3A">
        <w:t xml:space="preserve"> </w:t>
      </w:r>
      <w:proofErr w:type="spellStart"/>
      <w:r w:rsidR="00BF41E8" w:rsidRPr="00BF41E8">
        <w:rPr>
          <w:rFonts w:ascii="Arial" w:hAnsi="Arial" w:cs="Arial"/>
          <w:sz w:val="18"/>
          <w:szCs w:val="18"/>
        </w:rPr>
        <w:t>RunMFCTests</w:t>
      </w:r>
      <w:proofErr w:type="spellEnd"/>
      <w:r w:rsidR="00BF41E8" w:rsidRPr="00BF41E8">
        <w:rPr>
          <w:rFonts w:ascii="Arial" w:hAnsi="Arial" w:cs="Arial"/>
          <w:sz w:val="18"/>
          <w:szCs w:val="18"/>
        </w:rPr>
        <w:t xml:space="preserve"> Debug</w:t>
      </w:r>
      <w:r w:rsidR="00BF41E8" w:rsidRPr="00BF41E8">
        <w:rPr>
          <w:rFonts w:ascii="Arial" w:hAnsi="Arial" w:cs="Arial"/>
          <w:sz w:val="18"/>
          <w:szCs w:val="18"/>
        </w:rPr>
        <w:sym w:font="Wingdings" w:char="F0E0"/>
      </w:r>
      <w:r w:rsidR="00BF41E8" w:rsidRPr="00BF41E8">
        <w:rPr>
          <w:rFonts w:ascii="Arial" w:hAnsi="Arial" w:cs="Arial"/>
          <w:sz w:val="18"/>
          <w:szCs w:val="18"/>
        </w:rPr>
        <w:t>Test Copy _</w:t>
      </w:r>
      <w:proofErr w:type="spellStart"/>
      <w:r w:rsidR="00BF41E8" w:rsidRPr="00BF41E8">
        <w:rPr>
          <w:rFonts w:ascii="Arial" w:hAnsi="Arial" w:cs="Arial"/>
          <w:sz w:val="18"/>
          <w:szCs w:val="18"/>
        </w:rPr>
        <w:t>bstr_t</w:t>
      </w:r>
      <w:proofErr w:type="spellEnd"/>
      <w:r w:rsidR="00BF41E8" w:rsidRPr="00BF41E8">
        <w:rPr>
          <w:rFonts w:ascii="Arial" w:hAnsi="Arial" w:cs="Arial"/>
          <w:sz w:val="18"/>
          <w:szCs w:val="18"/>
        </w:rPr>
        <w:t xml:space="preserve"> 1</w:t>
      </w:r>
    </w:p>
    <w:p w14:paraId="6C7AAFF2" w14:textId="77777777" w:rsidR="00762F3A" w:rsidRDefault="00762F3A" w:rsidP="00762F3A">
      <w:pPr>
        <w:pStyle w:val="ListParagraph"/>
        <w:rPr>
          <w:rFonts w:ascii="Arial" w:hAnsi="Arial" w:cs="Arial"/>
          <w:sz w:val="18"/>
          <w:szCs w:val="18"/>
        </w:rPr>
      </w:pPr>
      <w:r>
        <w:rPr>
          <w:rFonts w:ascii="Arial" w:hAnsi="Arial" w:cs="Arial"/>
          <w:sz w:val="18"/>
          <w:szCs w:val="18"/>
        </w:rPr>
        <w:t xml:space="preserve">Function to be navigated on clicking edit : </w:t>
      </w:r>
      <w:r w:rsidR="00BF41E8" w:rsidRPr="00BF41E8">
        <w:rPr>
          <w:rFonts w:ascii="Arial" w:hAnsi="Arial" w:cs="Arial"/>
          <w:sz w:val="18"/>
          <w:szCs w:val="18"/>
        </w:rPr>
        <w:t>Copy(_</w:t>
      </w:r>
      <w:proofErr w:type="spellStart"/>
      <w:r w:rsidR="00BF41E8" w:rsidRPr="00BF41E8">
        <w:rPr>
          <w:rFonts w:ascii="Arial" w:hAnsi="Arial" w:cs="Arial"/>
          <w:sz w:val="18"/>
          <w:szCs w:val="18"/>
        </w:rPr>
        <w:t>bstr_t</w:t>
      </w:r>
      <w:proofErr w:type="spellEnd"/>
      <w:r w:rsidR="00BF41E8" w:rsidRPr="00BF41E8">
        <w:rPr>
          <w:rFonts w:ascii="Arial" w:hAnsi="Arial" w:cs="Arial"/>
          <w:sz w:val="18"/>
          <w:szCs w:val="18"/>
        </w:rPr>
        <w:t xml:space="preserve"> &amp;,_</w:t>
      </w:r>
      <w:proofErr w:type="spellStart"/>
      <w:r w:rsidR="00BF41E8" w:rsidRPr="00BF41E8">
        <w:rPr>
          <w:rFonts w:ascii="Arial" w:hAnsi="Arial" w:cs="Arial"/>
          <w:sz w:val="18"/>
          <w:szCs w:val="18"/>
        </w:rPr>
        <w:t>bstr_t</w:t>
      </w:r>
      <w:proofErr w:type="spellEnd"/>
      <w:r w:rsidR="00BF41E8" w:rsidRPr="00BF41E8">
        <w:rPr>
          <w:rFonts w:ascii="Arial" w:hAnsi="Arial" w:cs="Arial"/>
          <w:sz w:val="18"/>
          <w:szCs w:val="18"/>
        </w:rPr>
        <w:t xml:space="preserve"> &amp;)</w:t>
      </w:r>
    </w:p>
    <w:p w14:paraId="39BCBF4A" w14:textId="77777777" w:rsidR="00FF2208" w:rsidRDefault="00FF2208" w:rsidP="00762F3A">
      <w:pPr>
        <w:pStyle w:val="ListParagraph"/>
        <w:rPr>
          <w:rFonts w:ascii="Arial" w:hAnsi="Arial" w:cs="Arial"/>
          <w:sz w:val="18"/>
          <w:szCs w:val="18"/>
        </w:rPr>
      </w:pPr>
      <w:r>
        <w:rPr>
          <w:rFonts w:ascii="Arial" w:hAnsi="Arial" w:cs="Arial"/>
          <w:sz w:val="18"/>
          <w:szCs w:val="18"/>
        </w:rPr>
        <w:t>Solution:</w:t>
      </w:r>
      <w:r w:rsidRPr="00FF2208">
        <w:t xml:space="preserve"> </w:t>
      </w:r>
      <w:r w:rsidR="00BF41E8" w:rsidRPr="00BF41E8">
        <w:rPr>
          <w:rFonts w:ascii="Arial" w:hAnsi="Arial" w:cs="Arial"/>
          <w:sz w:val="18"/>
          <w:szCs w:val="18"/>
        </w:rPr>
        <w:t>\TestStand\Tests\TS Automated Tests\4.5\</w:t>
      </w:r>
      <w:proofErr w:type="spellStart"/>
      <w:r w:rsidR="00BF41E8" w:rsidRPr="00BF41E8">
        <w:rPr>
          <w:rFonts w:ascii="Arial" w:hAnsi="Arial" w:cs="Arial"/>
          <w:sz w:val="18"/>
          <w:szCs w:val="18"/>
        </w:rPr>
        <w:t>cppAdapter</w:t>
      </w:r>
      <w:proofErr w:type="spellEnd"/>
      <w:r w:rsidR="00BF41E8" w:rsidRPr="00BF41E8">
        <w:rPr>
          <w:rFonts w:ascii="Arial" w:hAnsi="Arial" w:cs="Arial"/>
          <w:sz w:val="18"/>
          <w:szCs w:val="18"/>
        </w:rPr>
        <w:t>\</w:t>
      </w:r>
      <w:proofErr w:type="spellStart"/>
      <w:r w:rsidR="00BF41E8" w:rsidRPr="00BF41E8">
        <w:rPr>
          <w:rFonts w:ascii="Arial" w:hAnsi="Arial" w:cs="Arial"/>
          <w:sz w:val="18"/>
          <w:szCs w:val="18"/>
        </w:rPr>
        <w:t>MFCClassSupport</w:t>
      </w:r>
      <w:proofErr w:type="spellEnd"/>
      <w:r w:rsidR="00BF41E8">
        <w:rPr>
          <w:rFonts w:ascii="Arial" w:hAnsi="Arial" w:cs="Arial"/>
          <w:sz w:val="18"/>
          <w:szCs w:val="18"/>
        </w:rPr>
        <w:t>\</w:t>
      </w:r>
      <w:r w:rsidR="00BF41E8" w:rsidRPr="00BF41E8">
        <w:rPr>
          <w:rFonts w:ascii="Arial" w:hAnsi="Arial" w:cs="Arial"/>
          <w:sz w:val="18"/>
          <w:szCs w:val="18"/>
        </w:rPr>
        <w:t>MFCClassSupport.sln</w:t>
      </w:r>
    </w:p>
    <w:p w14:paraId="190354C6" w14:textId="77777777" w:rsidR="00BF41E8" w:rsidRDefault="00BF41E8" w:rsidP="00762F3A">
      <w:pPr>
        <w:pStyle w:val="ListParagraph"/>
        <w:rPr>
          <w:rFonts w:ascii="Arial" w:hAnsi="Arial" w:cs="Arial"/>
          <w:sz w:val="18"/>
          <w:szCs w:val="18"/>
        </w:rPr>
      </w:pPr>
    </w:p>
    <w:p w14:paraId="2FD7F012" w14:textId="77777777" w:rsidR="00BF41E8" w:rsidRDefault="00BF41E8" w:rsidP="00762F3A">
      <w:pPr>
        <w:pStyle w:val="ListParagraph"/>
        <w:rPr>
          <w:rFonts w:ascii="Arial" w:hAnsi="Arial" w:cs="Arial"/>
          <w:sz w:val="18"/>
          <w:szCs w:val="18"/>
        </w:rPr>
      </w:pPr>
    </w:p>
    <w:p w14:paraId="0A21A89A" w14:textId="77777777" w:rsidR="00995CFC" w:rsidRPr="00762F3A" w:rsidRDefault="00762F3A" w:rsidP="00762F3A">
      <w:pPr>
        <w:ind w:left="360"/>
        <w:rPr>
          <w:rFonts w:ascii="Arial" w:hAnsi="Arial" w:cs="Arial"/>
          <w:sz w:val="18"/>
          <w:szCs w:val="18"/>
        </w:rPr>
      </w:pPr>
      <w:r>
        <w:rPr>
          <w:rFonts w:ascii="Arial" w:hAnsi="Arial" w:cs="Arial"/>
          <w:sz w:val="18"/>
          <w:szCs w:val="18"/>
        </w:rPr>
        <w:t xml:space="preserve">   </w:t>
      </w:r>
    </w:p>
    <w:p w14:paraId="484DC90D" w14:textId="77777777" w:rsidR="000324F4" w:rsidRDefault="000324F4" w:rsidP="000324F4">
      <w:pPr>
        <w:pStyle w:val="ListParagraph"/>
        <w:rPr>
          <w:rFonts w:ascii="Arial" w:hAnsi="Arial" w:cs="Arial"/>
          <w:sz w:val="18"/>
          <w:szCs w:val="18"/>
        </w:rPr>
      </w:pPr>
    </w:p>
    <w:p w14:paraId="6B26DEE6" w14:textId="77777777" w:rsidR="002557C0" w:rsidRDefault="000324F4" w:rsidP="002557C0">
      <w:pPr>
        <w:pStyle w:val="ListParagraph"/>
        <w:numPr>
          <w:ilvl w:val="1"/>
          <w:numId w:val="38"/>
        </w:numPr>
        <w:rPr>
          <w:rFonts w:ascii="Arial" w:hAnsi="Arial" w:cs="Arial"/>
          <w:sz w:val="18"/>
          <w:szCs w:val="18"/>
        </w:rPr>
      </w:pPr>
      <w:r>
        <w:rPr>
          <w:rFonts w:ascii="Arial" w:hAnsi="Arial" w:cs="Arial"/>
          <w:sz w:val="18"/>
          <w:szCs w:val="18"/>
        </w:rPr>
        <w:t xml:space="preserve"> </w:t>
      </w:r>
      <w:r w:rsidR="002557C0">
        <w:rPr>
          <w:rFonts w:ascii="Arial" w:hAnsi="Arial" w:cs="Arial"/>
          <w:sz w:val="18"/>
          <w:szCs w:val="18"/>
        </w:rPr>
        <w:t xml:space="preserve"> ( test case for 64 bit)</w:t>
      </w:r>
    </w:p>
    <w:p w14:paraId="4D41FBF7" w14:textId="77777777" w:rsidR="000324F4" w:rsidRDefault="000324F4" w:rsidP="002557C0">
      <w:pPr>
        <w:pStyle w:val="ListParagraph"/>
        <w:rPr>
          <w:rFonts w:ascii="Arial" w:hAnsi="Arial" w:cs="Arial"/>
          <w:sz w:val="18"/>
          <w:szCs w:val="18"/>
        </w:rPr>
      </w:pPr>
    </w:p>
    <w:p w14:paraId="776C0779" w14:textId="77777777" w:rsidR="000324F4" w:rsidRDefault="000324F4" w:rsidP="000324F4">
      <w:pPr>
        <w:pStyle w:val="ListParagraph"/>
        <w:rPr>
          <w:rFonts w:ascii="Arial" w:hAnsi="Arial" w:cs="Arial"/>
          <w:sz w:val="18"/>
          <w:szCs w:val="18"/>
        </w:rPr>
      </w:pPr>
      <w:r>
        <w:rPr>
          <w:rFonts w:ascii="Arial" w:hAnsi="Arial" w:cs="Arial"/>
          <w:sz w:val="18"/>
          <w:szCs w:val="18"/>
        </w:rPr>
        <w:t xml:space="preserve">Test sequence : </w:t>
      </w:r>
      <w:r w:rsidRPr="000324F4">
        <w:rPr>
          <w:rFonts w:ascii="Arial" w:hAnsi="Arial" w:cs="Arial"/>
          <w:sz w:val="18"/>
          <w:szCs w:val="18"/>
        </w:rPr>
        <w:t>\TestStand\Tests\TS Automated Tests\4.5\</w:t>
      </w:r>
      <w:proofErr w:type="spellStart"/>
      <w:r w:rsidRPr="000324F4">
        <w:rPr>
          <w:rFonts w:ascii="Arial" w:hAnsi="Arial" w:cs="Arial"/>
          <w:sz w:val="18"/>
          <w:szCs w:val="18"/>
        </w:rPr>
        <w:t>cppAdapter</w:t>
      </w:r>
      <w:proofErr w:type="spellEnd"/>
      <w:r w:rsidRPr="000324F4">
        <w:rPr>
          <w:rFonts w:ascii="Arial" w:hAnsi="Arial" w:cs="Arial"/>
          <w:sz w:val="18"/>
          <w:szCs w:val="18"/>
        </w:rPr>
        <w:t>\64BitSupport</w:t>
      </w:r>
      <w:r>
        <w:rPr>
          <w:rFonts w:ascii="Arial" w:hAnsi="Arial" w:cs="Arial"/>
          <w:sz w:val="18"/>
          <w:szCs w:val="18"/>
        </w:rPr>
        <w:t>\</w:t>
      </w:r>
      <w:r w:rsidRPr="000324F4">
        <w:rPr>
          <w:rFonts w:ascii="Arial" w:hAnsi="Arial" w:cs="Arial"/>
          <w:sz w:val="18"/>
          <w:szCs w:val="18"/>
        </w:rPr>
        <w:t>64BitIntegersDLL.seq</w:t>
      </w:r>
    </w:p>
    <w:p w14:paraId="06679782" w14:textId="77777777" w:rsidR="000324F4" w:rsidRDefault="000324F4" w:rsidP="000324F4">
      <w:pPr>
        <w:pStyle w:val="ListParagraph"/>
        <w:rPr>
          <w:rFonts w:ascii="Arial" w:hAnsi="Arial" w:cs="Arial"/>
          <w:sz w:val="18"/>
          <w:szCs w:val="18"/>
        </w:rPr>
      </w:pPr>
      <w:r>
        <w:rPr>
          <w:rFonts w:ascii="Arial" w:hAnsi="Arial" w:cs="Arial"/>
          <w:sz w:val="18"/>
          <w:szCs w:val="18"/>
        </w:rPr>
        <w:t>Step :</w:t>
      </w:r>
      <w:r w:rsidRPr="00762F3A">
        <w:t xml:space="preserve"> </w:t>
      </w:r>
      <w:r w:rsidRPr="000324F4">
        <w:rPr>
          <w:rFonts w:ascii="Arial" w:hAnsi="Arial" w:cs="Arial"/>
          <w:sz w:val="18"/>
          <w:szCs w:val="18"/>
        </w:rPr>
        <w:t>DLL Without Type Library</w:t>
      </w:r>
      <w:r w:rsidRPr="00BF41E8">
        <w:rPr>
          <w:rFonts w:ascii="Arial" w:hAnsi="Arial" w:cs="Arial"/>
          <w:sz w:val="18"/>
          <w:szCs w:val="18"/>
        </w:rPr>
        <w:sym w:font="Wingdings" w:char="F0E0"/>
      </w:r>
      <w:r w:rsidRPr="000324F4">
        <w:rPr>
          <w:rFonts w:ascii="Arial" w:hAnsi="Arial" w:cs="Arial"/>
          <w:sz w:val="18"/>
          <w:szCs w:val="18"/>
        </w:rPr>
        <w:t>Pass Int64 Max By Value</w:t>
      </w:r>
    </w:p>
    <w:p w14:paraId="4F2C1517" w14:textId="77777777" w:rsidR="000324F4" w:rsidRDefault="000324F4" w:rsidP="000324F4">
      <w:pPr>
        <w:pStyle w:val="ListParagraph"/>
        <w:rPr>
          <w:rFonts w:ascii="Arial" w:hAnsi="Arial" w:cs="Arial"/>
          <w:sz w:val="18"/>
          <w:szCs w:val="18"/>
        </w:rPr>
      </w:pPr>
      <w:r>
        <w:rPr>
          <w:rFonts w:ascii="Arial" w:hAnsi="Arial" w:cs="Arial"/>
          <w:sz w:val="18"/>
          <w:szCs w:val="18"/>
        </w:rPr>
        <w:t xml:space="preserve">Function to be navigated on clicking edit : </w:t>
      </w:r>
      <w:r w:rsidRPr="000324F4">
        <w:rPr>
          <w:rFonts w:ascii="Arial" w:hAnsi="Arial" w:cs="Arial"/>
          <w:sz w:val="18"/>
          <w:szCs w:val="18"/>
        </w:rPr>
        <w:t>TestSimple64BitCall</w:t>
      </w:r>
    </w:p>
    <w:p w14:paraId="6931FC67" w14:textId="77777777" w:rsidR="00C668EB" w:rsidRDefault="000324F4" w:rsidP="000324F4">
      <w:pPr>
        <w:pStyle w:val="ListParagraph"/>
        <w:rPr>
          <w:rFonts w:ascii="Arial" w:hAnsi="Arial" w:cs="Arial"/>
          <w:sz w:val="18"/>
          <w:szCs w:val="18"/>
        </w:rPr>
      </w:pPr>
      <w:r>
        <w:rPr>
          <w:rFonts w:ascii="Arial" w:hAnsi="Arial" w:cs="Arial"/>
          <w:sz w:val="18"/>
          <w:szCs w:val="18"/>
        </w:rPr>
        <w:t>Solution:</w:t>
      </w:r>
      <w:r w:rsidRPr="00FF2208">
        <w:t xml:space="preserve"> </w:t>
      </w:r>
      <w:r w:rsidRPr="000324F4">
        <w:rPr>
          <w:rFonts w:ascii="Arial" w:hAnsi="Arial" w:cs="Arial"/>
          <w:sz w:val="18"/>
          <w:szCs w:val="18"/>
        </w:rPr>
        <w:t>TestStand\Tests\TS Automated Tests\4.5\</w:t>
      </w:r>
      <w:proofErr w:type="spellStart"/>
      <w:r w:rsidRPr="000324F4">
        <w:rPr>
          <w:rFonts w:ascii="Arial" w:hAnsi="Arial" w:cs="Arial"/>
          <w:sz w:val="18"/>
          <w:szCs w:val="18"/>
        </w:rPr>
        <w:t>cppAdapter</w:t>
      </w:r>
      <w:proofErr w:type="spellEnd"/>
      <w:r w:rsidRPr="000324F4">
        <w:rPr>
          <w:rFonts w:ascii="Arial" w:hAnsi="Arial" w:cs="Arial"/>
          <w:sz w:val="18"/>
          <w:szCs w:val="18"/>
        </w:rPr>
        <w:t>\64BitSupport</w:t>
      </w:r>
      <w:r>
        <w:rPr>
          <w:rFonts w:ascii="Arial" w:hAnsi="Arial" w:cs="Arial"/>
          <w:sz w:val="18"/>
          <w:szCs w:val="18"/>
        </w:rPr>
        <w:t>\</w:t>
      </w:r>
      <w:r w:rsidRPr="000324F4">
        <w:rPr>
          <w:rFonts w:ascii="Arial" w:hAnsi="Arial" w:cs="Arial"/>
          <w:sz w:val="18"/>
          <w:szCs w:val="18"/>
        </w:rPr>
        <w:t>64BitSupport.sln</w:t>
      </w:r>
      <w:r>
        <w:rPr>
          <w:rFonts w:ascii="Arial" w:hAnsi="Arial" w:cs="Arial"/>
          <w:sz w:val="18"/>
          <w:szCs w:val="18"/>
        </w:rPr>
        <w:t xml:space="preserve"> ( build 64bitsupport project)</w:t>
      </w:r>
    </w:p>
    <w:p w14:paraId="3DACEE95" w14:textId="77777777" w:rsidR="008A1DBF" w:rsidRDefault="008A1DBF" w:rsidP="000324F4">
      <w:pPr>
        <w:pStyle w:val="ListParagraph"/>
        <w:rPr>
          <w:i/>
          <w:color w:val="000000" w:themeColor="text1"/>
        </w:rPr>
      </w:pPr>
    </w:p>
    <w:p w14:paraId="2E49AAF0" w14:textId="77777777" w:rsidR="008A1DBF" w:rsidRDefault="008A1DBF" w:rsidP="008A1DBF">
      <w:pPr>
        <w:pStyle w:val="ListParagraph"/>
        <w:numPr>
          <w:ilvl w:val="1"/>
          <w:numId w:val="38"/>
        </w:numPr>
        <w:rPr>
          <w:rFonts w:ascii="Arial" w:hAnsi="Arial" w:cs="Arial"/>
          <w:sz w:val="18"/>
          <w:szCs w:val="18"/>
        </w:rPr>
      </w:pPr>
      <w:r>
        <w:rPr>
          <w:rFonts w:ascii="Arial" w:hAnsi="Arial" w:cs="Arial"/>
          <w:sz w:val="18"/>
          <w:szCs w:val="18"/>
        </w:rPr>
        <w:t xml:space="preserve">  ( test case for struct)</w:t>
      </w:r>
    </w:p>
    <w:p w14:paraId="5B2F86BD" w14:textId="77777777" w:rsidR="008A1DBF" w:rsidRDefault="008A1DBF" w:rsidP="008A1DBF">
      <w:pPr>
        <w:pStyle w:val="ListParagraph"/>
        <w:rPr>
          <w:rFonts w:ascii="Arial" w:hAnsi="Arial" w:cs="Arial"/>
          <w:sz w:val="18"/>
          <w:szCs w:val="18"/>
        </w:rPr>
      </w:pPr>
    </w:p>
    <w:p w14:paraId="4950DA6D" w14:textId="77777777" w:rsidR="008A1DBF" w:rsidRDefault="008A1DBF" w:rsidP="008A1DBF">
      <w:pPr>
        <w:pStyle w:val="ListParagraph"/>
        <w:rPr>
          <w:rFonts w:ascii="Arial" w:hAnsi="Arial" w:cs="Arial"/>
          <w:sz w:val="18"/>
          <w:szCs w:val="18"/>
        </w:rPr>
      </w:pPr>
      <w:r>
        <w:rPr>
          <w:rFonts w:ascii="Arial" w:hAnsi="Arial" w:cs="Arial"/>
          <w:sz w:val="18"/>
          <w:szCs w:val="18"/>
        </w:rPr>
        <w:t xml:space="preserve">Test sequence : </w:t>
      </w:r>
      <w:r w:rsidRPr="008A1DBF">
        <w:rPr>
          <w:rFonts w:ascii="Arial" w:hAnsi="Arial" w:cs="Arial"/>
          <w:sz w:val="18"/>
          <w:szCs w:val="18"/>
        </w:rPr>
        <w:t>\Examples\</w:t>
      </w:r>
      <w:proofErr w:type="spellStart"/>
      <w:r w:rsidRPr="008A1DBF">
        <w:rPr>
          <w:rFonts w:ascii="Arial" w:hAnsi="Arial" w:cs="Arial"/>
          <w:sz w:val="18"/>
          <w:szCs w:val="18"/>
        </w:rPr>
        <w:t>StructPassing</w:t>
      </w:r>
      <w:proofErr w:type="spellEnd"/>
      <w:r w:rsidRPr="008A1DBF">
        <w:rPr>
          <w:rFonts w:ascii="Arial" w:hAnsi="Arial" w:cs="Arial"/>
          <w:sz w:val="18"/>
          <w:szCs w:val="18"/>
        </w:rPr>
        <w:t>\C</w:t>
      </w:r>
      <w:r>
        <w:rPr>
          <w:rFonts w:ascii="Arial" w:hAnsi="Arial" w:cs="Arial"/>
          <w:sz w:val="18"/>
          <w:szCs w:val="18"/>
        </w:rPr>
        <w:t>\</w:t>
      </w:r>
      <w:r w:rsidRPr="008A1DBF">
        <w:rPr>
          <w:rFonts w:ascii="Arial" w:hAnsi="Arial" w:cs="Arial"/>
          <w:sz w:val="18"/>
          <w:szCs w:val="18"/>
        </w:rPr>
        <w:t xml:space="preserve">Struct Passing to C </w:t>
      </w:r>
      <w:proofErr w:type="spellStart"/>
      <w:r w:rsidRPr="008A1DBF">
        <w:rPr>
          <w:rFonts w:ascii="Arial" w:hAnsi="Arial" w:cs="Arial"/>
          <w:sz w:val="18"/>
          <w:szCs w:val="18"/>
        </w:rPr>
        <w:t>DLL.seq</w:t>
      </w:r>
      <w:proofErr w:type="spellEnd"/>
    </w:p>
    <w:p w14:paraId="3DD8524D" w14:textId="77777777" w:rsidR="008A1DBF" w:rsidRDefault="008A1DBF" w:rsidP="008A1DBF">
      <w:pPr>
        <w:pStyle w:val="ListParagraph"/>
        <w:rPr>
          <w:rFonts w:ascii="Arial" w:hAnsi="Arial" w:cs="Arial"/>
          <w:sz w:val="18"/>
          <w:szCs w:val="18"/>
        </w:rPr>
      </w:pPr>
      <w:r>
        <w:rPr>
          <w:rFonts w:ascii="Arial" w:hAnsi="Arial" w:cs="Arial"/>
          <w:sz w:val="18"/>
          <w:szCs w:val="18"/>
        </w:rPr>
        <w:t>Step :</w:t>
      </w:r>
      <w:r w:rsidRPr="00762F3A">
        <w:t xml:space="preserve"> </w:t>
      </w:r>
      <w:proofErr w:type="spellStart"/>
      <w:r w:rsidRPr="008A1DBF">
        <w:rPr>
          <w:rFonts w:ascii="Arial" w:hAnsi="Arial" w:cs="Arial"/>
          <w:sz w:val="18"/>
          <w:szCs w:val="18"/>
        </w:rPr>
        <w:t>PassInStructByRef</w:t>
      </w:r>
      <w:proofErr w:type="spellEnd"/>
    </w:p>
    <w:p w14:paraId="2EDA317C" w14:textId="77777777" w:rsidR="008A1DBF" w:rsidRDefault="008A1DBF" w:rsidP="008A1DBF">
      <w:pPr>
        <w:pStyle w:val="ListParagraph"/>
        <w:rPr>
          <w:rFonts w:ascii="Arial" w:hAnsi="Arial" w:cs="Arial"/>
          <w:sz w:val="18"/>
          <w:szCs w:val="18"/>
        </w:rPr>
      </w:pPr>
      <w:r>
        <w:rPr>
          <w:rFonts w:ascii="Arial" w:hAnsi="Arial" w:cs="Arial"/>
          <w:sz w:val="18"/>
          <w:szCs w:val="18"/>
        </w:rPr>
        <w:t xml:space="preserve">Function to be navigated on clicking edit : </w:t>
      </w:r>
      <w:r w:rsidRPr="008A1DBF">
        <w:rPr>
          <w:rFonts w:ascii="Arial" w:hAnsi="Arial" w:cs="Arial"/>
          <w:sz w:val="18"/>
          <w:szCs w:val="18"/>
        </w:rPr>
        <w:t>SetStructPacked8ByRef</w:t>
      </w:r>
    </w:p>
    <w:p w14:paraId="03A92FE7" w14:textId="77777777" w:rsidR="00DA59B1" w:rsidRPr="00794C23" w:rsidRDefault="008A1DBF" w:rsidP="008A1DBF">
      <w:pPr>
        <w:pStyle w:val="ListParagraph"/>
        <w:rPr>
          <w:i/>
          <w:color w:val="000000" w:themeColor="text1"/>
        </w:rPr>
      </w:pPr>
      <w:r>
        <w:rPr>
          <w:rFonts w:ascii="Arial" w:hAnsi="Arial" w:cs="Arial"/>
          <w:sz w:val="18"/>
          <w:szCs w:val="18"/>
        </w:rPr>
        <w:t>Solution:</w:t>
      </w:r>
      <w:r w:rsidRPr="00FF2208">
        <w:t xml:space="preserve"> </w:t>
      </w:r>
      <w:r w:rsidRPr="008A1DBF">
        <w:rPr>
          <w:rFonts w:ascii="Arial" w:hAnsi="Arial" w:cs="Arial"/>
          <w:sz w:val="18"/>
          <w:szCs w:val="18"/>
        </w:rPr>
        <w:t>Examples\</w:t>
      </w:r>
      <w:proofErr w:type="spellStart"/>
      <w:r w:rsidRPr="008A1DBF">
        <w:rPr>
          <w:rFonts w:ascii="Arial" w:hAnsi="Arial" w:cs="Arial"/>
          <w:sz w:val="18"/>
          <w:szCs w:val="18"/>
        </w:rPr>
        <w:t>StructPassing</w:t>
      </w:r>
      <w:proofErr w:type="spellEnd"/>
      <w:r w:rsidRPr="008A1DBF">
        <w:rPr>
          <w:rFonts w:ascii="Arial" w:hAnsi="Arial" w:cs="Arial"/>
          <w:sz w:val="18"/>
          <w:szCs w:val="18"/>
        </w:rPr>
        <w:t>\C</w:t>
      </w:r>
      <w:r>
        <w:rPr>
          <w:rFonts w:ascii="Arial" w:hAnsi="Arial" w:cs="Arial"/>
          <w:sz w:val="18"/>
          <w:szCs w:val="18"/>
        </w:rPr>
        <w:t>\</w:t>
      </w:r>
      <w:r w:rsidRPr="008A1DBF">
        <w:rPr>
          <w:rFonts w:ascii="Arial" w:hAnsi="Arial" w:cs="Arial"/>
          <w:sz w:val="18"/>
          <w:szCs w:val="18"/>
        </w:rPr>
        <w:t>StructTest.sln</w:t>
      </w:r>
    </w:p>
    <w:p w14:paraId="0C9F59D5" w14:textId="77777777" w:rsidR="00010ACB" w:rsidRPr="00794C23" w:rsidRDefault="00010ACB" w:rsidP="00794C23">
      <w:pPr>
        <w:pStyle w:val="Heading4"/>
        <w:ind w:left="0"/>
        <w:rPr>
          <w:i/>
          <w:color w:val="000000" w:themeColor="text1"/>
        </w:rPr>
      </w:pPr>
      <w:r w:rsidRPr="00794C23">
        <w:rPr>
          <w:i/>
          <w:color w:val="000000" w:themeColor="text1"/>
        </w:rPr>
        <w:t>Test Debugging Code Modules</w:t>
      </w:r>
    </w:p>
    <w:p w14:paraId="5845FA99" w14:textId="77777777" w:rsidR="00064D93" w:rsidRDefault="008E1C12" w:rsidP="00064D93">
      <w:pPr>
        <w:rPr>
          <w:rFonts w:ascii="Arial" w:hAnsi="Arial" w:cs="Arial"/>
          <w:sz w:val="18"/>
          <w:szCs w:val="18"/>
        </w:rPr>
      </w:pPr>
      <w:r w:rsidRPr="005D40B2">
        <w:rPr>
          <w:rFonts w:ascii="Arial" w:hAnsi="Arial" w:cs="Arial"/>
          <w:sz w:val="18"/>
          <w:szCs w:val="18"/>
        </w:rPr>
        <w:t>For the following tests, use the sequences in the media folder.</w:t>
      </w:r>
      <w:r w:rsidR="005D3879" w:rsidRPr="005D40B2">
        <w:rPr>
          <w:rFonts w:ascii="Arial" w:hAnsi="Arial" w:cs="Arial"/>
          <w:sz w:val="18"/>
          <w:szCs w:val="18"/>
        </w:rPr>
        <w:t xml:space="preserve"> You might need to rebuild the .NET assembly.</w:t>
      </w:r>
      <w:r w:rsidR="00E2369C" w:rsidRPr="005D40B2">
        <w:rPr>
          <w:rFonts w:ascii="Arial" w:hAnsi="Arial" w:cs="Arial"/>
          <w:sz w:val="18"/>
          <w:szCs w:val="18"/>
        </w:rPr>
        <w:t xml:space="preserve">  Note that the step numbers in the sequence are likely wrong since steps have been added/removed to this test plan since they were created.</w:t>
      </w:r>
      <w:r w:rsidR="00BD7A25">
        <w:rPr>
          <w:rFonts w:ascii="Arial" w:hAnsi="Arial" w:cs="Arial"/>
          <w:sz w:val="18"/>
          <w:szCs w:val="18"/>
        </w:rPr>
        <w:t xml:space="preserve"> Feel free to rename/add/remove things from these files as you see fit</w:t>
      </w:r>
      <w:r w:rsidR="00505E6B">
        <w:rPr>
          <w:rFonts w:ascii="Arial" w:hAnsi="Arial" w:cs="Arial"/>
          <w:sz w:val="18"/>
          <w:szCs w:val="18"/>
        </w:rPr>
        <w:t xml:space="preserve"> (especially if you are the first one testing a new VS version)</w:t>
      </w:r>
      <w:r w:rsidR="00BD7A25">
        <w:rPr>
          <w:rFonts w:ascii="Arial" w:hAnsi="Arial" w:cs="Arial"/>
          <w:sz w:val="18"/>
          <w:szCs w:val="18"/>
        </w:rPr>
        <w:t>.</w:t>
      </w:r>
      <w:r w:rsidR="00064D93" w:rsidRPr="00064D93">
        <w:rPr>
          <w:rFonts w:ascii="Arial" w:hAnsi="Arial" w:cs="Arial"/>
          <w:sz w:val="18"/>
          <w:szCs w:val="18"/>
        </w:rPr>
        <w:t xml:space="preserve"> </w:t>
      </w:r>
    </w:p>
    <w:p w14:paraId="0FAB9E98" w14:textId="77777777" w:rsidR="00064D93" w:rsidRDefault="00064D93" w:rsidP="00064D93">
      <w:pPr>
        <w:rPr>
          <w:rFonts w:ascii="Arial" w:hAnsi="Arial" w:cs="Arial"/>
          <w:sz w:val="18"/>
          <w:szCs w:val="18"/>
        </w:rPr>
      </w:pPr>
    </w:p>
    <w:p w14:paraId="45EFECFC" w14:textId="77777777" w:rsidR="00064D93" w:rsidRPr="0005463F" w:rsidRDefault="00064D93" w:rsidP="00064D93">
      <w:pPr>
        <w:rPr>
          <w:rFonts w:ascii="Arial" w:hAnsi="Arial" w:cs="Arial"/>
          <w:sz w:val="18"/>
          <w:szCs w:val="18"/>
        </w:rPr>
      </w:pPr>
      <w:r>
        <w:rPr>
          <w:rFonts w:ascii="Arial" w:hAnsi="Arial" w:cs="Arial"/>
          <w:sz w:val="18"/>
          <w:szCs w:val="18"/>
        </w:rPr>
        <w:t>Note: You may need to rebuild the solutions before attempting to step-into in order to fix up file paths in the .</w:t>
      </w:r>
      <w:proofErr w:type="spellStart"/>
      <w:r>
        <w:rPr>
          <w:rFonts w:ascii="Arial" w:hAnsi="Arial" w:cs="Arial"/>
          <w:sz w:val="18"/>
          <w:szCs w:val="18"/>
        </w:rPr>
        <w:t>pdb</w:t>
      </w:r>
      <w:proofErr w:type="spellEnd"/>
      <w:r>
        <w:rPr>
          <w:rFonts w:ascii="Arial" w:hAnsi="Arial" w:cs="Arial"/>
          <w:sz w:val="18"/>
          <w:szCs w:val="18"/>
        </w:rPr>
        <w:t xml:space="preserve"> file.</w:t>
      </w:r>
    </w:p>
    <w:p w14:paraId="20634921" w14:textId="77777777" w:rsidR="008E1C12" w:rsidRDefault="008E1C12" w:rsidP="008E1C12"/>
    <w:p w14:paraId="1BF938B4" w14:textId="77777777" w:rsidR="00C150A3" w:rsidRPr="00C150A3" w:rsidRDefault="00010ACB" w:rsidP="00794C23">
      <w:pPr>
        <w:pStyle w:val="ListParagraph"/>
        <w:numPr>
          <w:ilvl w:val="0"/>
          <w:numId w:val="36"/>
        </w:numPr>
        <w:rPr>
          <w:rFonts w:ascii="Arial" w:hAnsi="Arial" w:cs="Arial"/>
          <w:sz w:val="18"/>
          <w:szCs w:val="18"/>
        </w:rPr>
      </w:pPr>
      <w:r>
        <w:rPr>
          <w:rFonts w:ascii="Arial" w:hAnsi="Arial" w:cs="Arial"/>
          <w:sz w:val="18"/>
          <w:szCs w:val="18"/>
        </w:rPr>
        <w:t>With Debugging set to always prompt:</w:t>
      </w:r>
    </w:p>
    <w:p w14:paraId="43011055" w14:textId="77777777" w:rsidR="00954131" w:rsidRPr="00E573BB" w:rsidRDefault="00954131" w:rsidP="00794C23">
      <w:pPr>
        <w:pStyle w:val="ListParagraph"/>
        <w:numPr>
          <w:ilvl w:val="1"/>
          <w:numId w:val="36"/>
        </w:numPr>
        <w:rPr>
          <w:rFonts w:ascii="Arial" w:hAnsi="Arial" w:cs="Arial"/>
          <w:sz w:val="18"/>
          <w:szCs w:val="18"/>
        </w:rPr>
      </w:pPr>
      <w:r w:rsidRPr="00E573BB">
        <w:rPr>
          <w:rFonts w:ascii="Arial" w:hAnsi="Arial" w:cs="Arial"/>
          <w:b/>
          <w:sz w:val="18"/>
          <w:szCs w:val="18"/>
        </w:rPr>
        <w:t>Do the following for each version of VS installed:</w:t>
      </w:r>
    </w:p>
    <w:p w14:paraId="1ADC5689" w14:textId="77777777" w:rsidR="00954131" w:rsidRPr="00E573BB" w:rsidRDefault="00954131" w:rsidP="00794C23">
      <w:pPr>
        <w:pStyle w:val="ListParagraph"/>
        <w:numPr>
          <w:ilvl w:val="2"/>
          <w:numId w:val="36"/>
        </w:numPr>
        <w:rPr>
          <w:rFonts w:ascii="Arial" w:hAnsi="Arial" w:cs="Arial"/>
          <w:sz w:val="18"/>
          <w:szCs w:val="18"/>
        </w:rPr>
      </w:pPr>
      <w:r w:rsidRPr="00E573BB">
        <w:rPr>
          <w:rFonts w:ascii="Arial" w:hAnsi="Arial" w:cs="Arial"/>
          <w:sz w:val="18"/>
          <w:szCs w:val="18"/>
        </w:rPr>
        <w:t>Open up the version of VS you are testing and attach to the Sequence Editor process.  If you are testing the .NET adapter, be sure to attach in mixed mode (managed + native).  If you are testing the DLL adapter you can attach in either native or mixed mode.</w:t>
      </w:r>
    </w:p>
    <w:p w14:paraId="11F08E74" w14:textId="77777777" w:rsidR="00954131" w:rsidRPr="00E573BB" w:rsidRDefault="00954131" w:rsidP="00794C23">
      <w:pPr>
        <w:pStyle w:val="ListParagraph"/>
        <w:numPr>
          <w:ilvl w:val="2"/>
          <w:numId w:val="36"/>
        </w:numPr>
        <w:rPr>
          <w:rFonts w:ascii="Arial" w:hAnsi="Arial" w:cs="Arial"/>
          <w:sz w:val="18"/>
          <w:szCs w:val="18"/>
        </w:rPr>
      </w:pPr>
      <w:r w:rsidRPr="00E573BB">
        <w:rPr>
          <w:rFonts w:ascii="Arial" w:hAnsi="Arial" w:cs="Arial"/>
          <w:sz w:val="18"/>
          <w:szCs w:val="18"/>
        </w:rPr>
        <w:t>Try to step into a code module on a step that uses the adapter you are testing during a sequence execution.  Verify that it uses the instance of VS that is already attached to the process.</w:t>
      </w:r>
    </w:p>
    <w:p w14:paraId="5495B2F5" w14:textId="77777777" w:rsidR="00954131" w:rsidRPr="00E573BB" w:rsidRDefault="00954131" w:rsidP="00794C23">
      <w:pPr>
        <w:pStyle w:val="ListParagraph"/>
        <w:numPr>
          <w:ilvl w:val="2"/>
          <w:numId w:val="36"/>
        </w:numPr>
        <w:rPr>
          <w:rFonts w:ascii="Arial" w:hAnsi="Arial" w:cs="Arial"/>
          <w:sz w:val="18"/>
          <w:szCs w:val="18"/>
        </w:rPr>
      </w:pPr>
      <w:r w:rsidRPr="00E573BB">
        <w:rPr>
          <w:rFonts w:ascii="Arial" w:hAnsi="Arial" w:cs="Arial"/>
          <w:sz w:val="18"/>
          <w:szCs w:val="18"/>
        </w:rPr>
        <w:t>Stop debugging TestStand.  If you are not debugging in mixed mode, you should be able to detach without killing the Sequence Editor.  If you are debugging in mixed mode, this will kill the Sequence Editor so you will have to re-launch it.</w:t>
      </w:r>
    </w:p>
    <w:p w14:paraId="0DFF5166" w14:textId="77777777" w:rsidR="00954131" w:rsidRPr="00E573BB" w:rsidRDefault="00954131" w:rsidP="00794C23">
      <w:pPr>
        <w:pStyle w:val="ListParagraph"/>
        <w:numPr>
          <w:ilvl w:val="1"/>
          <w:numId w:val="36"/>
        </w:numPr>
        <w:rPr>
          <w:rFonts w:ascii="Arial" w:hAnsi="Arial" w:cs="Arial"/>
          <w:sz w:val="18"/>
          <w:szCs w:val="18"/>
        </w:rPr>
      </w:pPr>
      <w:r w:rsidRPr="00E573BB">
        <w:rPr>
          <w:rFonts w:ascii="Arial" w:hAnsi="Arial" w:cs="Arial"/>
          <w:sz w:val="18"/>
          <w:szCs w:val="18"/>
        </w:rPr>
        <w:t>With no instance of VS attached to the Sequence Editor, try to step into a code module on a step that uses the adapter you are testing during a sequence execution.  Verify that you get a prompt with an option to use each version of VS installed.</w:t>
      </w:r>
    </w:p>
    <w:p w14:paraId="16E27B37" w14:textId="77777777" w:rsidR="00954131" w:rsidRPr="00E573BB" w:rsidRDefault="00E573BB" w:rsidP="00794C23">
      <w:pPr>
        <w:pStyle w:val="ListParagraph"/>
        <w:numPr>
          <w:ilvl w:val="2"/>
          <w:numId w:val="36"/>
        </w:numPr>
        <w:rPr>
          <w:rFonts w:ascii="Arial" w:hAnsi="Arial" w:cs="Arial"/>
          <w:sz w:val="18"/>
          <w:szCs w:val="18"/>
        </w:rPr>
      </w:pPr>
      <w:r w:rsidRPr="00E573BB">
        <w:rPr>
          <w:rFonts w:ascii="Arial" w:hAnsi="Arial" w:cs="Arial"/>
          <w:sz w:val="18"/>
          <w:szCs w:val="18"/>
        </w:rPr>
        <w:t>Cancel the prompt and verify that the “step into” operation is then just treated as a “step over.”</w:t>
      </w:r>
    </w:p>
    <w:p w14:paraId="099DB990" w14:textId="77777777" w:rsidR="00E573BB" w:rsidRPr="00E573BB" w:rsidRDefault="00E573BB" w:rsidP="00794C23">
      <w:pPr>
        <w:pStyle w:val="ListParagraph"/>
        <w:numPr>
          <w:ilvl w:val="2"/>
          <w:numId w:val="36"/>
        </w:numPr>
        <w:rPr>
          <w:rFonts w:ascii="Arial" w:hAnsi="Arial" w:cs="Arial"/>
          <w:sz w:val="18"/>
          <w:szCs w:val="18"/>
        </w:rPr>
      </w:pPr>
      <w:r w:rsidRPr="00E573BB">
        <w:rPr>
          <w:rFonts w:ascii="Arial" w:hAnsi="Arial" w:cs="Arial"/>
          <w:sz w:val="18"/>
          <w:szCs w:val="18"/>
        </w:rPr>
        <w:t xml:space="preserve">Choose the option to use one of the specific VS versions and verify that a new instance of VS is launched and is debugging the sequence editor process.  It should launch a new instance </w:t>
      </w:r>
      <w:r w:rsidRPr="00E573BB">
        <w:rPr>
          <w:rFonts w:ascii="Arial" w:hAnsi="Arial" w:cs="Arial"/>
          <w:sz w:val="18"/>
          <w:szCs w:val="18"/>
        </w:rPr>
        <w:lastRenderedPageBreak/>
        <w:t xml:space="preserve">even if there is an instance of VS already running.  </w:t>
      </w:r>
      <w:r w:rsidRPr="00E573BB">
        <w:rPr>
          <w:rFonts w:ascii="Arial" w:hAnsi="Arial" w:cs="Arial"/>
          <w:b/>
          <w:sz w:val="18"/>
          <w:szCs w:val="18"/>
        </w:rPr>
        <w:t>Repeat this step for each version of VS installed.</w:t>
      </w:r>
    </w:p>
    <w:p w14:paraId="02E46EDB" w14:textId="77777777" w:rsidR="00E573BB" w:rsidRPr="00410D58" w:rsidRDefault="00E573BB" w:rsidP="00794C23">
      <w:pPr>
        <w:pStyle w:val="ListParagraph"/>
        <w:numPr>
          <w:ilvl w:val="0"/>
          <w:numId w:val="36"/>
        </w:numPr>
        <w:rPr>
          <w:rFonts w:ascii="Arial" w:hAnsi="Arial" w:cs="Arial"/>
          <w:sz w:val="18"/>
          <w:szCs w:val="18"/>
        </w:rPr>
      </w:pPr>
      <w:r w:rsidRPr="00410D58">
        <w:rPr>
          <w:rFonts w:ascii="Arial" w:hAnsi="Arial" w:cs="Arial"/>
          <w:sz w:val="18"/>
          <w:szCs w:val="18"/>
        </w:rPr>
        <w:t xml:space="preserve">With Debugging set to use a specific version of VS </w:t>
      </w:r>
      <w:r w:rsidRPr="00410D58">
        <w:rPr>
          <w:rFonts w:ascii="Arial" w:hAnsi="Arial" w:cs="Arial"/>
          <w:b/>
          <w:sz w:val="18"/>
          <w:szCs w:val="18"/>
        </w:rPr>
        <w:t>(repeat this section for each version of VS installed):</w:t>
      </w:r>
    </w:p>
    <w:p w14:paraId="107D7B1D" w14:textId="77777777" w:rsidR="00410D58" w:rsidRPr="00D666CA" w:rsidRDefault="00410D58" w:rsidP="00794C23">
      <w:pPr>
        <w:pStyle w:val="ListParagraph"/>
        <w:numPr>
          <w:ilvl w:val="1"/>
          <w:numId w:val="36"/>
        </w:numPr>
        <w:rPr>
          <w:rFonts w:ascii="Arial" w:hAnsi="Arial" w:cs="Arial"/>
          <w:sz w:val="18"/>
          <w:szCs w:val="18"/>
        </w:rPr>
      </w:pPr>
      <w:r w:rsidRPr="00410D58">
        <w:rPr>
          <w:rFonts w:ascii="Arial" w:hAnsi="Arial" w:cs="Arial"/>
          <w:b/>
          <w:sz w:val="18"/>
          <w:szCs w:val="18"/>
        </w:rPr>
        <w:t>Do the following for each version of VS on the machine:</w:t>
      </w:r>
    </w:p>
    <w:p w14:paraId="38E8B9D1" w14:textId="77777777" w:rsidR="00E573BB" w:rsidRPr="00410D58" w:rsidRDefault="00410D58" w:rsidP="00794C23">
      <w:pPr>
        <w:pStyle w:val="ListParagraph"/>
        <w:numPr>
          <w:ilvl w:val="2"/>
          <w:numId w:val="36"/>
        </w:numPr>
        <w:rPr>
          <w:rFonts w:ascii="Arial" w:hAnsi="Arial" w:cs="Arial"/>
          <w:sz w:val="18"/>
          <w:szCs w:val="18"/>
        </w:rPr>
      </w:pPr>
      <w:r w:rsidRPr="00410D58">
        <w:rPr>
          <w:rFonts w:ascii="Arial" w:hAnsi="Arial" w:cs="Arial"/>
          <w:sz w:val="18"/>
          <w:szCs w:val="18"/>
        </w:rPr>
        <w:t>Open a version of VS and attach to the Sequence Editor process.  If you are testing the .NET adapter, be sure to attach in mixed mode (managed + native).  If you are testing the DLL adapter you can attach in either native or mixed mode.</w:t>
      </w:r>
    </w:p>
    <w:p w14:paraId="532D4CD5" w14:textId="77777777" w:rsidR="00410D58" w:rsidRPr="00410D58" w:rsidRDefault="00410D58" w:rsidP="00794C23">
      <w:pPr>
        <w:pStyle w:val="ListParagraph"/>
        <w:numPr>
          <w:ilvl w:val="2"/>
          <w:numId w:val="36"/>
        </w:numPr>
        <w:rPr>
          <w:rFonts w:ascii="Arial" w:hAnsi="Arial" w:cs="Arial"/>
          <w:sz w:val="18"/>
          <w:szCs w:val="18"/>
        </w:rPr>
      </w:pPr>
      <w:r w:rsidRPr="00410D58">
        <w:rPr>
          <w:rFonts w:ascii="Arial" w:hAnsi="Arial" w:cs="Arial"/>
          <w:sz w:val="18"/>
          <w:szCs w:val="18"/>
        </w:rPr>
        <w:t>Try to step into a code module on a step that uses the adapter you are testing during a sequence execution.  Verify that it uses the instance of VS that is already attached to the process (not necessarily the one you have the adapter set to use).</w:t>
      </w:r>
    </w:p>
    <w:p w14:paraId="0BE97347" w14:textId="77777777" w:rsidR="00410D58" w:rsidRPr="00410D58" w:rsidRDefault="00410D58" w:rsidP="00794C23">
      <w:pPr>
        <w:pStyle w:val="ListParagraph"/>
        <w:numPr>
          <w:ilvl w:val="2"/>
          <w:numId w:val="36"/>
        </w:numPr>
        <w:rPr>
          <w:rFonts w:ascii="Arial" w:hAnsi="Arial" w:cs="Arial"/>
          <w:sz w:val="18"/>
          <w:szCs w:val="18"/>
        </w:rPr>
      </w:pPr>
      <w:r w:rsidRPr="00410D58">
        <w:rPr>
          <w:rFonts w:ascii="Arial" w:hAnsi="Arial" w:cs="Arial"/>
          <w:sz w:val="18"/>
          <w:szCs w:val="18"/>
        </w:rPr>
        <w:t>Stop debugging TestStand.  If you are not debugging in mixed mode, you should be able to detach without killing the Sequence Editor.  If you are debugging in mixed mode, this will kill the Sequence Editor so you will have to re-launch it.</w:t>
      </w:r>
    </w:p>
    <w:p w14:paraId="15F833DA" w14:textId="77777777" w:rsidR="00410D58" w:rsidRPr="00410D58" w:rsidRDefault="00410D58" w:rsidP="00794C23">
      <w:pPr>
        <w:pStyle w:val="ListParagraph"/>
        <w:numPr>
          <w:ilvl w:val="1"/>
          <w:numId w:val="36"/>
        </w:numPr>
        <w:rPr>
          <w:rFonts w:ascii="Arial" w:hAnsi="Arial" w:cs="Arial"/>
          <w:sz w:val="18"/>
          <w:szCs w:val="18"/>
        </w:rPr>
      </w:pPr>
      <w:r w:rsidRPr="00410D58">
        <w:rPr>
          <w:rFonts w:ascii="Arial" w:hAnsi="Arial" w:cs="Arial"/>
          <w:sz w:val="18"/>
          <w:szCs w:val="18"/>
        </w:rPr>
        <w:t>With no instance of VS attached to the Sequence Editor, try to step into a code module on a step that uses the adapter you are testing during a sequence execution.  Verify that a new instance of VS is launched (the version that the adapter is set to use) and is debugging the sequence editor process.  It should launch a new instance even if there is an instance of VS already running.</w:t>
      </w:r>
    </w:p>
    <w:p w14:paraId="6DE9E97D" w14:textId="77777777" w:rsidR="00242E43" w:rsidRPr="00794C23" w:rsidRDefault="00242E43" w:rsidP="00794C23">
      <w:pPr>
        <w:pStyle w:val="Heading4"/>
        <w:numPr>
          <w:ilvl w:val="2"/>
          <w:numId w:val="36"/>
        </w:numPr>
        <w:rPr>
          <w:color w:val="000000" w:themeColor="text1"/>
        </w:rPr>
      </w:pPr>
      <w:r w:rsidRPr="00794C23">
        <w:rPr>
          <w:color w:val="000000" w:themeColor="text1"/>
        </w:rPr>
        <w:t>Cleanup</w:t>
      </w:r>
    </w:p>
    <w:p w14:paraId="41AF6290" w14:textId="77777777" w:rsidR="00D02770" w:rsidRDefault="00140486" w:rsidP="00794C23">
      <w:pPr>
        <w:pStyle w:val="ListParagraph"/>
        <w:numPr>
          <w:ilvl w:val="0"/>
          <w:numId w:val="36"/>
        </w:numPr>
        <w:rPr>
          <w:rFonts w:ascii="Arial" w:hAnsi="Arial" w:cs="Arial"/>
          <w:sz w:val="18"/>
          <w:szCs w:val="18"/>
        </w:rPr>
      </w:pPr>
      <w:r>
        <w:rPr>
          <w:rFonts w:ascii="Arial" w:hAnsi="Arial" w:cs="Arial"/>
          <w:sz w:val="18"/>
          <w:szCs w:val="18"/>
        </w:rPr>
        <w:t>If using Visual Studio 2012 or later, v</w:t>
      </w:r>
      <w:r w:rsidR="00D02770">
        <w:rPr>
          <w:rFonts w:ascii="Arial" w:hAnsi="Arial" w:cs="Arial"/>
          <w:sz w:val="18"/>
          <w:szCs w:val="18"/>
        </w:rPr>
        <w:t>erify that closing an instance of Visual Studio that was launched from a step into operation in TestStand actually ends the devenv.exe process.</w:t>
      </w:r>
      <w:r>
        <w:rPr>
          <w:rFonts w:ascii="Arial" w:hAnsi="Arial" w:cs="Arial"/>
          <w:sz w:val="18"/>
          <w:szCs w:val="18"/>
        </w:rPr>
        <w:t xml:space="preserve"> This is a known issue for VS 2010 and earlier. Since it was fixed in VS 2012, we have decided not to work around the problem for earlier versions.</w:t>
      </w:r>
    </w:p>
    <w:p w14:paraId="0064F56C" w14:textId="77777777" w:rsidR="00D02770" w:rsidRDefault="00D02770" w:rsidP="00794C23">
      <w:pPr>
        <w:pStyle w:val="ListParagraph"/>
        <w:numPr>
          <w:ilvl w:val="0"/>
          <w:numId w:val="36"/>
        </w:numPr>
        <w:rPr>
          <w:rFonts w:ascii="Arial" w:hAnsi="Arial" w:cs="Arial"/>
          <w:sz w:val="18"/>
          <w:szCs w:val="18"/>
        </w:rPr>
      </w:pPr>
      <w:r>
        <w:rPr>
          <w:rFonts w:ascii="Arial" w:hAnsi="Arial" w:cs="Arial"/>
          <w:sz w:val="18"/>
          <w:szCs w:val="18"/>
        </w:rPr>
        <w:t>Verify that when debugging TS from an instance of VS launched from a step into operation and you try to either close VS or stop debugging that you get a warning message from TestStand.</w:t>
      </w:r>
    </w:p>
    <w:p w14:paraId="3C27F22C" w14:textId="77777777" w:rsidR="00D02770" w:rsidRPr="00D02770" w:rsidRDefault="00D02770" w:rsidP="00794C23">
      <w:pPr>
        <w:pStyle w:val="ListParagraph"/>
        <w:numPr>
          <w:ilvl w:val="0"/>
          <w:numId w:val="36"/>
        </w:numPr>
        <w:rPr>
          <w:rFonts w:ascii="Arial" w:hAnsi="Arial" w:cs="Arial"/>
          <w:sz w:val="18"/>
          <w:szCs w:val="18"/>
        </w:rPr>
      </w:pPr>
      <w:r>
        <w:rPr>
          <w:rFonts w:ascii="Arial" w:hAnsi="Arial" w:cs="Arial"/>
          <w:sz w:val="18"/>
          <w:szCs w:val="18"/>
        </w:rPr>
        <w:t>Shutdown the Sequence Editor and verify that we do not leak any DTEs.  You can do this by checking the task manager and making sure there are no stray devenv.exe processes running.</w:t>
      </w:r>
    </w:p>
    <w:p w14:paraId="638255D4" w14:textId="77777777" w:rsidR="00242E43" w:rsidRPr="00F80003" w:rsidRDefault="00242E43" w:rsidP="00242E43">
      <w:pPr>
        <w:pStyle w:val="ListParagraph"/>
        <w:rPr>
          <w:rFonts w:ascii="Arial" w:hAnsi="Arial" w:cs="Arial"/>
          <w:sz w:val="18"/>
          <w:szCs w:val="18"/>
        </w:rPr>
      </w:pPr>
    </w:p>
    <w:p w14:paraId="1A23980F" w14:textId="77777777" w:rsidR="008706E2" w:rsidRPr="00794C23" w:rsidRDefault="00EC4C02" w:rsidP="00794C23">
      <w:pPr>
        <w:pStyle w:val="Heading3"/>
        <w:ind w:left="0"/>
        <w:rPr>
          <w:color w:val="000000" w:themeColor="text1"/>
        </w:rPr>
      </w:pPr>
      <w:r w:rsidRPr="00794C23">
        <w:rPr>
          <w:color w:val="000000" w:themeColor="text1"/>
        </w:rPr>
        <w:t>Special Case</w:t>
      </w:r>
      <w:r w:rsidR="00E20DF1" w:rsidRPr="00794C23">
        <w:rPr>
          <w:color w:val="000000" w:themeColor="text1"/>
        </w:rPr>
        <w:t xml:space="preserve"> testing</w:t>
      </w:r>
    </w:p>
    <w:p w14:paraId="628D3C75" w14:textId="77777777" w:rsidR="00E20DF1" w:rsidRDefault="00E20DF1" w:rsidP="00E20DF1">
      <w:pPr>
        <w:pStyle w:val="Normal1"/>
      </w:pPr>
      <w:r>
        <w:t>Spend time trying various cases that you can think of that might be problematic.  The amount of time you spend on this should depend on how much has changed with this feature, and focus your efforts on the parts that have been modified.  Possible things to try:</w:t>
      </w:r>
    </w:p>
    <w:p w14:paraId="5F553981" w14:textId="77777777" w:rsidR="00680A28" w:rsidRDefault="00680A28" w:rsidP="00794C23">
      <w:pPr>
        <w:pStyle w:val="Normal1"/>
        <w:numPr>
          <w:ilvl w:val="0"/>
          <w:numId w:val="37"/>
        </w:numPr>
      </w:pPr>
      <w:r>
        <w:t>Check that all prompts, dialogs, and panels appear cosmetically correct.</w:t>
      </w:r>
    </w:p>
    <w:p w14:paraId="638C045F" w14:textId="77777777" w:rsidR="00E20DF1" w:rsidRDefault="00E20DF1" w:rsidP="00794C23">
      <w:pPr>
        <w:pStyle w:val="Normal1"/>
        <w:numPr>
          <w:ilvl w:val="0"/>
          <w:numId w:val="37"/>
        </w:numPr>
      </w:pPr>
      <w:r>
        <w:t>Test cancelling various dialogs and verify that it cancels the whole operation and you don’t get further repeat dialogs.  Dialogs include selecting the VS version, selecting source files, asking if you want to add the source to the project, asking if you want to insert above, below, or replace.</w:t>
      </w:r>
    </w:p>
    <w:p w14:paraId="0D9089AE" w14:textId="77777777" w:rsidR="00E20DF1" w:rsidRDefault="00E20DF1" w:rsidP="00794C23">
      <w:pPr>
        <w:pStyle w:val="Normal1"/>
        <w:numPr>
          <w:ilvl w:val="0"/>
          <w:numId w:val="37"/>
        </w:numPr>
      </w:pPr>
      <w:r>
        <w:t>Test invalid source/project/solution files.</w:t>
      </w:r>
    </w:p>
    <w:p w14:paraId="7CFE9187" w14:textId="77777777" w:rsidR="00E20DF1" w:rsidRDefault="0050543A" w:rsidP="00794C23">
      <w:pPr>
        <w:pStyle w:val="Normal1"/>
        <w:numPr>
          <w:ilvl w:val="0"/>
          <w:numId w:val="37"/>
        </w:numPr>
      </w:pPr>
      <w:r>
        <w:t>Test with Vista</w:t>
      </w:r>
      <w:r w:rsidR="000F1D6F">
        <w:t>/Windows 7</w:t>
      </w:r>
      <w:r>
        <w:t xml:space="preserve"> and make sure that the “Visual Studio should be run as admin” dialog </w:t>
      </w:r>
      <w:r w:rsidR="000F1D6F">
        <w:t xml:space="preserve">(in VS 2005) </w:t>
      </w:r>
      <w:r>
        <w:t>does not cause any problems and that everything still works.</w:t>
      </w:r>
    </w:p>
    <w:p w14:paraId="4D21E685" w14:textId="77777777" w:rsidR="00EA43D5" w:rsidRDefault="00EA43D5" w:rsidP="00794C23">
      <w:pPr>
        <w:pStyle w:val="Normal1"/>
        <w:numPr>
          <w:ilvl w:val="0"/>
          <w:numId w:val="37"/>
        </w:numPr>
      </w:pPr>
      <w:r>
        <w:t>Do many “Step Into” operations to debug into code modules and verify that you don’t see any “Call rejected by Callee” errors.</w:t>
      </w:r>
    </w:p>
    <w:p w14:paraId="28956D89" w14:textId="77777777" w:rsidR="007516FF" w:rsidRDefault="007516FF" w:rsidP="00794C23">
      <w:pPr>
        <w:pStyle w:val="Normal1"/>
        <w:numPr>
          <w:ilvl w:val="0"/>
          <w:numId w:val="37"/>
        </w:numPr>
      </w:pPr>
      <w:r>
        <w:t>Test using Code Templates for create code operations if your adapter supports this.</w:t>
      </w:r>
      <w:r w:rsidR="00E53FD2">
        <w:t xml:space="preserve">  When you select a template, we use the adapter setting for create/edit code to determine the correct DTE to read the template with.  Verify that you get a prompt if you have it set to prompt, have multiple VS versions installed, and select a code template.  Verify that you do not get multiple prompts during one create/edit code operation that uses a template.</w:t>
      </w:r>
    </w:p>
    <w:p w14:paraId="0797E5DB" w14:textId="77777777" w:rsidR="00317BBC" w:rsidRDefault="00317BBC" w:rsidP="00794C23">
      <w:pPr>
        <w:pStyle w:val="Normal1"/>
        <w:numPr>
          <w:ilvl w:val="0"/>
          <w:numId w:val="37"/>
        </w:numPr>
      </w:pPr>
      <w:r>
        <w:t>Try a project file that does not contain the source file or a solution file that does not contain the project file.  Try all options that are then presented to you.</w:t>
      </w:r>
    </w:p>
    <w:p w14:paraId="6959C82A" w14:textId="77777777" w:rsidR="00317BBC" w:rsidRDefault="00317BBC" w:rsidP="00794C23">
      <w:pPr>
        <w:pStyle w:val="Normal1"/>
        <w:numPr>
          <w:ilvl w:val="0"/>
          <w:numId w:val="37"/>
        </w:numPr>
      </w:pPr>
      <w:r>
        <w:t>Try creating a method that with the same name as an already existing method.  Try all options (replace, insert above, insert below) that are presented to you.</w:t>
      </w:r>
    </w:p>
    <w:p w14:paraId="3460E9A5" w14:textId="77777777" w:rsidR="006936FA" w:rsidRDefault="006936FA" w:rsidP="00794C23">
      <w:pPr>
        <w:pStyle w:val="Normal1"/>
        <w:numPr>
          <w:ilvl w:val="0"/>
          <w:numId w:val="37"/>
        </w:numPr>
      </w:pPr>
      <w:r>
        <w:t xml:space="preserve">Try </w:t>
      </w:r>
      <w:r w:rsidR="00AA22C0">
        <w:t>converting a</w:t>
      </w:r>
      <w:r>
        <w:t xml:space="preserve"> project/solution from an older version of VS to a newer one and verify that it behaves the same as one created in that newer version.</w:t>
      </w:r>
    </w:p>
    <w:p w14:paraId="04F0387C" w14:textId="77777777" w:rsidR="00B732AD" w:rsidRDefault="00B732AD" w:rsidP="00794C23">
      <w:pPr>
        <w:pStyle w:val="Normal1"/>
        <w:numPr>
          <w:ilvl w:val="0"/>
          <w:numId w:val="37"/>
        </w:numPr>
      </w:pPr>
      <w:r>
        <w:t>Try opening the solution for a code module, setting the sequence editor as the debugging command, and then stepping into a step using that code module and verify that it uses the instance of VS that is already debugging the sequence editor.</w:t>
      </w:r>
    </w:p>
    <w:p w14:paraId="0EB3A2D9" w14:textId="77777777" w:rsidR="00D13C76" w:rsidRDefault="00D13C76" w:rsidP="00D13C76">
      <w:pPr>
        <w:pStyle w:val="Normal1"/>
      </w:pPr>
    </w:p>
    <w:p w14:paraId="1C7B2258" w14:textId="77777777" w:rsidR="00D13C76" w:rsidRDefault="00D13C76" w:rsidP="00D13C76">
      <w:pPr>
        <w:pStyle w:val="Normal1"/>
      </w:pPr>
    </w:p>
    <w:p w14:paraId="3AE156B2" w14:textId="77777777" w:rsidR="00D13C76" w:rsidRDefault="00D13C76" w:rsidP="00D13C76">
      <w:pPr>
        <w:pStyle w:val="Normal1"/>
      </w:pPr>
    </w:p>
    <w:p w14:paraId="71C7C480" w14:textId="77777777" w:rsidR="00D13C76" w:rsidRDefault="00D13C76" w:rsidP="00D13C76">
      <w:pPr>
        <w:pStyle w:val="Normal1"/>
      </w:pPr>
    </w:p>
    <w:p w14:paraId="17CA5A8A" w14:textId="77777777" w:rsidR="00D13C76" w:rsidRDefault="00D13C76" w:rsidP="00D13C76">
      <w:pPr>
        <w:pStyle w:val="Normal1"/>
      </w:pPr>
    </w:p>
    <w:p w14:paraId="4900134F" w14:textId="77777777" w:rsidR="00D13C76" w:rsidRDefault="00D13C76" w:rsidP="00D13C76">
      <w:pPr>
        <w:pStyle w:val="Normal1"/>
      </w:pPr>
    </w:p>
    <w:p w14:paraId="22F199DD" w14:textId="77777777" w:rsidR="00D13C76" w:rsidRDefault="00D13C76" w:rsidP="00D13C76">
      <w:pPr>
        <w:pStyle w:val="Normal1"/>
      </w:pPr>
    </w:p>
    <w:p w14:paraId="29A876CC" w14:textId="77777777" w:rsidR="00D13C76" w:rsidRDefault="00D13C76" w:rsidP="00D13C76">
      <w:pPr>
        <w:pStyle w:val="Normal1"/>
      </w:pPr>
    </w:p>
    <w:p w14:paraId="3EE23CD6" w14:textId="77777777" w:rsidR="00D13C76" w:rsidRDefault="00D13C76" w:rsidP="00D13C76">
      <w:pPr>
        <w:pStyle w:val="Normal1"/>
      </w:pPr>
    </w:p>
    <w:p w14:paraId="0844B796" w14:textId="77777777" w:rsidR="00D13C76" w:rsidRDefault="00D13C76" w:rsidP="00D13C76">
      <w:pPr>
        <w:pStyle w:val="Normal1"/>
      </w:pPr>
    </w:p>
    <w:p w14:paraId="4F43A0CD" w14:textId="77777777" w:rsidR="00D13C76" w:rsidRDefault="00D13C76" w:rsidP="00D13C76">
      <w:pPr>
        <w:pStyle w:val="Normal1"/>
      </w:pPr>
    </w:p>
    <w:p w14:paraId="707CB1DC" w14:textId="77777777" w:rsidR="00D13C76" w:rsidRDefault="00D13C76" w:rsidP="00D13C76">
      <w:pPr>
        <w:pStyle w:val="Normal1"/>
      </w:pPr>
    </w:p>
    <w:p w14:paraId="7AC03982" w14:textId="77777777" w:rsidR="00D13C76" w:rsidRDefault="00D13C76" w:rsidP="00D13C76">
      <w:pPr>
        <w:pStyle w:val="Normal1"/>
      </w:pPr>
    </w:p>
    <w:p w14:paraId="3B6B2258" w14:textId="77777777" w:rsidR="00D13C76" w:rsidRDefault="00D13C76" w:rsidP="00D13C76">
      <w:pPr>
        <w:pStyle w:val="Normal1"/>
      </w:pPr>
    </w:p>
    <w:p w14:paraId="18115606" w14:textId="77777777" w:rsidR="00D13C76" w:rsidRDefault="00D13C76" w:rsidP="00D13C76">
      <w:pPr>
        <w:pStyle w:val="Normal1"/>
      </w:pPr>
    </w:p>
    <w:p w14:paraId="6C1DE5AA" w14:textId="77777777" w:rsidR="00D13C76" w:rsidRDefault="00D13C76" w:rsidP="00D13C76">
      <w:pPr>
        <w:pStyle w:val="Normal1"/>
      </w:pPr>
    </w:p>
    <w:p w14:paraId="5200A185" w14:textId="77777777" w:rsidR="00D13C76" w:rsidRDefault="00D13C76" w:rsidP="00D13C76">
      <w:pPr>
        <w:pStyle w:val="Normal1"/>
      </w:pPr>
    </w:p>
    <w:p w14:paraId="7D414168" w14:textId="77777777" w:rsidR="00D13C76" w:rsidRPr="00435EB6" w:rsidRDefault="00662889" w:rsidP="00D13C76">
      <w:pPr>
        <w:rPr>
          <w:rFonts w:ascii="Arial" w:hAnsi="Arial" w:cs="Arial"/>
          <w:b/>
          <w:sz w:val="18"/>
          <w:szCs w:val="18"/>
        </w:rPr>
      </w:pPr>
      <w:r>
        <w:rPr>
          <w:rFonts w:ascii="Arial" w:hAnsi="Arial" w:cs="Arial"/>
          <w:b/>
          <w:sz w:val="18"/>
          <w:szCs w:val="18"/>
        </w:rPr>
        <w:t>Test stepping into VS after attaching to TS (</w:t>
      </w:r>
      <w:r w:rsidR="00D13C76" w:rsidRPr="00435EB6">
        <w:rPr>
          <w:rFonts w:ascii="Arial" w:hAnsi="Arial" w:cs="Arial"/>
          <w:b/>
          <w:sz w:val="18"/>
          <w:szCs w:val="18"/>
        </w:rPr>
        <w:t>CAR #390929</w:t>
      </w:r>
      <w:r>
        <w:rPr>
          <w:rFonts w:ascii="Arial" w:hAnsi="Arial" w:cs="Arial"/>
          <w:b/>
          <w:sz w:val="18"/>
          <w:szCs w:val="18"/>
        </w:rPr>
        <w:t>)</w:t>
      </w:r>
    </w:p>
    <w:p w14:paraId="4B7727AB" w14:textId="77777777" w:rsidR="00D13C76" w:rsidRPr="00435EB6" w:rsidRDefault="00D13C76" w:rsidP="00D13C76">
      <w:pPr>
        <w:rPr>
          <w:rFonts w:ascii="Arial" w:hAnsi="Arial" w:cs="Arial"/>
          <w:b/>
          <w:sz w:val="18"/>
          <w:szCs w:val="18"/>
        </w:rPr>
      </w:pPr>
    </w:p>
    <w:p w14:paraId="3539B2BF" w14:textId="77777777" w:rsidR="00D13C76" w:rsidRPr="00662889" w:rsidRDefault="00D13C76" w:rsidP="00D13C76">
      <w:pPr>
        <w:pStyle w:val="ListParagraph"/>
        <w:numPr>
          <w:ilvl w:val="0"/>
          <w:numId w:val="39"/>
        </w:numPr>
        <w:rPr>
          <w:rFonts w:ascii="Arial" w:hAnsi="Arial" w:cs="Arial"/>
          <w:sz w:val="18"/>
          <w:szCs w:val="18"/>
        </w:rPr>
      </w:pPr>
      <w:r w:rsidRPr="00662889">
        <w:rPr>
          <w:rFonts w:ascii="Arial" w:hAnsi="Arial" w:cs="Arial"/>
          <w:sz w:val="18"/>
          <w:szCs w:val="18"/>
        </w:rPr>
        <w:t>Open: \TestStand 2013\Examples\AccessingArraysUsingAPI\UsingMFC\AccessingArrays.sln in VS 2010</w:t>
      </w:r>
    </w:p>
    <w:p w14:paraId="018B2B3F" w14:textId="77777777" w:rsidR="00D13C76" w:rsidRPr="00662889" w:rsidRDefault="00D13C76" w:rsidP="00BB37EE">
      <w:pPr>
        <w:pStyle w:val="ListParagraph"/>
        <w:numPr>
          <w:ilvl w:val="0"/>
          <w:numId w:val="39"/>
        </w:numPr>
        <w:rPr>
          <w:rFonts w:ascii="Arial" w:hAnsi="Arial" w:cs="Arial"/>
          <w:sz w:val="18"/>
          <w:szCs w:val="18"/>
        </w:rPr>
      </w:pPr>
      <w:r w:rsidRPr="00662889">
        <w:rPr>
          <w:rFonts w:ascii="Arial" w:hAnsi="Arial" w:cs="Arial"/>
          <w:sz w:val="18"/>
          <w:szCs w:val="18"/>
        </w:rPr>
        <w:t>Open</w:t>
      </w:r>
      <w:r w:rsidR="00662889" w:rsidRPr="00662889">
        <w:rPr>
          <w:rFonts w:ascii="Arial" w:hAnsi="Arial" w:cs="Arial"/>
          <w:sz w:val="18"/>
          <w:szCs w:val="18"/>
        </w:rPr>
        <w:t>:</w:t>
      </w:r>
      <w:r w:rsidR="00662889">
        <w:rPr>
          <w:rFonts w:ascii="Arial" w:hAnsi="Arial" w:cs="Arial"/>
          <w:sz w:val="18"/>
          <w:szCs w:val="18"/>
        </w:rPr>
        <w:t xml:space="preserve"> </w:t>
      </w:r>
      <w:r w:rsidR="00BB37EE" w:rsidRPr="00662889">
        <w:rPr>
          <w:rFonts w:ascii="Arial" w:hAnsi="Arial" w:cs="Arial"/>
          <w:sz w:val="18"/>
          <w:szCs w:val="18"/>
        </w:rPr>
        <w:t>\TestStand 2013\Examples\AccessingArraysUsingAPI\UsingMFC\</w:t>
      </w:r>
      <w:r w:rsidRPr="00662889">
        <w:rPr>
          <w:rFonts w:ascii="Arial" w:hAnsi="Arial" w:cs="Arial"/>
          <w:sz w:val="18"/>
          <w:szCs w:val="18"/>
        </w:rPr>
        <w:t>AccessingArrays.seq in sequence editor (TS 2013)</w:t>
      </w:r>
    </w:p>
    <w:p w14:paraId="5306CBE7" w14:textId="77777777" w:rsidR="00D13C76" w:rsidRPr="00435EB6" w:rsidRDefault="00D13C76" w:rsidP="00D13C76">
      <w:pPr>
        <w:pStyle w:val="ListParagraph"/>
        <w:numPr>
          <w:ilvl w:val="0"/>
          <w:numId w:val="39"/>
        </w:numPr>
        <w:rPr>
          <w:rFonts w:ascii="Arial" w:hAnsi="Arial" w:cs="Arial"/>
          <w:sz w:val="18"/>
          <w:szCs w:val="18"/>
        </w:rPr>
      </w:pPr>
      <w:r w:rsidRPr="00435EB6">
        <w:rPr>
          <w:rFonts w:ascii="Arial" w:hAnsi="Arial" w:cs="Arial"/>
          <w:sz w:val="18"/>
          <w:szCs w:val="18"/>
        </w:rPr>
        <w:t>Place two break points in the test sequence.</w:t>
      </w:r>
    </w:p>
    <w:p w14:paraId="46C949B7" w14:textId="77777777" w:rsidR="00D13C76" w:rsidRPr="00435EB6" w:rsidRDefault="00D13C76" w:rsidP="00D13C76">
      <w:pPr>
        <w:pStyle w:val="ListParagraph"/>
        <w:numPr>
          <w:ilvl w:val="0"/>
          <w:numId w:val="39"/>
        </w:numPr>
        <w:rPr>
          <w:rFonts w:ascii="Arial" w:hAnsi="Arial" w:cs="Arial"/>
          <w:sz w:val="18"/>
          <w:szCs w:val="18"/>
        </w:rPr>
      </w:pPr>
      <w:r w:rsidRPr="00435EB6">
        <w:rPr>
          <w:rFonts w:ascii="Arial" w:hAnsi="Arial" w:cs="Arial"/>
          <w:sz w:val="18"/>
          <w:szCs w:val="18"/>
        </w:rPr>
        <w:t xml:space="preserve">In VS go to Debug &gt;&gt; Attach to process, and select SeqEdit.exe </w:t>
      </w:r>
    </w:p>
    <w:p w14:paraId="331DCCE5" w14:textId="77777777" w:rsidR="00D13C76" w:rsidRPr="00435EB6" w:rsidRDefault="00BB37EE" w:rsidP="00D13C76">
      <w:pPr>
        <w:pStyle w:val="ListParagraph"/>
        <w:numPr>
          <w:ilvl w:val="0"/>
          <w:numId w:val="39"/>
        </w:numPr>
        <w:rPr>
          <w:rFonts w:ascii="Arial" w:hAnsi="Arial" w:cs="Arial"/>
          <w:sz w:val="18"/>
          <w:szCs w:val="18"/>
        </w:rPr>
      </w:pPr>
      <w:r>
        <w:rPr>
          <w:rFonts w:ascii="Arial" w:hAnsi="Arial" w:cs="Arial"/>
          <w:sz w:val="18"/>
          <w:szCs w:val="18"/>
        </w:rPr>
        <w:t>Build the solution. B</w:t>
      </w:r>
      <w:r w:rsidR="00D13C76" w:rsidRPr="00435EB6">
        <w:rPr>
          <w:rFonts w:ascii="Arial" w:hAnsi="Arial" w:cs="Arial"/>
          <w:sz w:val="18"/>
          <w:szCs w:val="18"/>
        </w:rPr>
        <w:t>uild succ</w:t>
      </w:r>
      <w:r>
        <w:rPr>
          <w:rFonts w:ascii="Arial" w:hAnsi="Arial" w:cs="Arial"/>
          <w:sz w:val="18"/>
          <w:szCs w:val="18"/>
        </w:rPr>
        <w:t>e</w:t>
      </w:r>
      <w:r w:rsidR="00D13C76" w:rsidRPr="00435EB6">
        <w:rPr>
          <w:rFonts w:ascii="Arial" w:hAnsi="Arial" w:cs="Arial"/>
          <w:sz w:val="18"/>
          <w:szCs w:val="18"/>
        </w:rPr>
        <w:t>eds.</w:t>
      </w:r>
    </w:p>
    <w:p w14:paraId="194A37BF" w14:textId="77777777" w:rsidR="00D13C76" w:rsidRPr="00435EB6" w:rsidRDefault="00D13C76" w:rsidP="00D13C76">
      <w:pPr>
        <w:pStyle w:val="ListParagraph"/>
        <w:numPr>
          <w:ilvl w:val="0"/>
          <w:numId w:val="39"/>
        </w:numPr>
        <w:rPr>
          <w:rFonts w:ascii="Arial" w:hAnsi="Arial" w:cs="Arial"/>
          <w:sz w:val="18"/>
          <w:szCs w:val="18"/>
        </w:rPr>
      </w:pPr>
      <w:r w:rsidRPr="00435EB6">
        <w:rPr>
          <w:rFonts w:ascii="Arial" w:hAnsi="Arial" w:cs="Arial"/>
          <w:sz w:val="18"/>
          <w:szCs w:val="18"/>
        </w:rPr>
        <w:t xml:space="preserve">Execute sequence and </w:t>
      </w:r>
      <w:r w:rsidR="00662889">
        <w:rPr>
          <w:rFonts w:ascii="Arial" w:hAnsi="Arial" w:cs="Arial"/>
          <w:sz w:val="18"/>
          <w:szCs w:val="18"/>
        </w:rPr>
        <w:t>S</w:t>
      </w:r>
      <w:r w:rsidRPr="00435EB6">
        <w:rPr>
          <w:rFonts w:ascii="Arial" w:hAnsi="Arial" w:cs="Arial"/>
          <w:sz w:val="18"/>
          <w:szCs w:val="18"/>
        </w:rPr>
        <w:t>tep into at first break point</w:t>
      </w:r>
    </w:p>
    <w:p w14:paraId="4F4969F6" w14:textId="77777777" w:rsidR="00D13C76" w:rsidRPr="00435EB6" w:rsidRDefault="002A337C" w:rsidP="00D13C76">
      <w:pPr>
        <w:pStyle w:val="ListParagraph"/>
        <w:numPr>
          <w:ilvl w:val="0"/>
          <w:numId w:val="39"/>
        </w:numPr>
        <w:rPr>
          <w:rFonts w:ascii="Arial" w:hAnsi="Arial" w:cs="Arial"/>
          <w:sz w:val="18"/>
          <w:szCs w:val="18"/>
        </w:rPr>
      </w:pPr>
      <w:r>
        <w:rPr>
          <w:rFonts w:ascii="Arial" w:hAnsi="Arial" w:cs="Arial"/>
          <w:sz w:val="18"/>
          <w:szCs w:val="18"/>
        </w:rPr>
        <w:t>Close VS (Flow should come back to TS)</w:t>
      </w:r>
    </w:p>
    <w:p w14:paraId="4E72D876" w14:textId="77777777" w:rsidR="00D13C76" w:rsidRPr="00435EB6" w:rsidRDefault="00D13C76" w:rsidP="00D13C76">
      <w:pPr>
        <w:pStyle w:val="ListParagraph"/>
        <w:numPr>
          <w:ilvl w:val="0"/>
          <w:numId w:val="39"/>
        </w:numPr>
        <w:rPr>
          <w:rFonts w:ascii="Arial" w:hAnsi="Arial" w:cs="Arial"/>
          <w:sz w:val="18"/>
          <w:szCs w:val="18"/>
        </w:rPr>
      </w:pPr>
      <w:r w:rsidRPr="00435EB6">
        <w:rPr>
          <w:rFonts w:ascii="Arial" w:hAnsi="Arial" w:cs="Arial"/>
          <w:sz w:val="18"/>
          <w:szCs w:val="18"/>
        </w:rPr>
        <w:t>Reopen VS and Reattach to TS</w:t>
      </w:r>
    </w:p>
    <w:p w14:paraId="26E6F565" w14:textId="77777777" w:rsidR="00D13C76" w:rsidRDefault="00D13C76" w:rsidP="00D13C76">
      <w:pPr>
        <w:pStyle w:val="ListParagraph"/>
        <w:numPr>
          <w:ilvl w:val="0"/>
          <w:numId w:val="39"/>
        </w:numPr>
        <w:rPr>
          <w:rFonts w:ascii="Arial" w:hAnsi="Arial" w:cs="Arial"/>
          <w:sz w:val="18"/>
          <w:szCs w:val="18"/>
        </w:rPr>
      </w:pPr>
      <w:r w:rsidRPr="00435EB6">
        <w:rPr>
          <w:rFonts w:ascii="Arial" w:hAnsi="Arial" w:cs="Arial"/>
          <w:sz w:val="18"/>
          <w:szCs w:val="18"/>
        </w:rPr>
        <w:t>Resume Execution</w:t>
      </w:r>
      <w:r w:rsidR="00BB37EE">
        <w:rPr>
          <w:rFonts w:ascii="Arial" w:hAnsi="Arial" w:cs="Arial"/>
          <w:sz w:val="18"/>
          <w:szCs w:val="18"/>
        </w:rPr>
        <w:t>. Step into at second breakpoint</w:t>
      </w:r>
    </w:p>
    <w:p w14:paraId="0560E4F5" w14:textId="77777777" w:rsidR="00662889" w:rsidRPr="00435EB6" w:rsidRDefault="00662889" w:rsidP="00D13C76">
      <w:pPr>
        <w:pStyle w:val="ListParagraph"/>
        <w:numPr>
          <w:ilvl w:val="0"/>
          <w:numId w:val="39"/>
        </w:numPr>
        <w:rPr>
          <w:rFonts w:ascii="Arial" w:hAnsi="Arial" w:cs="Arial"/>
          <w:sz w:val="18"/>
          <w:szCs w:val="18"/>
        </w:rPr>
      </w:pPr>
      <w:r>
        <w:rPr>
          <w:rFonts w:ascii="Arial" w:hAnsi="Arial" w:cs="Arial"/>
          <w:sz w:val="18"/>
          <w:szCs w:val="18"/>
        </w:rPr>
        <w:t>Verify that no runtime error occurs</w:t>
      </w:r>
    </w:p>
    <w:p w14:paraId="713C467F" w14:textId="77777777" w:rsidR="00D13C76" w:rsidRDefault="00D13C76" w:rsidP="00D13C76">
      <w:pPr>
        <w:pStyle w:val="Normal1"/>
      </w:pPr>
    </w:p>
    <w:p w14:paraId="30695885" w14:textId="77777777" w:rsidR="00C32C4A" w:rsidRDefault="00C32C4A" w:rsidP="00D13C76">
      <w:pPr>
        <w:pStyle w:val="Normal1"/>
      </w:pPr>
      <w:r>
        <w:t>Test Disabling Documentation in the Installer (CAR #</w:t>
      </w:r>
      <w:r w:rsidRPr="00C32C4A">
        <w:t>477845</w:t>
      </w:r>
      <w:r>
        <w:t>)</w:t>
      </w:r>
    </w:p>
    <w:p w14:paraId="5475ACD3" w14:textId="77777777" w:rsidR="00C32C4A" w:rsidRDefault="00C32C4A" w:rsidP="00C32C4A">
      <w:pPr>
        <w:pStyle w:val="Normal1"/>
        <w:numPr>
          <w:ilvl w:val="0"/>
          <w:numId w:val="40"/>
        </w:numPr>
      </w:pPr>
      <w:r>
        <w:t>Make sure that Visual Studio 2012 and 2013 are installed.  (If a newer version than 2013 is available, ask the installer team for guidance.)</w:t>
      </w:r>
    </w:p>
    <w:p w14:paraId="4173F192" w14:textId="77777777" w:rsidR="00C32C4A" w:rsidRDefault="00C32C4A" w:rsidP="00C32C4A">
      <w:pPr>
        <w:pStyle w:val="Normal1"/>
        <w:numPr>
          <w:ilvl w:val="0"/>
          <w:numId w:val="40"/>
        </w:numPr>
      </w:pPr>
      <w:r>
        <w:t>Install TestStand, disabling documentation.  Verify that TestStand installs successfully but the help is not integrated into Visual Studio.</w:t>
      </w:r>
    </w:p>
    <w:p w14:paraId="18073C7E" w14:textId="77777777" w:rsidR="00D80412" w:rsidRDefault="00C32C4A" w:rsidP="00D80412">
      <w:pPr>
        <w:pStyle w:val="Normal1"/>
        <w:numPr>
          <w:ilvl w:val="0"/>
          <w:numId w:val="40"/>
        </w:numPr>
      </w:pPr>
      <w:r>
        <w:t>Install TestStand with documentation turned one.  Verify that TestStand installs successfully and that the help is integrated with VS.</w:t>
      </w:r>
      <w:r w:rsidR="00D80412">
        <w:t xml:space="preserve">  You do not have to reinstall from scratch.  You can just add documentation to the current installation for this step.</w:t>
      </w:r>
    </w:p>
    <w:p w14:paraId="68A86811" w14:textId="77777777" w:rsidR="00C32C4A" w:rsidRPr="00E20DF1" w:rsidRDefault="00C32C4A" w:rsidP="00D13C76">
      <w:pPr>
        <w:pStyle w:val="Normal1"/>
      </w:pPr>
    </w:p>
    <w:p w14:paraId="1FAD3A28" w14:textId="77777777" w:rsidR="00FF6DED" w:rsidRDefault="00000000">
      <w:pPr>
        <w:rPr>
          <w:rFonts w:ascii="Helvetica" w:hAnsi="Helvetica"/>
          <w:sz w:val="20"/>
          <w:szCs w:val="20"/>
        </w:rPr>
      </w:pPr>
      <w:r>
        <w:rPr>
          <w:rFonts w:ascii="Helvetica" w:hAnsi="Helvetica"/>
          <w:sz w:val="20"/>
          <w:szCs w:val="20"/>
        </w:rPr>
        <w:pict w14:anchorId="79E8D59F">
          <v:rect id="_x0000_i1026" style="width:0;height:1.5pt" o:hralign="center" o:hrstd="t" o:hr="t" fillcolor="#9d9da1" stroked="f"/>
        </w:pict>
      </w:r>
    </w:p>
    <w:p w14:paraId="539CCC2C" w14:textId="77777777" w:rsidR="00FF6DED" w:rsidRDefault="00FF6DED">
      <w:pPr>
        <w:pStyle w:val="NormalWeb"/>
        <w:jc w:val="center"/>
      </w:pPr>
      <w:r>
        <w:rPr>
          <w:i/>
          <w:iCs/>
        </w:rPr>
        <w:t>National Instruments Confidential</w:t>
      </w:r>
      <w:r>
        <w:br/>
        <w:t>Copyright © 200</w:t>
      </w:r>
      <w:r w:rsidR="007373CF">
        <w:t>5</w:t>
      </w:r>
      <w:r>
        <w:t xml:space="preserve"> National Instruments Corporation </w:t>
      </w:r>
    </w:p>
    <w:sectPr w:rsidR="00FF6DED" w:rsidSect="001A7A04">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32B5B" w14:textId="77777777" w:rsidR="00E77F68" w:rsidRDefault="00E77F68">
      <w:r>
        <w:separator/>
      </w:r>
    </w:p>
  </w:endnote>
  <w:endnote w:type="continuationSeparator" w:id="0">
    <w:p w14:paraId="054228C9" w14:textId="77777777" w:rsidR="00E77F68" w:rsidRDefault="00E77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86996" w14:textId="77777777" w:rsidR="00CB2784" w:rsidRDefault="00CB27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A8DD6" w14:textId="77777777" w:rsidR="00CB2784" w:rsidRPr="008A08D1" w:rsidRDefault="00CB2784" w:rsidP="008A08D1">
    <w:pPr>
      <w:pStyle w:val="Footer"/>
      <w:jc w:val="center"/>
      <w:rPr>
        <w:i/>
        <w:sz w:val="16"/>
        <w:szCs w:val="16"/>
      </w:rPr>
    </w:pPr>
    <w:r>
      <w:rPr>
        <w:i/>
        <w:sz w:val="16"/>
        <w:szCs w:val="16"/>
      </w:rPr>
      <w:t>National Instruments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51213" w14:textId="77777777" w:rsidR="00CB2784" w:rsidRDefault="00CB2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0C44C" w14:textId="77777777" w:rsidR="00E77F68" w:rsidRDefault="00E77F68">
      <w:r>
        <w:separator/>
      </w:r>
    </w:p>
  </w:footnote>
  <w:footnote w:type="continuationSeparator" w:id="0">
    <w:p w14:paraId="5460379B" w14:textId="77777777" w:rsidR="00E77F68" w:rsidRDefault="00E77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C0CEE" w14:textId="77777777" w:rsidR="00CB2784" w:rsidRDefault="00CB27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40E96" w14:textId="77777777" w:rsidR="00CB2784" w:rsidRDefault="00CB27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1901B" w14:textId="77777777" w:rsidR="00CB2784" w:rsidRDefault="00CB2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4E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141717"/>
    <w:multiLevelType w:val="hybridMultilevel"/>
    <w:tmpl w:val="8C0AE09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402AC"/>
    <w:multiLevelType w:val="hybridMultilevel"/>
    <w:tmpl w:val="62387EAE"/>
    <w:lvl w:ilvl="0" w:tplc="04090003">
      <w:start w:val="1"/>
      <w:numFmt w:val="bullet"/>
      <w:lvlText w:val="o"/>
      <w:lvlJc w:val="left"/>
      <w:pPr>
        <w:tabs>
          <w:tab w:val="num" w:pos="1320"/>
        </w:tabs>
        <w:ind w:left="1320" w:hanging="360"/>
      </w:pPr>
      <w:rPr>
        <w:rFonts w:ascii="Courier New" w:hAnsi="Courier New" w:cs="Courier New" w:hint="default"/>
      </w:rPr>
    </w:lvl>
    <w:lvl w:ilvl="1" w:tplc="04090003" w:tentative="1">
      <w:start w:val="1"/>
      <w:numFmt w:val="bullet"/>
      <w:lvlText w:val="o"/>
      <w:lvlJc w:val="left"/>
      <w:pPr>
        <w:tabs>
          <w:tab w:val="num" w:pos="2040"/>
        </w:tabs>
        <w:ind w:left="2040" w:hanging="360"/>
      </w:pPr>
      <w:rPr>
        <w:rFonts w:ascii="Courier New" w:hAnsi="Courier New" w:cs="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cs="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cs="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3" w15:restartNumberingAfterBreak="0">
    <w:nsid w:val="08056668"/>
    <w:multiLevelType w:val="hybridMultilevel"/>
    <w:tmpl w:val="5448CD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DD2B9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0135F4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5D426A6"/>
    <w:multiLevelType w:val="hybridMultilevel"/>
    <w:tmpl w:val="CB1C6DB6"/>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 w15:restartNumberingAfterBreak="0">
    <w:nsid w:val="168F100F"/>
    <w:multiLevelType w:val="hybridMultilevel"/>
    <w:tmpl w:val="98B01B4A"/>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50838"/>
    <w:multiLevelType w:val="hybridMultilevel"/>
    <w:tmpl w:val="1FAC6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493E9A"/>
    <w:multiLevelType w:val="hybridMultilevel"/>
    <w:tmpl w:val="9E0A5D82"/>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0D091D"/>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47D0C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7E075D2"/>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A262CDA"/>
    <w:multiLevelType w:val="hybridMultilevel"/>
    <w:tmpl w:val="B18CC566"/>
    <w:lvl w:ilvl="0" w:tplc="04090001">
      <w:start w:val="1"/>
      <w:numFmt w:val="bullet"/>
      <w:lvlText w:val=""/>
      <w:lvlJc w:val="left"/>
      <w:pPr>
        <w:ind w:left="1325" w:hanging="360"/>
      </w:pPr>
      <w:rPr>
        <w:rFonts w:ascii="Symbol" w:hAnsi="Symbol" w:hint="default"/>
      </w:rPr>
    </w:lvl>
    <w:lvl w:ilvl="1" w:tplc="04090003" w:tentative="1">
      <w:start w:val="1"/>
      <w:numFmt w:val="bullet"/>
      <w:lvlText w:val="o"/>
      <w:lvlJc w:val="left"/>
      <w:pPr>
        <w:ind w:left="2045" w:hanging="360"/>
      </w:pPr>
      <w:rPr>
        <w:rFonts w:ascii="Courier New" w:hAnsi="Courier New" w:cs="Courier New" w:hint="default"/>
      </w:rPr>
    </w:lvl>
    <w:lvl w:ilvl="2" w:tplc="04090005" w:tentative="1">
      <w:start w:val="1"/>
      <w:numFmt w:val="bullet"/>
      <w:lvlText w:val=""/>
      <w:lvlJc w:val="left"/>
      <w:pPr>
        <w:ind w:left="2765" w:hanging="360"/>
      </w:pPr>
      <w:rPr>
        <w:rFonts w:ascii="Wingdings" w:hAnsi="Wingdings" w:hint="default"/>
      </w:rPr>
    </w:lvl>
    <w:lvl w:ilvl="3" w:tplc="04090001" w:tentative="1">
      <w:start w:val="1"/>
      <w:numFmt w:val="bullet"/>
      <w:lvlText w:val=""/>
      <w:lvlJc w:val="left"/>
      <w:pPr>
        <w:ind w:left="3485" w:hanging="360"/>
      </w:pPr>
      <w:rPr>
        <w:rFonts w:ascii="Symbol" w:hAnsi="Symbol" w:hint="default"/>
      </w:rPr>
    </w:lvl>
    <w:lvl w:ilvl="4" w:tplc="04090003" w:tentative="1">
      <w:start w:val="1"/>
      <w:numFmt w:val="bullet"/>
      <w:lvlText w:val="o"/>
      <w:lvlJc w:val="left"/>
      <w:pPr>
        <w:ind w:left="4205" w:hanging="360"/>
      </w:pPr>
      <w:rPr>
        <w:rFonts w:ascii="Courier New" w:hAnsi="Courier New" w:cs="Courier New" w:hint="default"/>
      </w:rPr>
    </w:lvl>
    <w:lvl w:ilvl="5" w:tplc="04090005" w:tentative="1">
      <w:start w:val="1"/>
      <w:numFmt w:val="bullet"/>
      <w:lvlText w:val=""/>
      <w:lvlJc w:val="left"/>
      <w:pPr>
        <w:ind w:left="4925" w:hanging="360"/>
      </w:pPr>
      <w:rPr>
        <w:rFonts w:ascii="Wingdings" w:hAnsi="Wingdings" w:hint="default"/>
      </w:rPr>
    </w:lvl>
    <w:lvl w:ilvl="6" w:tplc="04090001" w:tentative="1">
      <w:start w:val="1"/>
      <w:numFmt w:val="bullet"/>
      <w:lvlText w:val=""/>
      <w:lvlJc w:val="left"/>
      <w:pPr>
        <w:ind w:left="5645" w:hanging="360"/>
      </w:pPr>
      <w:rPr>
        <w:rFonts w:ascii="Symbol" w:hAnsi="Symbol" w:hint="default"/>
      </w:rPr>
    </w:lvl>
    <w:lvl w:ilvl="7" w:tplc="04090003" w:tentative="1">
      <w:start w:val="1"/>
      <w:numFmt w:val="bullet"/>
      <w:lvlText w:val="o"/>
      <w:lvlJc w:val="left"/>
      <w:pPr>
        <w:ind w:left="6365" w:hanging="360"/>
      </w:pPr>
      <w:rPr>
        <w:rFonts w:ascii="Courier New" w:hAnsi="Courier New" w:cs="Courier New" w:hint="default"/>
      </w:rPr>
    </w:lvl>
    <w:lvl w:ilvl="8" w:tplc="04090005" w:tentative="1">
      <w:start w:val="1"/>
      <w:numFmt w:val="bullet"/>
      <w:lvlText w:val=""/>
      <w:lvlJc w:val="left"/>
      <w:pPr>
        <w:ind w:left="7085" w:hanging="360"/>
      </w:pPr>
      <w:rPr>
        <w:rFonts w:ascii="Wingdings" w:hAnsi="Wingdings" w:hint="default"/>
      </w:rPr>
    </w:lvl>
  </w:abstractNum>
  <w:abstractNum w:abstractNumId="14" w15:restartNumberingAfterBreak="0">
    <w:nsid w:val="2ACA3C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44350A"/>
    <w:multiLevelType w:val="hybridMultilevel"/>
    <w:tmpl w:val="184EC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6087E"/>
    <w:multiLevelType w:val="multilevel"/>
    <w:tmpl w:val="62387EAE"/>
    <w:lvl w:ilvl="0">
      <w:start w:val="1"/>
      <w:numFmt w:val="bullet"/>
      <w:lvlText w:val="o"/>
      <w:lvlJc w:val="left"/>
      <w:pPr>
        <w:tabs>
          <w:tab w:val="num" w:pos="1320"/>
        </w:tabs>
        <w:ind w:left="1320" w:hanging="360"/>
      </w:pPr>
      <w:rPr>
        <w:rFonts w:ascii="Courier New" w:hAnsi="Courier New" w:cs="Courier New" w:hint="default"/>
      </w:rPr>
    </w:lvl>
    <w:lvl w:ilvl="1">
      <w:start w:val="1"/>
      <w:numFmt w:val="bullet"/>
      <w:lvlText w:val="o"/>
      <w:lvlJc w:val="left"/>
      <w:pPr>
        <w:tabs>
          <w:tab w:val="num" w:pos="2040"/>
        </w:tabs>
        <w:ind w:left="2040" w:hanging="360"/>
      </w:pPr>
      <w:rPr>
        <w:rFonts w:ascii="Courier New" w:hAnsi="Courier New" w:cs="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cs="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cs="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17" w15:restartNumberingAfterBreak="0">
    <w:nsid w:val="2FE640BA"/>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3782F91"/>
    <w:multiLevelType w:val="hybridMultilevel"/>
    <w:tmpl w:val="FF54D65C"/>
    <w:lvl w:ilvl="0" w:tplc="04090003">
      <w:start w:val="1"/>
      <w:numFmt w:val="bullet"/>
      <w:lvlText w:val="o"/>
      <w:lvlJc w:val="left"/>
      <w:pPr>
        <w:tabs>
          <w:tab w:val="num" w:pos="1320"/>
        </w:tabs>
        <w:ind w:left="1320" w:hanging="360"/>
      </w:pPr>
      <w:rPr>
        <w:rFonts w:ascii="Courier New" w:hAnsi="Courier New" w:cs="Courier New" w:hint="default"/>
      </w:rPr>
    </w:lvl>
    <w:lvl w:ilvl="1" w:tplc="04090003" w:tentative="1">
      <w:start w:val="1"/>
      <w:numFmt w:val="bullet"/>
      <w:lvlText w:val="o"/>
      <w:lvlJc w:val="left"/>
      <w:pPr>
        <w:tabs>
          <w:tab w:val="num" w:pos="2040"/>
        </w:tabs>
        <w:ind w:left="2040" w:hanging="360"/>
      </w:pPr>
      <w:rPr>
        <w:rFonts w:ascii="Courier New" w:hAnsi="Courier New" w:cs="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cs="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cs="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19" w15:restartNumberingAfterBreak="0">
    <w:nsid w:val="33BE3ABC"/>
    <w:multiLevelType w:val="hybridMultilevel"/>
    <w:tmpl w:val="E69465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AB7A9E"/>
    <w:multiLevelType w:val="multilevel"/>
    <w:tmpl w:val="9332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91CB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12A29BA"/>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D2C687F"/>
    <w:multiLevelType w:val="hybridMultilevel"/>
    <w:tmpl w:val="8C0AE09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CD2D6C"/>
    <w:multiLevelType w:val="hybridMultilevel"/>
    <w:tmpl w:val="8F9A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505C3F"/>
    <w:multiLevelType w:val="hybridMultilevel"/>
    <w:tmpl w:val="36DC1C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77915"/>
    <w:multiLevelType w:val="multilevel"/>
    <w:tmpl w:val="D562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BC4B25"/>
    <w:multiLevelType w:val="hybridMultilevel"/>
    <w:tmpl w:val="FAA42B7A"/>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63C723E"/>
    <w:multiLevelType w:val="hybridMultilevel"/>
    <w:tmpl w:val="ECF0591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5E593F06"/>
    <w:multiLevelType w:val="hybridMultilevel"/>
    <w:tmpl w:val="14B4B6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580CDB"/>
    <w:multiLevelType w:val="hybridMultilevel"/>
    <w:tmpl w:val="9D14938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B328E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5814A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5D72E0C"/>
    <w:multiLevelType w:val="multilevel"/>
    <w:tmpl w:val="652E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EB1057"/>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AAB668C"/>
    <w:multiLevelType w:val="hybridMultilevel"/>
    <w:tmpl w:val="9DB49D4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505228F"/>
    <w:multiLevelType w:val="multilevel"/>
    <w:tmpl w:val="F84C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2B57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E002CAF"/>
    <w:multiLevelType w:val="hybridMultilevel"/>
    <w:tmpl w:val="EF5402D6"/>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77241">
    <w:abstractNumId w:val="20"/>
  </w:num>
  <w:num w:numId="2" w16cid:durableId="1211579419">
    <w:abstractNumId w:val="36"/>
  </w:num>
  <w:num w:numId="3" w16cid:durableId="1329987666">
    <w:abstractNumId w:val="33"/>
  </w:num>
  <w:num w:numId="4" w16cid:durableId="1313408754">
    <w:abstractNumId w:val="26"/>
  </w:num>
  <w:num w:numId="5" w16cid:durableId="988903528">
    <w:abstractNumId w:val="18"/>
  </w:num>
  <w:num w:numId="6" w16cid:durableId="594090309">
    <w:abstractNumId w:val="2"/>
  </w:num>
  <w:num w:numId="7" w16cid:durableId="1400976667">
    <w:abstractNumId w:val="16"/>
  </w:num>
  <w:num w:numId="8" w16cid:durableId="1627270441">
    <w:abstractNumId w:val="3"/>
  </w:num>
  <w:num w:numId="9" w16cid:durableId="1557232429">
    <w:abstractNumId w:val="19"/>
  </w:num>
  <w:num w:numId="10" w16cid:durableId="966280025">
    <w:abstractNumId w:val="13"/>
  </w:num>
  <w:num w:numId="11" w16cid:durableId="1603684059">
    <w:abstractNumId w:val="28"/>
  </w:num>
  <w:num w:numId="12" w16cid:durableId="1235093690">
    <w:abstractNumId w:val="24"/>
  </w:num>
  <w:num w:numId="13" w16cid:durableId="928848388">
    <w:abstractNumId w:val="15"/>
  </w:num>
  <w:num w:numId="14" w16cid:durableId="416097463">
    <w:abstractNumId w:val="1"/>
  </w:num>
  <w:num w:numId="15" w16cid:durableId="1658797907">
    <w:abstractNumId w:val="23"/>
  </w:num>
  <w:num w:numId="16" w16cid:durableId="1078550276">
    <w:abstractNumId w:val="10"/>
  </w:num>
  <w:num w:numId="17" w16cid:durableId="473522566">
    <w:abstractNumId w:val="17"/>
  </w:num>
  <w:num w:numId="18" w16cid:durableId="1575433561">
    <w:abstractNumId w:val="34"/>
  </w:num>
  <w:num w:numId="19" w16cid:durableId="529536629">
    <w:abstractNumId w:val="5"/>
  </w:num>
  <w:num w:numId="20" w16cid:durableId="1376543782">
    <w:abstractNumId w:val="12"/>
  </w:num>
  <w:num w:numId="21" w16cid:durableId="870533309">
    <w:abstractNumId w:val="22"/>
  </w:num>
  <w:num w:numId="22" w16cid:durableId="2062944281">
    <w:abstractNumId w:val="9"/>
  </w:num>
  <w:num w:numId="23" w16cid:durableId="1741440133">
    <w:abstractNumId w:val="30"/>
  </w:num>
  <w:num w:numId="24" w16cid:durableId="1155537582">
    <w:abstractNumId w:val="7"/>
  </w:num>
  <w:num w:numId="25" w16cid:durableId="2040009118">
    <w:abstractNumId w:val="38"/>
  </w:num>
  <w:num w:numId="26" w16cid:durableId="827984502">
    <w:abstractNumId w:val="6"/>
  </w:num>
  <w:num w:numId="27" w16cid:durableId="1980063088">
    <w:abstractNumId w:val="8"/>
  </w:num>
  <w:num w:numId="28" w16cid:durableId="198122428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18707724">
    <w:abstractNumId w:val="27"/>
  </w:num>
  <w:num w:numId="30" w16cid:durableId="53553280">
    <w:abstractNumId w:val="29"/>
  </w:num>
  <w:num w:numId="31" w16cid:durableId="1196700128">
    <w:abstractNumId w:val="31"/>
  </w:num>
  <w:num w:numId="32" w16cid:durableId="1331518901">
    <w:abstractNumId w:val="37"/>
  </w:num>
  <w:num w:numId="33" w16cid:durableId="872690644">
    <w:abstractNumId w:val="14"/>
  </w:num>
  <w:num w:numId="34" w16cid:durableId="5331013">
    <w:abstractNumId w:val="32"/>
  </w:num>
  <w:num w:numId="35" w16cid:durableId="1554468342">
    <w:abstractNumId w:val="21"/>
  </w:num>
  <w:num w:numId="36" w16cid:durableId="382558427">
    <w:abstractNumId w:val="11"/>
  </w:num>
  <w:num w:numId="37" w16cid:durableId="165021743">
    <w:abstractNumId w:val="4"/>
  </w:num>
  <w:num w:numId="38" w16cid:durableId="580607512">
    <w:abstractNumId w:val="0"/>
  </w:num>
  <w:num w:numId="39" w16cid:durableId="118890600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8328431">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d Beach">
    <w15:presenceInfo w15:providerId="AD" w15:userId="S::jed.beach@ni.com::c9879f04-4174-45a1-b1e3-737c787618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isplayBackgroundShap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69AF"/>
    <w:rsid w:val="00010ACB"/>
    <w:rsid w:val="00016DA2"/>
    <w:rsid w:val="00031FF6"/>
    <w:rsid w:val="000324F4"/>
    <w:rsid w:val="00033C7E"/>
    <w:rsid w:val="00042640"/>
    <w:rsid w:val="00050ECF"/>
    <w:rsid w:val="0005463F"/>
    <w:rsid w:val="00061D60"/>
    <w:rsid w:val="00064D93"/>
    <w:rsid w:val="000970E0"/>
    <w:rsid w:val="000A53D9"/>
    <w:rsid w:val="000B0636"/>
    <w:rsid w:val="000E1ADB"/>
    <w:rsid w:val="000E200B"/>
    <w:rsid w:val="000F1D6F"/>
    <w:rsid w:val="00105B75"/>
    <w:rsid w:val="001069AF"/>
    <w:rsid w:val="00125A41"/>
    <w:rsid w:val="00140486"/>
    <w:rsid w:val="0014324E"/>
    <w:rsid w:val="001854EA"/>
    <w:rsid w:val="001A2608"/>
    <w:rsid w:val="001A2AFA"/>
    <w:rsid w:val="001A7A04"/>
    <w:rsid w:val="001B4A38"/>
    <w:rsid w:val="001C28F6"/>
    <w:rsid w:val="001D10F3"/>
    <w:rsid w:val="001D28E6"/>
    <w:rsid w:val="001D5921"/>
    <w:rsid w:val="001E1234"/>
    <w:rsid w:val="001F0DD0"/>
    <w:rsid w:val="001F712C"/>
    <w:rsid w:val="00223D19"/>
    <w:rsid w:val="00240394"/>
    <w:rsid w:val="00242E43"/>
    <w:rsid w:val="002557C0"/>
    <w:rsid w:val="002601CB"/>
    <w:rsid w:val="00284D58"/>
    <w:rsid w:val="00285A06"/>
    <w:rsid w:val="002A337C"/>
    <w:rsid w:val="003035D8"/>
    <w:rsid w:val="00311817"/>
    <w:rsid w:val="00312CDD"/>
    <w:rsid w:val="00313BD5"/>
    <w:rsid w:val="003141AE"/>
    <w:rsid w:val="00317BBC"/>
    <w:rsid w:val="0033206A"/>
    <w:rsid w:val="0035025B"/>
    <w:rsid w:val="00364933"/>
    <w:rsid w:val="00372084"/>
    <w:rsid w:val="003739A0"/>
    <w:rsid w:val="003741FF"/>
    <w:rsid w:val="00386BEC"/>
    <w:rsid w:val="00390429"/>
    <w:rsid w:val="003B488F"/>
    <w:rsid w:val="003B7AD4"/>
    <w:rsid w:val="003F1BA1"/>
    <w:rsid w:val="003F6BF8"/>
    <w:rsid w:val="00410D58"/>
    <w:rsid w:val="004274A9"/>
    <w:rsid w:val="00434AAF"/>
    <w:rsid w:val="00435EB6"/>
    <w:rsid w:val="00445AE0"/>
    <w:rsid w:val="00455067"/>
    <w:rsid w:val="00455670"/>
    <w:rsid w:val="00465373"/>
    <w:rsid w:val="0046788F"/>
    <w:rsid w:val="0047141D"/>
    <w:rsid w:val="004951AE"/>
    <w:rsid w:val="004A703E"/>
    <w:rsid w:val="004B58B7"/>
    <w:rsid w:val="004B7342"/>
    <w:rsid w:val="004C0658"/>
    <w:rsid w:val="004D251F"/>
    <w:rsid w:val="004E5F6C"/>
    <w:rsid w:val="004E7CA3"/>
    <w:rsid w:val="004F1A41"/>
    <w:rsid w:val="0050543A"/>
    <w:rsid w:val="00505E6B"/>
    <w:rsid w:val="0052357A"/>
    <w:rsid w:val="005507ED"/>
    <w:rsid w:val="005847B4"/>
    <w:rsid w:val="00595067"/>
    <w:rsid w:val="005A1AE5"/>
    <w:rsid w:val="005B54D6"/>
    <w:rsid w:val="005D3879"/>
    <w:rsid w:val="005D40B2"/>
    <w:rsid w:val="005E43FD"/>
    <w:rsid w:val="005F28F0"/>
    <w:rsid w:val="005F7688"/>
    <w:rsid w:val="00603A75"/>
    <w:rsid w:val="00611F29"/>
    <w:rsid w:val="00630D7A"/>
    <w:rsid w:val="00641D1B"/>
    <w:rsid w:val="006440EE"/>
    <w:rsid w:val="00655892"/>
    <w:rsid w:val="00662889"/>
    <w:rsid w:val="00680A28"/>
    <w:rsid w:val="006856D7"/>
    <w:rsid w:val="006908FE"/>
    <w:rsid w:val="006936FA"/>
    <w:rsid w:val="0069433B"/>
    <w:rsid w:val="006A0201"/>
    <w:rsid w:val="006A08CC"/>
    <w:rsid w:val="00704A65"/>
    <w:rsid w:val="00724298"/>
    <w:rsid w:val="007310BF"/>
    <w:rsid w:val="007373CF"/>
    <w:rsid w:val="00741AD0"/>
    <w:rsid w:val="00750472"/>
    <w:rsid w:val="007516FF"/>
    <w:rsid w:val="00762F3A"/>
    <w:rsid w:val="0077284A"/>
    <w:rsid w:val="00782855"/>
    <w:rsid w:val="00790A3E"/>
    <w:rsid w:val="00794C23"/>
    <w:rsid w:val="007B54F6"/>
    <w:rsid w:val="007C7670"/>
    <w:rsid w:val="007F4217"/>
    <w:rsid w:val="007F743D"/>
    <w:rsid w:val="00810C4A"/>
    <w:rsid w:val="008117FA"/>
    <w:rsid w:val="008131BC"/>
    <w:rsid w:val="008156A1"/>
    <w:rsid w:val="0084484F"/>
    <w:rsid w:val="0084579C"/>
    <w:rsid w:val="0085593F"/>
    <w:rsid w:val="008677BE"/>
    <w:rsid w:val="008706E2"/>
    <w:rsid w:val="00870E48"/>
    <w:rsid w:val="00883F7C"/>
    <w:rsid w:val="00896C3F"/>
    <w:rsid w:val="008A08D1"/>
    <w:rsid w:val="008A1DBF"/>
    <w:rsid w:val="008A34B2"/>
    <w:rsid w:val="008B6D35"/>
    <w:rsid w:val="008E1C12"/>
    <w:rsid w:val="008E21A7"/>
    <w:rsid w:val="009052D8"/>
    <w:rsid w:val="0090665F"/>
    <w:rsid w:val="0091484E"/>
    <w:rsid w:val="00920511"/>
    <w:rsid w:val="00922AD6"/>
    <w:rsid w:val="00925DC1"/>
    <w:rsid w:val="00932845"/>
    <w:rsid w:val="00941A16"/>
    <w:rsid w:val="00954131"/>
    <w:rsid w:val="00967A32"/>
    <w:rsid w:val="00972260"/>
    <w:rsid w:val="00982017"/>
    <w:rsid w:val="00983DBD"/>
    <w:rsid w:val="00984A76"/>
    <w:rsid w:val="00995CFC"/>
    <w:rsid w:val="009964C7"/>
    <w:rsid w:val="009A362D"/>
    <w:rsid w:val="009B0450"/>
    <w:rsid w:val="009B34BA"/>
    <w:rsid w:val="009C3D54"/>
    <w:rsid w:val="009C787D"/>
    <w:rsid w:val="00A07155"/>
    <w:rsid w:val="00A12EBB"/>
    <w:rsid w:val="00A2221B"/>
    <w:rsid w:val="00A3177A"/>
    <w:rsid w:val="00A3417B"/>
    <w:rsid w:val="00A344E9"/>
    <w:rsid w:val="00A3485B"/>
    <w:rsid w:val="00A3671B"/>
    <w:rsid w:val="00A43676"/>
    <w:rsid w:val="00A7063C"/>
    <w:rsid w:val="00AA22C0"/>
    <w:rsid w:val="00AB3B9D"/>
    <w:rsid w:val="00AC0E06"/>
    <w:rsid w:val="00AD141B"/>
    <w:rsid w:val="00AD43A9"/>
    <w:rsid w:val="00AE59CB"/>
    <w:rsid w:val="00AF799C"/>
    <w:rsid w:val="00B0009E"/>
    <w:rsid w:val="00B3201F"/>
    <w:rsid w:val="00B40F46"/>
    <w:rsid w:val="00B55661"/>
    <w:rsid w:val="00B570CF"/>
    <w:rsid w:val="00B72C38"/>
    <w:rsid w:val="00B732AD"/>
    <w:rsid w:val="00B820F9"/>
    <w:rsid w:val="00B84D6F"/>
    <w:rsid w:val="00BA65DC"/>
    <w:rsid w:val="00BB37EE"/>
    <w:rsid w:val="00BB50F2"/>
    <w:rsid w:val="00BB7D74"/>
    <w:rsid w:val="00BC132D"/>
    <w:rsid w:val="00BC1FA2"/>
    <w:rsid w:val="00BC528F"/>
    <w:rsid w:val="00BC697A"/>
    <w:rsid w:val="00BD6FA6"/>
    <w:rsid w:val="00BD7A25"/>
    <w:rsid w:val="00BE7CBA"/>
    <w:rsid w:val="00BF0AB1"/>
    <w:rsid w:val="00BF2EDF"/>
    <w:rsid w:val="00BF41E8"/>
    <w:rsid w:val="00BF4D79"/>
    <w:rsid w:val="00C150A3"/>
    <w:rsid w:val="00C20A51"/>
    <w:rsid w:val="00C32C4A"/>
    <w:rsid w:val="00C40DBC"/>
    <w:rsid w:val="00C465A1"/>
    <w:rsid w:val="00C47439"/>
    <w:rsid w:val="00C557DB"/>
    <w:rsid w:val="00C668EB"/>
    <w:rsid w:val="00C70D48"/>
    <w:rsid w:val="00C95F5F"/>
    <w:rsid w:val="00CB2784"/>
    <w:rsid w:val="00CC33FD"/>
    <w:rsid w:val="00CC7880"/>
    <w:rsid w:val="00D02770"/>
    <w:rsid w:val="00D12543"/>
    <w:rsid w:val="00D13C76"/>
    <w:rsid w:val="00D25FCE"/>
    <w:rsid w:val="00D51513"/>
    <w:rsid w:val="00D56C17"/>
    <w:rsid w:val="00D666CA"/>
    <w:rsid w:val="00D739C2"/>
    <w:rsid w:val="00D80412"/>
    <w:rsid w:val="00D84625"/>
    <w:rsid w:val="00D85CE3"/>
    <w:rsid w:val="00DA59B1"/>
    <w:rsid w:val="00DC30C0"/>
    <w:rsid w:val="00DD3FB6"/>
    <w:rsid w:val="00DE2529"/>
    <w:rsid w:val="00DE4394"/>
    <w:rsid w:val="00DE5AD6"/>
    <w:rsid w:val="00E02F06"/>
    <w:rsid w:val="00E0444A"/>
    <w:rsid w:val="00E11A27"/>
    <w:rsid w:val="00E1505A"/>
    <w:rsid w:val="00E20DF1"/>
    <w:rsid w:val="00E2369C"/>
    <w:rsid w:val="00E23E82"/>
    <w:rsid w:val="00E53FD2"/>
    <w:rsid w:val="00E573BB"/>
    <w:rsid w:val="00E66768"/>
    <w:rsid w:val="00E71B3C"/>
    <w:rsid w:val="00E747E3"/>
    <w:rsid w:val="00E77F68"/>
    <w:rsid w:val="00EA309E"/>
    <w:rsid w:val="00EA43D5"/>
    <w:rsid w:val="00EB7802"/>
    <w:rsid w:val="00EC4603"/>
    <w:rsid w:val="00EC4C02"/>
    <w:rsid w:val="00EE64F8"/>
    <w:rsid w:val="00F0725C"/>
    <w:rsid w:val="00F157D0"/>
    <w:rsid w:val="00F20DEC"/>
    <w:rsid w:val="00F60176"/>
    <w:rsid w:val="00F757B2"/>
    <w:rsid w:val="00F80003"/>
    <w:rsid w:val="00F854ED"/>
    <w:rsid w:val="00F9430B"/>
    <w:rsid w:val="00FB43EB"/>
    <w:rsid w:val="00FB4F6D"/>
    <w:rsid w:val="00FC1ADF"/>
    <w:rsid w:val="00FC3987"/>
    <w:rsid w:val="00FF2208"/>
    <w:rsid w:val="00FF6DE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D5C08"/>
  <w15:docId w15:val="{C8E992E6-25B2-40BE-AECF-7EAB65C60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7A04"/>
    <w:rPr>
      <w:sz w:val="24"/>
      <w:szCs w:val="24"/>
    </w:rPr>
  </w:style>
  <w:style w:type="paragraph" w:styleId="Heading1">
    <w:name w:val="heading 1"/>
    <w:basedOn w:val="Normal"/>
    <w:qFormat/>
    <w:rsid w:val="001A7A04"/>
    <w:pPr>
      <w:spacing w:before="100" w:beforeAutospacing="1" w:after="100" w:afterAutospacing="1"/>
      <w:outlineLvl w:val="0"/>
    </w:pPr>
    <w:rPr>
      <w:rFonts w:ascii="Arial" w:hAnsi="Arial" w:cs="Arial"/>
      <w:b/>
      <w:bCs/>
      <w:color w:val="000000"/>
      <w:kern w:val="36"/>
      <w:sz w:val="27"/>
      <w:szCs w:val="27"/>
    </w:rPr>
  </w:style>
  <w:style w:type="paragraph" w:styleId="Heading2">
    <w:name w:val="heading 2"/>
    <w:basedOn w:val="Normal"/>
    <w:qFormat/>
    <w:rsid w:val="001A7A04"/>
    <w:pPr>
      <w:spacing w:before="100" w:beforeAutospacing="1" w:after="100" w:afterAutospacing="1"/>
      <w:outlineLvl w:val="1"/>
    </w:pPr>
    <w:rPr>
      <w:rFonts w:ascii="Arial" w:hAnsi="Arial" w:cs="Arial"/>
      <w:b/>
      <w:bCs/>
      <w:color w:val="000000"/>
    </w:rPr>
  </w:style>
  <w:style w:type="paragraph" w:styleId="Heading3">
    <w:name w:val="heading 3"/>
    <w:basedOn w:val="Normal"/>
    <w:qFormat/>
    <w:rsid w:val="001A7A04"/>
    <w:pPr>
      <w:spacing w:before="100" w:beforeAutospacing="1" w:after="100" w:afterAutospacing="1"/>
      <w:ind w:left="270"/>
      <w:outlineLvl w:val="2"/>
    </w:pPr>
    <w:rPr>
      <w:rFonts w:ascii="Arial" w:hAnsi="Arial" w:cs="Arial"/>
      <w:b/>
      <w:bCs/>
      <w:color w:val="808080"/>
      <w:sz w:val="21"/>
      <w:szCs w:val="21"/>
    </w:rPr>
  </w:style>
  <w:style w:type="paragraph" w:styleId="Heading4">
    <w:name w:val="heading 4"/>
    <w:basedOn w:val="Normal"/>
    <w:qFormat/>
    <w:rsid w:val="001A7A04"/>
    <w:pPr>
      <w:spacing w:before="100" w:beforeAutospacing="1" w:after="100" w:afterAutospacing="1"/>
      <w:ind w:left="600"/>
      <w:outlineLvl w:val="3"/>
    </w:pPr>
    <w:rPr>
      <w:rFonts w:ascii="Arial" w:hAnsi="Arial" w:cs="Arial"/>
      <w:b/>
      <w:bCs/>
      <w:color w:val="8080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1A7A04"/>
    <w:pPr>
      <w:spacing w:before="100" w:beforeAutospacing="1" w:after="100" w:afterAutospacing="1"/>
      <w:ind w:left="600"/>
    </w:pPr>
    <w:rPr>
      <w:rFonts w:ascii="Arial" w:hAnsi="Arial" w:cs="Arial"/>
      <w:color w:val="000000"/>
      <w:sz w:val="18"/>
      <w:szCs w:val="18"/>
    </w:rPr>
  </w:style>
  <w:style w:type="character" w:styleId="Hyperlink">
    <w:name w:val="Hyperlink"/>
    <w:basedOn w:val="DefaultParagraphFont"/>
    <w:rsid w:val="001A7A04"/>
    <w:rPr>
      <w:color w:val="0000FF"/>
      <w:u w:val="single"/>
    </w:rPr>
  </w:style>
  <w:style w:type="character" w:styleId="FollowedHyperlink">
    <w:name w:val="FollowedHyperlink"/>
    <w:basedOn w:val="DefaultParagraphFont"/>
    <w:rsid w:val="001A7A04"/>
    <w:rPr>
      <w:color w:val="0000FF"/>
      <w:u w:val="single"/>
    </w:rPr>
  </w:style>
  <w:style w:type="paragraph" w:styleId="Header">
    <w:name w:val="header"/>
    <w:basedOn w:val="Normal"/>
    <w:rsid w:val="008A08D1"/>
    <w:pPr>
      <w:tabs>
        <w:tab w:val="center" w:pos="4320"/>
        <w:tab w:val="right" w:pos="8640"/>
      </w:tabs>
    </w:pPr>
  </w:style>
  <w:style w:type="paragraph" w:styleId="Footer">
    <w:name w:val="footer"/>
    <w:basedOn w:val="Normal"/>
    <w:rsid w:val="008A08D1"/>
    <w:pPr>
      <w:tabs>
        <w:tab w:val="center" w:pos="4320"/>
        <w:tab w:val="right" w:pos="8640"/>
      </w:tabs>
    </w:pPr>
  </w:style>
  <w:style w:type="paragraph" w:styleId="BalloonText">
    <w:name w:val="Balloon Text"/>
    <w:basedOn w:val="Normal"/>
    <w:link w:val="BalloonTextChar"/>
    <w:rsid w:val="003035D8"/>
    <w:rPr>
      <w:rFonts w:ascii="Tahoma" w:hAnsi="Tahoma" w:cs="Tahoma"/>
      <w:sz w:val="16"/>
      <w:szCs w:val="16"/>
    </w:rPr>
  </w:style>
  <w:style w:type="character" w:customStyle="1" w:styleId="BalloonTextChar">
    <w:name w:val="Balloon Text Char"/>
    <w:basedOn w:val="DefaultParagraphFont"/>
    <w:link w:val="BalloonText"/>
    <w:rsid w:val="003035D8"/>
    <w:rPr>
      <w:rFonts w:ascii="Tahoma" w:hAnsi="Tahoma" w:cs="Tahoma"/>
      <w:sz w:val="16"/>
      <w:szCs w:val="16"/>
    </w:rPr>
  </w:style>
  <w:style w:type="paragraph" w:styleId="ListParagraph">
    <w:name w:val="List Paragraph"/>
    <w:basedOn w:val="Normal"/>
    <w:uiPriority w:val="34"/>
    <w:qFormat/>
    <w:rsid w:val="00750472"/>
    <w:pPr>
      <w:ind w:left="720"/>
      <w:contextualSpacing/>
    </w:pPr>
  </w:style>
  <w:style w:type="paragraph" w:customStyle="1" w:styleId="Normal1">
    <w:name w:val="Normal1"/>
    <w:basedOn w:val="Normal"/>
    <w:link w:val="NormalChar"/>
    <w:rsid w:val="00EE64F8"/>
    <w:rPr>
      <w:rFonts w:ascii="Arial" w:hAnsi="Arial" w:cs="Arial"/>
      <w:sz w:val="18"/>
      <w:szCs w:val="18"/>
    </w:rPr>
  </w:style>
  <w:style w:type="character" w:customStyle="1" w:styleId="NormalChar">
    <w:name w:val="Normal Char"/>
    <w:basedOn w:val="DefaultParagraphFont"/>
    <w:link w:val="Normal1"/>
    <w:rsid w:val="00EE64F8"/>
    <w:rPr>
      <w:rFonts w:ascii="Arial" w:hAnsi="Arial" w:cs="Arial"/>
      <w:sz w:val="18"/>
      <w:szCs w:val="18"/>
    </w:rPr>
  </w:style>
  <w:style w:type="paragraph" w:styleId="Revision">
    <w:name w:val="Revision"/>
    <w:hidden/>
    <w:uiPriority w:val="99"/>
    <w:semiHidden/>
    <w:rsid w:val="001F712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465460">
      <w:blockQuote w:val="1"/>
      <w:marLeft w:val="720"/>
      <w:marRight w:val="720"/>
      <w:marTop w:val="100"/>
      <w:marBottom w:val="100"/>
      <w:divBdr>
        <w:top w:val="none" w:sz="0" w:space="0" w:color="auto"/>
        <w:left w:val="none" w:sz="0" w:space="0" w:color="auto"/>
        <w:bottom w:val="none" w:sz="0" w:space="0" w:color="auto"/>
        <w:right w:val="none" w:sz="0" w:space="0" w:color="auto"/>
      </w:divBdr>
    </w:div>
    <w:div w:id="731274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3523">
      <w:bodyDiv w:val="1"/>
      <w:marLeft w:val="0"/>
      <w:marRight w:val="0"/>
      <w:marTop w:val="0"/>
      <w:marBottom w:val="0"/>
      <w:divBdr>
        <w:top w:val="none" w:sz="0" w:space="0" w:color="auto"/>
        <w:left w:val="none" w:sz="0" w:space="0" w:color="auto"/>
        <w:bottom w:val="none" w:sz="0" w:space="0" w:color="auto"/>
        <w:right w:val="none" w:sz="0" w:space="0" w:color="auto"/>
      </w:divBdr>
    </w:div>
    <w:div w:id="1288045735">
      <w:bodyDiv w:val="1"/>
      <w:marLeft w:val="0"/>
      <w:marRight w:val="0"/>
      <w:marTop w:val="0"/>
      <w:marBottom w:val="0"/>
      <w:divBdr>
        <w:top w:val="none" w:sz="0" w:space="0" w:color="auto"/>
        <w:left w:val="none" w:sz="0" w:space="0" w:color="auto"/>
        <w:bottom w:val="none" w:sz="0" w:space="0" w:color="auto"/>
        <w:right w:val="none" w:sz="0" w:space="0" w:color="auto"/>
      </w:divBdr>
    </w:div>
    <w:div w:id="1626766424">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nicentral.natinst.com/confluence/display/TestStand/Support+VS+2008" TargetMode="Externa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2503</TotalTime>
  <Pages>8</Pages>
  <Words>3951</Words>
  <Characters>22523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TestStand Test Plan Template</vt:lpstr>
    </vt:vector>
  </TitlesOfParts>
  <Company>National Instruments</Company>
  <LinksUpToDate>false</LinksUpToDate>
  <CharactersWithSpaces>26422</CharactersWithSpaces>
  <SharedDoc>false</SharedDoc>
  <HLinks>
    <vt:vector size="6" baseType="variant">
      <vt:variant>
        <vt:i4>5374039</vt:i4>
      </vt:variant>
      <vt:variant>
        <vt:i4>3</vt:i4>
      </vt:variant>
      <vt:variant>
        <vt:i4>0</vt:i4>
      </vt:variant>
      <vt:variant>
        <vt:i4>5</vt:i4>
      </vt:variant>
      <vt:variant>
        <vt:lpwstr>http://teststand/reference/TestPlanAuthoring.doc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TestStand Test Plan Template</dc:title>
  <dc:creator>Isaac Squires</dc:creator>
  <cp:lastModifiedBy>Jed Beach</cp:lastModifiedBy>
  <cp:revision>33</cp:revision>
  <dcterms:created xsi:type="dcterms:W3CDTF">2013-04-24T06:22:00Z</dcterms:created>
  <dcterms:modified xsi:type="dcterms:W3CDTF">2022-12-13T15:40:00Z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6122db4-a595-414e-9ece-6adfb473e1a0_Enabled">
    <vt:lpwstr>true</vt:lpwstr>
  </property>
  <property fmtid="{D5CDD505-2E9C-101B-9397-08002B2CF9AE}" pid="3" name="MSIP_Label_76122db4-a595-414e-9ece-6adfb473e1a0_SetDate">
    <vt:lpwstr>2022-12-06T16:03:19Z</vt:lpwstr>
  </property>
  <property fmtid="{D5CDD505-2E9C-101B-9397-08002B2CF9AE}" pid="4" name="MSIP_Label_76122db4-a595-414e-9ece-6adfb473e1a0_Method">
    <vt:lpwstr>Standard</vt:lpwstr>
  </property>
  <property fmtid="{D5CDD505-2E9C-101B-9397-08002B2CF9AE}" pid="5" name="MSIP_Label_76122db4-a595-414e-9ece-6adfb473e1a0_Name">
    <vt:lpwstr>Internal</vt:lpwstr>
  </property>
  <property fmtid="{D5CDD505-2E9C-101B-9397-08002B2CF9AE}" pid="6" name="MSIP_Label_76122db4-a595-414e-9ece-6adfb473e1a0_SiteId">
    <vt:lpwstr>87ba1f9a-44cd-43a6-b008-6fdb45a5204e</vt:lpwstr>
  </property>
  <property fmtid="{D5CDD505-2E9C-101B-9397-08002B2CF9AE}" pid="7" name="MSIP_Label_76122db4-a595-414e-9ece-6adfb473e1a0_ActionId">
    <vt:lpwstr>92c54e19-52f6-465c-a7a0-ab8967a97960</vt:lpwstr>
  </property>
  <property fmtid="{D5CDD505-2E9C-101B-9397-08002B2CF9AE}" pid="8" name="MSIP_Label_76122db4-a595-414e-9ece-6adfb473e1a0_ContentBits">
    <vt:lpwstr>2</vt:lpwstr>
  </property>
</Properties>
</file>