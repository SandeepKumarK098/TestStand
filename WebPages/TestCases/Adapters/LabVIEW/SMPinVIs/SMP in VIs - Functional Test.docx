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DED" w:rsidRPr="00415485" w:rsidRDefault="0075077A" w:rsidP="00352DFF">
      <w:pPr>
        <w:pStyle w:val="Heading1"/>
      </w:pPr>
      <w:r w:rsidRPr="00415485">
        <w:t>SMP in VIs</w:t>
      </w:r>
    </w:p>
    <w:p w:rsidR="00F9430B" w:rsidRPr="00415485" w:rsidRDefault="00F9430B" w:rsidP="00F9430B">
      <w:pPr>
        <w:ind w:left="600"/>
        <w:rPr>
          <w:rFonts w:cs="Arial"/>
          <w:color w:val="000000"/>
          <w:szCs w:val="18"/>
        </w:rPr>
      </w:pPr>
      <w:r w:rsidRPr="00415485">
        <w:rPr>
          <w:rFonts w:cs="Arial"/>
          <w:b/>
          <w:bCs/>
          <w:color w:val="000000"/>
          <w:szCs w:val="18"/>
        </w:rPr>
        <w:t>Revised:</w:t>
      </w:r>
      <w:r w:rsidRPr="00415485">
        <w:rPr>
          <w:rFonts w:cs="Arial"/>
          <w:color w:val="000000"/>
          <w:szCs w:val="18"/>
        </w:rPr>
        <w:t xml:space="preserve"> </w:t>
      </w:r>
      <w:r w:rsidR="00B560F0" w:rsidRPr="00415485">
        <w:rPr>
          <w:rFonts w:cs="Arial"/>
          <w:color w:val="000000"/>
          <w:szCs w:val="18"/>
        </w:rPr>
        <w:fldChar w:fldCharType="begin"/>
      </w:r>
      <w:r w:rsidRPr="00415485">
        <w:rPr>
          <w:rFonts w:cs="Arial"/>
          <w:color w:val="000000"/>
          <w:szCs w:val="18"/>
        </w:rPr>
        <w:instrText xml:space="preserve"> DATE  \@ "M/d/yyyy h:mm am/pm"  \* MERGEFORMAT </w:instrText>
      </w:r>
      <w:r w:rsidR="00B560F0" w:rsidRPr="00415485">
        <w:rPr>
          <w:rFonts w:cs="Arial"/>
          <w:color w:val="000000"/>
          <w:szCs w:val="18"/>
        </w:rPr>
        <w:fldChar w:fldCharType="separate"/>
      </w:r>
      <w:ins w:id="0" w:author="inkundun" w:date="2014-03-11T11:19:00Z">
        <w:r w:rsidR="009A7738">
          <w:rPr>
            <w:rFonts w:cs="Arial"/>
            <w:noProof/>
            <w:color w:val="000000"/>
            <w:szCs w:val="18"/>
          </w:rPr>
          <w:t>3/11/2014 11:19 AM</w:t>
        </w:r>
      </w:ins>
      <w:ins w:id="1" w:author="inssathi" w:date="2013-11-08T18:05:00Z">
        <w:del w:id="2" w:author="inkundun" w:date="2014-03-11T11:19:00Z">
          <w:r w:rsidR="00BB1413" w:rsidDel="009A7738">
            <w:rPr>
              <w:rFonts w:cs="Arial"/>
              <w:noProof/>
              <w:color w:val="000000"/>
              <w:szCs w:val="18"/>
            </w:rPr>
            <w:delText>11/8/2013 6:05 PM</w:delText>
          </w:r>
        </w:del>
      </w:ins>
      <w:ins w:id="3" w:author="Carlos Gonzalez" w:date="2013-05-10T13:53:00Z">
        <w:del w:id="4" w:author="inkundun" w:date="2014-03-11T11:19:00Z">
          <w:r w:rsidR="005D20B3" w:rsidDel="009A7738">
            <w:rPr>
              <w:rFonts w:cs="Arial"/>
              <w:noProof/>
              <w:color w:val="000000"/>
              <w:szCs w:val="18"/>
            </w:rPr>
            <w:delText>5/10/2013 1:53 PM</w:delText>
          </w:r>
        </w:del>
      </w:ins>
      <w:ins w:id="5" w:author="INDeepaT" w:date="2013-01-31T12:25:00Z">
        <w:del w:id="6" w:author="inkundun" w:date="2014-03-11T11:19:00Z">
          <w:r w:rsidR="00317D43" w:rsidDel="009A7738">
            <w:rPr>
              <w:rFonts w:cs="Arial"/>
              <w:noProof/>
              <w:color w:val="000000"/>
              <w:szCs w:val="18"/>
            </w:rPr>
            <w:delText>1/31/2013 12:25 PM</w:delText>
          </w:r>
        </w:del>
      </w:ins>
      <w:del w:id="7" w:author="inkundun" w:date="2014-03-11T11:19:00Z">
        <w:r w:rsidR="00C766CA" w:rsidDel="009A7738">
          <w:rPr>
            <w:rFonts w:cs="Arial"/>
            <w:noProof/>
            <w:color w:val="000000"/>
            <w:szCs w:val="18"/>
          </w:rPr>
          <w:delText>1/31/2013 11:53 AM</w:delText>
        </w:r>
      </w:del>
      <w:r w:rsidR="00B560F0" w:rsidRPr="00415485">
        <w:rPr>
          <w:rFonts w:cs="Arial"/>
          <w:color w:val="000000"/>
          <w:szCs w:val="18"/>
        </w:rPr>
        <w:fldChar w:fldCharType="end"/>
      </w:r>
      <w:r w:rsidRPr="00415485">
        <w:rPr>
          <w:rFonts w:cs="Arial"/>
          <w:color w:val="000000"/>
          <w:szCs w:val="18"/>
        </w:rPr>
        <w:br/>
      </w:r>
      <w:r w:rsidRPr="00415485">
        <w:rPr>
          <w:rFonts w:cs="Arial"/>
          <w:b/>
          <w:bCs/>
          <w:color w:val="000000"/>
          <w:szCs w:val="18"/>
        </w:rPr>
        <w:t>TestStand Version:</w:t>
      </w:r>
      <w:r w:rsidRPr="00415485">
        <w:rPr>
          <w:rFonts w:cs="Arial"/>
          <w:color w:val="000000"/>
          <w:szCs w:val="18"/>
        </w:rPr>
        <w:t xml:space="preserve"> </w:t>
      </w:r>
      <w:r w:rsidR="0075077A" w:rsidRPr="00415485">
        <w:rPr>
          <w:rFonts w:cs="Arial"/>
          <w:color w:val="000000"/>
          <w:szCs w:val="18"/>
        </w:rPr>
        <w:t>2010</w:t>
      </w:r>
    </w:p>
    <w:p w:rsidR="00F9430B" w:rsidRPr="00415485" w:rsidRDefault="00F9430B">
      <w:pPr>
        <w:ind w:left="600"/>
        <w:rPr>
          <w:rFonts w:cs="Arial"/>
          <w:b/>
          <w:bCs/>
          <w:color w:val="000000"/>
          <w:szCs w:val="18"/>
        </w:rPr>
      </w:pPr>
    </w:p>
    <w:p w:rsidR="00F9430B" w:rsidRPr="00415485" w:rsidRDefault="00FF6DED" w:rsidP="004B58B7">
      <w:pPr>
        <w:ind w:left="605"/>
        <w:rPr>
          <w:rFonts w:cs="Arial"/>
          <w:b/>
          <w:color w:val="000000"/>
          <w:szCs w:val="18"/>
        </w:rPr>
      </w:pPr>
      <w:r w:rsidRPr="00415485">
        <w:rPr>
          <w:rFonts w:cs="Arial"/>
          <w:b/>
          <w:bCs/>
          <w:color w:val="000000"/>
          <w:szCs w:val="18"/>
        </w:rPr>
        <w:t>Author:</w:t>
      </w:r>
      <w:r w:rsidRPr="00415485">
        <w:rPr>
          <w:rFonts w:cs="Arial"/>
          <w:color w:val="000000"/>
          <w:szCs w:val="18"/>
        </w:rPr>
        <w:t xml:space="preserve"> </w:t>
      </w:r>
      <w:r w:rsidR="0075077A" w:rsidRPr="00415485">
        <w:rPr>
          <w:rFonts w:cs="Arial"/>
          <w:color w:val="000000"/>
          <w:szCs w:val="18"/>
        </w:rPr>
        <w:t>Anand Jain</w:t>
      </w:r>
      <w:r w:rsidRPr="00415485">
        <w:rPr>
          <w:rFonts w:cs="Arial"/>
          <w:color w:val="000000"/>
          <w:szCs w:val="18"/>
        </w:rPr>
        <w:br/>
      </w:r>
      <w:r w:rsidRPr="00415485">
        <w:rPr>
          <w:rFonts w:cs="Arial"/>
          <w:b/>
          <w:bCs/>
          <w:color w:val="000000"/>
          <w:szCs w:val="18"/>
        </w:rPr>
        <w:t>Feature</w:t>
      </w:r>
      <w:r w:rsidR="00EB7802" w:rsidRPr="00415485">
        <w:rPr>
          <w:rFonts w:cs="Arial"/>
          <w:b/>
          <w:bCs/>
          <w:color w:val="000000"/>
          <w:szCs w:val="18"/>
        </w:rPr>
        <w:t xml:space="preserve"> Spec</w:t>
      </w:r>
      <w:r w:rsidRPr="00415485">
        <w:rPr>
          <w:rFonts w:cs="Arial"/>
          <w:b/>
          <w:bCs/>
          <w:color w:val="000000"/>
          <w:szCs w:val="18"/>
        </w:rPr>
        <w:t>:</w:t>
      </w:r>
      <w:r w:rsidRPr="00415485">
        <w:rPr>
          <w:rFonts w:cs="Arial"/>
          <w:color w:val="000000"/>
          <w:szCs w:val="18"/>
        </w:rPr>
        <w:t xml:space="preserve"> </w:t>
      </w:r>
      <w:hyperlink r:id="rId7" w:history="1">
        <w:r w:rsidR="00E052A8" w:rsidRPr="00415485">
          <w:rPr>
            <w:rStyle w:val="Hyperlink"/>
            <w:rFonts w:cs="Arial"/>
            <w:szCs w:val="18"/>
          </w:rPr>
          <w:t>SMP in VIs</w:t>
        </w:r>
      </w:hyperlink>
    </w:p>
    <w:p w:rsidR="008E21A7" w:rsidRPr="00415485" w:rsidRDefault="00E66768" w:rsidP="007C7670">
      <w:pPr>
        <w:ind w:left="605"/>
        <w:rPr>
          <w:rFonts w:cs="Arial"/>
          <w:szCs w:val="18"/>
        </w:rPr>
      </w:pPr>
      <w:r w:rsidRPr="00415485">
        <w:rPr>
          <w:rFonts w:cs="Arial"/>
          <w:b/>
          <w:bCs/>
          <w:szCs w:val="18"/>
        </w:rPr>
        <w:t>Dependencies</w:t>
      </w:r>
      <w:r w:rsidR="00F9430B" w:rsidRPr="00415485">
        <w:rPr>
          <w:rFonts w:cs="Arial"/>
          <w:b/>
          <w:bCs/>
          <w:szCs w:val="18"/>
        </w:rPr>
        <w:t>:</w:t>
      </w:r>
      <w:r w:rsidR="00F9430B" w:rsidRPr="00415485">
        <w:rPr>
          <w:rFonts w:cs="Arial"/>
          <w:szCs w:val="18"/>
        </w:rPr>
        <w:t xml:space="preserve"> </w:t>
      </w:r>
      <w:r w:rsidR="00E554BA" w:rsidRPr="00415485">
        <w:rPr>
          <w:rFonts w:cs="Arial"/>
          <w:szCs w:val="18"/>
        </w:rPr>
        <w:t>None</w:t>
      </w:r>
      <w:r w:rsidR="00E4219F" w:rsidRPr="00415485">
        <w:rPr>
          <w:rFonts w:cs="Arial"/>
          <w:szCs w:val="18"/>
        </w:rPr>
        <w:t xml:space="preserve"> </w:t>
      </w:r>
    </w:p>
    <w:p w:rsidR="004B58B7" w:rsidRPr="00415485" w:rsidRDefault="004B58B7" w:rsidP="004B58B7">
      <w:pPr>
        <w:ind w:left="605"/>
        <w:rPr>
          <w:rFonts w:cs="Arial"/>
          <w:color w:val="000000"/>
          <w:szCs w:val="18"/>
        </w:rPr>
      </w:pPr>
    </w:p>
    <w:p w:rsidR="00D3200A" w:rsidRPr="00415485" w:rsidRDefault="00F9430B" w:rsidP="00D3200A">
      <w:pPr>
        <w:pStyle w:val="NormalWeb"/>
        <w:spacing w:before="0" w:beforeAutospacing="0" w:after="0" w:afterAutospacing="0"/>
        <w:ind w:left="605"/>
        <w:rPr>
          <w:rFonts w:eastAsia="MS Mincho"/>
          <w:lang w:eastAsia="ja-JP"/>
        </w:rPr>
      </w:pPr>
      <w:r w:rsidRPr="00415485">
        <w:rPr>
          <w:b/>
        </w:rPr>
        <w:t>Test Category</w:t>
      </w:r>
      <w:r w:rsidR="00FF6DED" w:rsidRPr="00415485">
        <w:rPr>
          <w:b/>
        </w:rPr>
        <w:t xml:space="preserve">: </w:t>
      </w:r>
      <w:proofErr w:type="gramStart"/>
      <w:r w:rsidR="00FF6DED" w:rsidRPr="00415485">
        <w:rPr>
          <w:b/>
          <w:color w:val="FF0000"/>
        </w:rPr>
        <w:t xml:space="preserve">[ </w:t>
      </w:r>
      <w:r w:rsidR="00D41E7D" w:rsidRPr="00415485">
        <w:rPr>
          <w:b/>
          <w:color w:val="FF0000"/>
        </w:rPr>
        <w:t>Functional</w:t>
      </w:r>
      <w:proofErr w:type="gramEnd"/>
      <w:r w:rsidR="00FF6DED" w:rsidRPr="00415485">
        <w:rPr>
          <w:b/>
          <w:color w:val="FF0000"/>
        </w:rPr>
        <w:t xml:space="preserve"> ]</w:t>
      </w:r>
    </w:p>
    <w:p w:rsidR="001D10F3" w:rsidRPr="00415485" w:rsidRDefault="001D10F3" w:rsidP="001D10F3">
      <w:pPr>
        <w:autoSpaceDE w:val="0"/>
        <w:autoSpaceDN w:val="0"/>
        <w:adjustRightInd w:val="0"/>
        <w:ind w:left="720"/>
        <w:rPr>
          <w:rFonts w:eastAsia="MS Mincho" w:cs="Arial"/>
          <w:color w:val="000000"/>
          <w:szCs w:val="18"/>
          <w:lang w:eastAsia="ja-JP"/>
        </w:rPr>
      </w:pPr>
    </w:p>
    <w:p w:rsidR="00FF6DED" w:rsidRPr="00415485" w:rsidRDefault="00B560F0">
      <w:pPr>
        <w:rPr>
          <w:rFonts w:cs="Arial"/>
          <w:sz w:val="20"/>
          <w:szCs w:val="20"/>
        </w:rPr>
      </w:pPr>
      <w:r w:rsidRPr="00B560F0">
        <w:rPr>
          <w:rFonts w:cs="Arial"/>
          <w:sz w:val="20"/>
          <w:szCs w:val="20"/>
        </w:rPr>
        <w:pict>
          <v:rect id="_x0000_i1025" style="width:0;height:1.5pt" o:hralign="center" o:hrstd="t" o:hr="t" fillcolor="#9d9da1" stroked="f"/>
        </w:pict>
      </w:r>
    </w:p>
    <w:p w:rsidR="00FF6DED" w:rsidRPr="00415485" w:rsidRDefault="00F9430B" w:rsidP="00352DFF">
      <w:pPr>
        <w:pStyle w:val="Heading2"/>
      </w:pPr>
      <w:r w:rsidRPr="00415485">
        <w:t>Description</w:t>
      </w:r>
    </w:p>
    <w:p w:rsidR="00457F5B" w:rsidRPr="00415485" w:rsidRDefault="00E10B48" w:rsidP="00812342">
      <w:pPr>
        <w:pStyle w:val="NormalWeb"/>
        <w:ind w:left="288"/>
        <w:rPr>
          <w:color w:val="auto"/>
        </w:rPr>
      </w:pPr>
      <w:r w:rsidRPr="00415485">
        <w:rPr>
          <w:color w:val="auto"/>
        </w:rPr>
        <w:t>This test plan verifies</w:t>
      </w:r>
      <w:r w:rsidR="00D41E7D" w:rsidRPr="00415485">
        <w:rPr>
          <w:color w:val="auto"/>
        </w:rPr>
        <w:t xml:space="preserve"> functionality of </w:t>
      </w:r>
      <w:r w:rsidR="0075077A" w:rsidRPr="00415485">
        <w:rPr>
          <w:color w:val="auto"/>
        </w:rPr>
        <w:t>SMP in VIs feature in LV adapter</w:t>
      </w:r>
      <w:r w:rsidR="00B2316B" w:rsidRPr="00415485">
        <w:rPr>
          <w:color w:val="auto"/>
        </w:rPr>
        <w:t>.</w:t>
      </w:r>
    </w:p>
    <w:p w:rsidR="00FF6DED" w:rsidRPr="00415485" w:rsidRDefault="00C95F5F" w:rsidP="00352DFF">
      <w:pPr>
        <w:pStyle w:val="Heading2"/>
      </w:pPr>
      <w:r w:rsidRPr="00415485">
        <w:t>Preparation</w:t>
      </w:r>
    </w:p>
    <w:p w:rsidR="00626BC4" w:rsidRPr="00415485" w:rsidRDefault="00626BC4" w:rsidP="00DB611E">
      <w:pPr>
        <w:pStyle w:val="NormalWeb"/>
        <w:numPr>
          <w:ilvl w:val="0"/>
          <w:numId w:val="1"/>
        </w:numPr>
        <w:rPr>
          <w:color w:val="auto"/>
        </w:rPr>
      </w:pPr>
      <w:r w:rsidRPr="00415485">
        <w:rPr>
          <w:color w:val="auto"/>
        </w:rPr>
        <w:t>Execute the following tests using a machine with has a Quad Core processor or higher</w:t>
      </w:r>
    </w:p>
    <w:p w:rsidR="0075077A" w:rsidRPr="00415485" w:rsidRDefault="00525F48" w:rsidP="00DB611E">
      <w:pPr>
        <w:pStyle w:val="NormalWeb"/>
        <w:numPr>
          <w:ilvl w:val="0"/>
          <w:numId w:val="1"/>
        </w:numPr>
        <w:rPr>
          <w:color w:val="auto"/>
        </w:rPr>
      </w:pPr>
      <w:r w:rsidRPr="00415485">
        <w:rPr>
          <w:color w:val="auto"/>
        </w:rPr>
        <w:t xml:space="preserve">Install LV 8.6.1 and </w:t>
      </w:r>
      <w:r w:rsidR="009B5003" w:rsidRPr="00415485">
        <w:rPr>
          <w:color w:val="auto"/>
        </w:rPr>
        <w:t xml:space="preserve">LV 2009, </w:t>
      </w:r>
      <w:hyperlink r:id="rId8" w:history="1">
        <w:r w:rsidRPr="00415485">
          <w:rPr>
            <w:rStyle w:val="Hyperlink"/>
          </w:rPr>
          <w:t xml:space="preserve">LV 2009 </w:t>
        </w:r>
        <w:r w:rsidR="00D602AB" w:rsidRPr="00415485">
          <w:rPr>
            <w:rStyle w:val="Hyperlink"/>
          </w:rPr>
          <w:t>SP1</w:t>
        </w:r>
        <w:r w:rsidR="008F09C9" w:rsidRPr="00415485">
          <w:rPr>
            <w:rStyle w:val="Hyperlink"/>
          </w:rPr>
          <w:t xml:space="preserve"> f1 patch</w:t>
        </w:r>
      </w:hyperlink>
      <w:r w:rsidR="00D602AB" w:rsidRPr="00415485">
        <w:rPr>
          <w:color w:val="auto"/>
        </w:rPr>
        <w:t xml:space="preserve"> </w:t>
      </w:r>
      <w:r w:rsidR="00525DAC" w:rsidRPr="00415485">
        <w:rPr>
          <w:color w:val="auto"/>
        </w:rPr>
        <w:t>and LV 2010</w:t>
      </w:r>
    </w:p>
    <w:p w:rsidR="0075077A" w:rsidRPr="00415485" w:rsidRDefault="0075077A" w:rsidP="00DB611E">
      <w:pPr>
        <w:pStyle w:val="NormalWeb"/>
        <w:numPr>
          <w:ilvl w:val="0"/>
          <w:numId w:val="1"/>
        </w:numPr>
        <w:rPr>
          <w:color w:val="auto"/>
        </w:rPr>
      </w:pPr>
      <w:r w:rsidRPr="00415485">
        <w:rPr>
          <w:color w:val="auto"/>
        </w:rPr>
        <w:t>Install TS 2010</w:t>
      </w:r>
      <w:r w:rsidR="00525F48" w:rsidRPr="00415485">
        <w:rPr>
          <w:color w:val="auto"/>
        </w:rPr>
        <w:t xml:space="preserve"> or later</w:t>
      </w:r>
    </w:p>
    <w:p w:rsidR="00427FC3" w:rsidRPr="00415485" w:rsidRDefault="00427FC3" w:rsidP="00DB611E">
      <w:pPr>
        <w:pStyle w:val="NormalWeb"/>
        <w:numPr>
          <w:ilvl w:val="0"/>
          <w:numId w:val="1"/>
        </w:numPr>
        <w:rPr>
          <w:color w:val="auto"/>
        </w:rPr>
      </w:pPr>
      <w:r w:rsidRPr="00415485">
        <w:rPr>
          <w:color w:val="auto"/>
        </w:rPr>
        <w:t>Disable the Sequence Analyzer</w:t>
      </w:r>
    </w:p>
    <w:p w:rsidR="0075077A" w:rsidRPr="00BB1413" w:rsidRDefault="0075077A" w:rsidP="00DB611E">
      <w:pPr>
        <w:pStyle w:val="NormalWeb"/>
        <w:numPr>
          <w:ilvl w:val="0"/>
          <w:numId w:val="1"/>
        </w:numPr>
        <w:rPr>
          <w:ins w:id="8" w:author="inssathi" w:date="2013-11-08T18:12:00Z"/>
          <w:color w:val="auto"/>
          <w:rPrChange w:id="9" w:author="inssathi" w:date="2013-11-08T18:12:00Z">
            <w:rPr>
              <w:ins w:id="10" w:author="inssathi" w:date="2013-11-08T18:12:00Z"/>
            </w:rPr>
          </w:rPrChange>
        </w:rPr>
      </w:pPr>
      <w:r w:rsidRPr="00415485">
        <w:rPr>
          <w:color w:val="auto"/>
        </w:rPr>
        <w:t xml:space="preserve">Get files from the following folder in perforce – </w:t>
      </w:r>
      <w:hyperlink r:id="rId9" w:history="1">
        <w:r w:rsidR="00813D86" w:rsidRPr="0069625A">
          <w:rPr>
            <w:rStyle w:val="Hyperlink"/>
          </w:rPr>
          <w:t>http://p4.natinst.com/browser/perforce/TestStand/WebPages/TestCases/Adapters/LabVIEW/SMPinVIs/</w:t>
        </w:r>
      </w:hyperlink>
    </w:p>
    <w:p w:rsidR="00000000" w:rsidRDefault="00BB1413">
      <w:pPr>
        <w:pStyle w:val="NormalWeb"/>
        <w:ind w:left="648"/>
        <w:rPr>
          <w:color w:val="auto"/>
        </w:rPr>
        <w:pPrChange w:id="11" w:author="inssathi" w:date="2013-11-08T18:13:00Z">
          <w:pPr>
            <w:pStyle w:val="NormalWeb"/>
            <w:numPr>
              <w:numId w:val="1"/>
            </w:numPr>
            <w:ind w:left="648" w:hanging="360"/>
          </w:pPr>
        </w:pPrChange>
      </w:pPr>
      <w:ins w:id="12" w:author="inssathi" w:date="2013-11-08T18:13:00Z">
        <w:r>
          <w:t>Note: If the test</w:t>
        </w:r>
      </w:ins>
      <w:ins w:id="13" w:author="inssathi" w:date="2013-11-08T18:15:00Z">
        <w:r w:rsidR="00173EA9">
          <w:t>plan</w:t>
        </w:r>
      </w:ins>
      <w:ins w:id="14" w:author="inssathi" w:date="2013-11-08T18:13:00Z">
        <w:r>
          <w:t xml:space="preserve"> is assigned for 64 bit TestStand iteration, then install TS 2014 </w:t>
        </w:r>
      </w:ins>
      <w:ins w:id="15" w:author="inssathi" w:date="2013-11-08T18:14:00Z">
        <w:r>
          <w:t xml:space="preserve">64-bit </w:t>
        </w:r>
      </w:ins>
      <w:ins w:id="16" w:author="inssathi" w:date="2013-11-08T18:13:00Z">
        <w:r>
          <w:t xml:space="preserve">or later and LV 2013 </w:t>
        </w:r>
      </w:ins>
      <w:ins w:id="17" w:author="inssathi" w:date="2013-11-08T18:14:00Z">
        <w:r>
          <w:t xml:space="preserve">64-bit </w:t>
        </w:r>
      </w:ins>
      <w:ins w:id="18" w:author="inssathi" w:date="2013-11-08T18:13:00Z">
        <w:r>
          <w:t>or later</w:t>
        </w:r>
      </w:ins>
    </w:p>
    <w:p w:rsidR="00FF6DED" w:rsidRPr="00415485" w:rsidRDefault="009C3D54" w:rsidP="00352DFF">
      <w:pPr>
        <w:pStyle w:val="Heading2"/>
      </w:pPr>
      <w:r w:rsidRPr="00415485">
        <w:t>Validation</w:t>
      </w:r>
    </w:p>
    <w:p w:rsidR="005A4A9C" w:rsidRPr="00415485" w:rsidRDefault="005A4A9C" w:rsidP="005A4A9C">
      <w:pPr>
        <w:rPr>
          <w:rFonts w:cs="Arial"/>
        </w:rPr>
      </w:pPr>
      <w:r w:rsidRPr="00415485">
        <w:rPr>
          <w:rFonts w:cs="Arial"/>
        </w:rPr>
        <w:t>LV VIs can be executed in the following 3 environments:</w:t>
      </w:r>
    </w:p>
    <w:p w:rsidR="005A4A9C" w:rsidRPr="00415485" w:rsidRDefault="005A4A9C" w:rsidP="005A4A9C">
      <w:pPr>
        <w:rPr>
          <w:rFonts w:cs="Arial"/>
        </w:rPr>
      </w:pPr>
    </w:p>
    <w:p w:rsidR="005A4A9C" w:rsidRPr="00415485" w:rsidRDefault="005A4A9C" w:rsidP="005A4A9C">
      <w:pPr>
        <w:pStyle w:val="ListParagraph"/>
        <w:numPr>
          <w:ilvl w:val="0"/>
          <w:numId w:val="31"/>
        </w:numPr>
        <w:rPr>
          <w:rFonts w:ascii="Arial" w:hAnsi="Arial" w:cs="Arial"/>
          <w:sz w:val="18"/>
          <w:szCs w:val="18"/>
        </w:rPr>
      </w:pPr>
      <w:r w:rsidRPr="00415485">
        <w:rPr>
          <w:rFonts w:ascii="Arial" w:hAnsi="Arial" w:cs="Arial"/>
          <w:sz w:val="18"/>
          <w:szCs w:val="18"/>
        </w:rPr>
        <w:t>Sequence Editor</w:t>
      </w:r>
    </w:p>
    <w:p w:rsidR="005A4A9C" w:rsidRPr="00415485" w:rsidRDefault="005A4A9C" w:rsidP="005A4A9C">
      <w:pPr>
        <w:pStyle w:val="ListParagraph"/>
        <w:numPr>
          <w:ilvl w:val="0"/>
          <w:numId w:val="31"/>
        </w:numPr>
        <w:rPr>
          <w:rFonts w:ascii="Arial" w:hAnsi="Arial" w:cs="Arial"/>
          <w:sz w:val="18"/>
          <w:szCs w:val="18"/>
        </w:rPr>
      </w:pPr>
      <w:r w:rsidRPr="00415485">
        <w:rPr>
          <w:rFonts w:ascii="Arial" w:hAnsi="Arial" w:cs="Arial"/>
          <w:sz w:val="18"/>
          <w:szCs w:val="18"/>
        </w:rPr>
        <w:t>UI (LV and non-LV)</w:t>
      </w:r>
    </w:p>
    <w:p w:rsidR="00525F48" w:rsidRPr="00415485" w:rsidRDefault="00525F48" w:rsidP="005A4A9C">
      <w:pPr>
        <w:pStyle w:val="ListParagraph"/>
        <w:numPr>
          <w:ilvl w:val="1"/>
          <w:numId w:val="31"/>
        </w:numPr>
        <w:rPr>
          <w:rFonts w:ascii="Arial" w:hAnsi="Arial" w:cs="Arial"/>
          <w:sz w:val="18"/>
          <w:szCs w:val="18"/>
        </w:rPr>
      </w:pPr>
      <w:r w:rsidRPr="00415485">
        <w:rPr>
          <w:rFonts w:ascii="Arial" w:hAnsi="Arial" w:cs="Arial"/>
          <w:sz w:val="18"/>
          <w:szCs w:val="18"/>
        </w:rPr>
        <w:t xml:space="preserve">Note: For this test </w:t>
      </w:r>
      <w:r w:rsidR="00615063" w:rsidRPr="00415485">
        <w:rPr>
          <w:rFonts w:ascii="Arial" w:hAnsi="Arial" w:cs="Arial"/>
          <w:sz w:val="18"/>
          <w:szCs w:val="18"/>
        </w:rPr>
        <w:t xml:space="preserve">plan </w:t>
      </w:r>
      <w:r w:rsidRPr="00415485">
        <w:rPr>
          <w:rFonts w:ascii="Arial" w:hAnsi="Arial" w:cs="Arial"/>
          <w:sz w:val="18"/>
          <w:szCs w:val="18"/>
        </w:rPr>
        <w:t>execute</w:t>
      </w:r>
      <w:r w:rsidR="005A4A9C" w:rsidRPr="00415485">
        <w:rPr>
          <w:rFonts w:ascii="Arial" w:hAnsi="Arial" w:cs="Arial"/>
          <w:sz w:val="18"/>
          <w:szCs w:val="18"/>
        </w:rPr>
        <w:t xml:space="preserve"> </w:t>
      </w:r>
      <w:r w:rsidRPr="00415485">
        <w:rPr>
          <w:rFonts w:ascii="Arial" w:hAnsi="Arial" w:cs="Arial"/>
          <w:sz w:val="18"/>
          <w:szCs w:val="18"/>
        </w:rPr>
        <w:t xml:space="preserve">the </w:t>
      </w:r>
      <w:r w:rsidR="00A355CC" w:rsidRPr="00415485">
        <w:rPr>
          <w:rFonts w:ascii="Arial" w:hAnsi="Arial" w:cs="Arial"/>
          <w:sz w:val="18"/>
          <w:szCs w:val="18"/>
        </w:rPr>
        <w:t xml:space="preserve">following </w:t>
      </w:r>
      <w:r w:rsidR="00506B66" w:rsidRPr="00415485">
        <w:rPr>
          <w:rFonts w:ascii="Arial" w:hAnsi="Arial" w:cs="Arial"/>
          <w:sz w:val="18"/>
          <w:szCs w:val="18"/>
        </w:rPr>
        <w:t xml:space="preserve">UI </w:t>
      </w:r>
      <w:r w:rsidR="00A355CC" w:rsidRPr="00415485">
        <w:rPr>
          <w:rFonts w:ascii="Arial" w:hAnsi="Arial" w:cs="Arial"/>
          <w:sz w:val="18"/>
          <w:szCs w:val="18"/>
        </w:rPr>
        <w:t>test cases</w:t>
      </w:r>
    </w:p>
    <w:p w:rsidR="005A4A9C" w:rsidRPr="00415485" w:rsidRDefault="005A4A9C" w:rsidP="00525F48">
      <w:pPr>
        <w:pStyle w:val="ListParagraph"/>
        <w:numPr>
          <w:ilvl w:val="2"/>
          <w:numId w:val="31"/>
        </w:numPr>
        <w:rPr>
          <w:rFonts w:ascii="Arial" w:hAnsi="Arial" w:cs="Arial"/>
          <w:sz w:val="18"/>
          <w:szCs w:val="18"/>
        </w:rPr>
      </w:pPr>
      <w:r w:rsidRPr="00415485">
        <w:rPr>
          <w:rFonts w:ascii="Arial" w:hAnsi="Arial" w:cs="Arial"/>
          <w:sz w:val="18"/>
          <w:szCs w:val="18"/>
        </w:rPr>
        <w:t>LV UI</w:t>
      </w:r>
      <w:r w:rsidR="00525F48" w:rsidRPr="00415485">
        <w:rPr>
          <w:rFonts w:ascii="Arial" w:hAnsi="Arial" w:cs="Arial"/>
          <w:sz w:val="18"/>
          <w:szCs w:val="18"/>
        </w:rPr>
        <w:t xml:space="preserve"> executable that ships with TS 2010 or later </w:t>
      </w:r>
    </w:p>
    <w:p w:rsidR="00525F48" w:rsidRPr="00415485" w:rsidRDefault="00525F48" w:rsidP="00525F48">
      <w:pPr>
        <w:pStyle w:val="ListParagraph"/>
        <w:numPr>
          <w:ilvl w:val="2"/>
          <w:numId w:val="31"/>
        </w:numPr>
        <w:rPr>
          <w:rFonts w:ascii="Arial" w:hAnsi="Arial" w:cs="Arial"/>
          <w:sz w:val="18"/>
          <w:szCs w:val="18"/>
        </w:rPr>
      </w:pPr>
      <w:r w:rsidRPr="00415485">
        <w:rPr>
          <w:rFonts w:ascii="Arial" w:hAnsi="Arial" w:cs="Arial"/>
          <w:sz w:val="18"/>
          <w:szCs w:val="18"/>
        </w:rPr>
        <w:t>LV UI executable built using LV 2009</w:t>
      </w:r>
      <w:r w:rsidR="000B4634" w:rsidRPr="00415485">
        <w:rPr>
          <w:rFonts w:ascii="Arial" w:hAnsi="Arial" w:cs="Arial"/>
          <w:sz w:val="18"/>
          <w:szCs w:val="18"/>
        </w:rPr>
        <w:t xml:space="preserve"> </w:t>
      </w:r>
      <w:r w:rsidR="00D602AB" w:rsidRPr="00415485">
        <w:rPr>
          <w:rFonts w:ascii="Arial" w:hAnsi="Arial" w:cs="Arial"/>
          <w:sz w:val="18"/>
          <w:szCs w:val="18"/>
        </w:rPr>
        <w:t xml:space="preserve">SP1 </w:t>
      </w:r>
      <w:r w:rsidR="005156FC" w:rsidRPr="00415485">
        <w:rPr>
          <w:rFonts w:ascii="Arial" w:hAnsi="Arial" w:cs="Arial"/>
          <w:sz w:val="18"/>
          <w:szCs w:val="18"/>
        </w:rPr>
        <w:t xml:space="preserve">f1 </w:t>
      </w:r>
      <w:r w:rsidR="000B4634" w:rsidRPr="00415485">
        <w:rPr>
          <w:rFonts w:ascii="Arial" w:hAnsi="Arial" w:cs="Arial"/>
          <w:sz w:val="18"/>
          <w:szCs w:val="18"/>
        </w:rPr>
        <w:t>or later</w:t>
      </w:r>
    </w:p>
    <w:p w:rsidR="005A4A9C" w:rsidRPr="00415485" w:rsidRDefault="005A4A9C" w:rsidP="005A4A9C">
      <w:pPr>
        <w:pStyle w:val="ListParagraph"/>
        <w:numPr>
          <w:ilvl w:val="0"/>
          <w:numId w:val="31"/>
        </w:numPr>
        <w:rPr>
          <w:rFonts w:ascii="Arial" w:hAnsi="Arial" w:cs="Arial"/>
          <w:sz w:val="18"/>
          <w:szCs w:val="18"/>
        </w:rPr>
      </w:pPr>
      <w:r w:rsidRPr="00415485">
        <w:rPr>
          <w:rFonts w:ascii="Arial" w:hAnsi="Arial" w:cs="Arial"/>
          <w:sz w:val="18"/>
          <w:szCs w:val="18"/>
        </w:rPr>
        <w:t xml:space="preserve">LV UI </w:t>
      </w:r>
      <w:r w:rsidR="000D7B38" w:rsidRPr="00415485">
        <w:rPr>
          <w:rFonts w:ascii="Arial" w:hAnsi="Arial" w:cs="Arial"/>
          <w:sz w:val="18"/>
          <w:szCs w:val="18"/>
        </w:rPr>
        <w:t xml:space="preserve">executed </w:t>
      </w:r>
      <w:r w:rsidRPr="00415485">
        <w:rPr>
          <w:rFonts w:ascii="Arial" w:hAnsi="Arial" w:cs="Arial"/>
          <w:sz w:val="18"/>
          <w:szCs w:val="18"/>
        </w:rPr>
        <w:t>inside LV</w:t>
      </w:r>
      <w:r w:rsidR="000D7B38" w:rsidRPr="00415485">
        <w:rPr>
          <w:rFonts w:ascii="Arial" w:hAnsi="Arial" w:cs="Arial"/>
          <w:sz w:val="18"/>
          <w:szCs w:val="18"/>
        </w:rPr>
        <w:t xml:space="preserve"> ADE</w:t>
      </w:r>
    </w:p>
    <w:p w:rsidR="00EB7122" w:rsidRPr="00415485" w:rsidRDefault="00EB7122" w:rsidP="00EB7122">
      <w:pPr>
        <w:pStyle w:val="ListParagraph"/>
        <w:numPr>
          <w:ilvl w:val="1"/>
          <w:numId w:val="31"/>
        </w:numPr>
        <w:rPr>
          <w:rFonts w:ascii="Arial" w:hAnsi="Arial" w:cs="Arial"/>
          <w:sz w:val="18"/>
          <w:szCs w:val="18"/>
        </w:rPr>
      </w:pPr>
      <w:r w:rsidRPr="00415485">
        <w:rPr>
          <w:rFonts w:ascii="Arial" w:hAnsi="Arial" w:cs="Arial"/>
          <w:sz w:val="18"/>
          <w:szCs w:val="18"/>
        </w:rPr>
        <w:t xml:space="preserve">Note: For this test case execute the </w:t>
      </w:r>
      <w:r w:rsidR="00683C50" w:rsidRPr="00415485">
        <w:rPr>
          <w:rFonts w:ascii="Arial" w:hAnsi="Arial" w:cs="Arial"/>
          <w:sz w:val="18"/>
          <w:szCs w:val="18"/>
        </w:rPr>
        <w:t xml:space="preserve">following </w:t>
      </w:r>
      <w:r w:rsidRPr="00415485">
        <w:rPr>
          <w:rFonts w:ascii="Arial" w:hAnsi="Arial" w:cs="Arial"/>
          <w:sz w:val="18"/>
          <w:szCs w:val="18"/>
        </w:rPr>
        <w:t xml:space="preserve">UI </w:t>
      </w:r>
      <w:r w:rsidR="00683C50" w:rsidRPr="00415485">
        <w:rPr>
          <w:rFonts w:ascii="Arial" w:hAnsi="Arial" w:cs="Arial"/>
          <w:sz w:val="18"/>
          <w:szCs w:val="18"/>
        </w:rPr>
        <w:t>test cases</w:t>
      </w:r>
    </w:p>
    <w:p w:rsidR="00EB7122" w:rsidRPr="00415485" w:rsidRDefault="00EB7122" w:rsidP="00EB7122">
      <w:pPr>
        <w:pStyle w:val="ListParagraph"/>
        <w:numPr>
          <w:ilvl w:val="2"/>
          <w:numId w:val="31"/>
        </w:numPr>
        <w:rPr>
          <w:rFonts w:ascii="Arial" w:hAnsi="Arial" w:cs="Arial"/>
          <w:sz w:val="18"/>
          <w:szCs w:val="18"/>
        </w:rPr>
      </w:pPr>
      <w:r w:rsidRPr="00415485">
        <w:rPr>
          <w:rFonts w:ascii="Arial" w:hAnsi="Arial" w:cs="Arial"/>
          <w:sz w:val="18"/>
          <w:szCs w:val="18"/>
        </w:rPr>
        <w:t xml:space="preserve">LV UI executed using LV 2009 SP1 </w:t>
      </w:r>
      <w:r w:rsidR="005156FC" w:rsidRPr="00415485">
        <w:rPr>
          <w:rFonts w:ascii="Arial" w:hAnsi="Arial" w:cs="Arial"/>
          <w:sz w:val="18"/>
          <w:szCs w:val="18"/>
        </w:rPr>
        <w:t xml:space="preserve">f1 </w:t>
      </w:r>
      <w:r w:rsidRPr="00415485">
        <w:rPr>
          <w:rFonts w:ascii="Arial" w:hAnsi="Arial" w:cs="Arial"/>
          <w:sz w:val="18"/>
          <w:szCs w:val="18"/>
        </w:rPr>
        <w:t>or later</w:t>
      </w:r>
    </w:p>
    <w:p w:rsidR="00B1186F" w:rsidRPr="00415485" w:rsidRDefault="00B1186F" w:rsidP="005A4A9C">
      <w:pPr>
        <w:rPr>
          <w:rFonts w:cs="Arial"/>
        </w:rPr>
      </w:pPr>
    </w:p>
    <w:p w:rsidR="00EC185C" w:rsidRPr="00415485" w:rsidRDefault="005A4A9C" w:rsidP="00EC185C">
      <w:pPr>
        <w:rPr>
          <w:rFonts w:cs="Arial"/>
        </w:rPr>
      </w:pPr>
      <w:r w:rsidRPr="00415485">
        <w:rPr>
          <w:rFonts w:cs="Arial"/>
        </w:rPr>
        <w:t xml:space="preserve">The following test cases needs to be executed </w:t>
      </w:r>
      <w:r w:rsidR="00D602AB" w:rsidRPr="00415485">
        <w:rPr>
          <w:rFonts w:cs="Arial"/>
        </w:rPr>
        <w:t xml:space="preserve">using </w:t>
      </w:r>
      <w:r w:rsidR="00506B66" w:rsidRPr="00415485">
        <w:rPr>
          <w:rFonts w:cs="Arial"/>
        </w:rPr>
        <w:t xml:space="preserve">above 3 environments </w:t>
      </w:r>
      <w:r w:rsidR="00EC185C" w:rsidRPr="00415485">
        <w:rPr>
          <w:rFonts w:cs="Arial"/>
        </w:rPr>
        <w:t xml:space="preserve">using the LV version </w:t>
      </w:r>
      <w:r w:rsidR="00D41A6F" w:rsidRPr="00415485">
        <w:rPr>
          <w:rFonts w:cs="Arial"/>
        </w:rPr>
        <w:t xml:space="preserve">as </w:t>
      </w:r>
      <w:r w:rsidR="00EC185C" w:rsidRPr="00415485">
        <w:rPr>
          <w:rFonts w:cs="Arial"/>
        </w:rPr>
        <w:t>specified</w:t>
      </w:r>
      <w:r w:rsidR="00D41A6F" w:rsidRPr="00415485">
        <w:rPr>
          <w:rFonts w:cs="Arial"/>
        </w:rPr>
        <w:t xml:space="preserve">. </w:t>
      </w:r>
    </w:p>
    <w:p w:rsidR="00147790" w:rsidRPr="00415485" w:rsidRDefault="00147790" w:rsidP="00EC185C">
      <w:pPr>
        <w:rPr>
          <w:rFonts w:cs="Arial"/>
        </w:rPr>
      </w:pPr>
    </w:p>
    <w:p w:rsidR="00813D86" w:rsidRDefault="00147790" w:rsidP="00EC185C">
      <w:pPr>
        <w:rPr>
          <w:rFonts w:cs="Arial"/>
        </w:rPr>
      </w:pPr>
      <w:r w:rsidRPr="00415485">
        <w:rPr>
          <w:rFonts w:cs="Arial"/>
          <w:b/>
        </w:rPr>
        <w:t>Note:</w:t>
      </w:r>
      <w:r w:rsidRPr="00415485">
        <w:rPr>
          <w:rFonts w:cs="Arial"/>
        </w:rPr>
        <w:t xml:space="preserve"> </w:t>
      </w:r>
      <w:r w:rsidR="00813D86">
        <w:rPr>
          <w:rFonts w:cs="Arial"/>
        </w:rPr>
        <w:t xml:space="preserve"> </w:t>
      </w:r>
    </w:p>
    <w:p w:rsidR="00EC185C" w:rsidRDefault="00813D86" w:rsidP="00813D86">
      <w:pPr>
        <w:pStyle w:val="ListParagraph"/>
        <w:numPr>
          <w:ilvl w:val="0"/>
          <w:numId w:val="42"/>
        </w:numPr>
        <w:rPr>
          <w:rFonts w:cs="Arial"/>
        </w:rPr>
      </w:pPr>
      <w:r w:rsidRPr="00813D86">
        <w:rPr>
          <w:rFonts w:cs="Arial"/>
        </w:rPr>
        <w:t>&lt;</w:t>
      </w:r>
      <w:proofErr w:type="spellStart"/>
      <w:proofErr w:type="gramStart"/>
      <w:r w:rsidRPr="00813D86">
        <w:rPr>
          <w:rFonts w:cs="Arial"/>
        </w:rPr>
        <w:t>appname</w:t>
      </w:r>
      <w:proofErr w:type="spellEnd"/>
      <w:proofErr w:type="gramEnd"/>
      <w:r w:rsidRPr="00813D86">
        <w:rPr>
          <w:rFonts w:cs="Arial"/>
        </w:rPr>
        <w:t xml:space="preserve">&gt; refers to </w:t>
      </w:r>
      <w:proofErr w:type="spellStart"/>
      <w:r w:rsidRPr="00813D86">
        <w:rPr>
          <w:rFonts w:cs="Arial"/>
        </w:rPr>
        <w:t>SeqEditor</w:t>
      </w:r>
      <w:proofErr w:type="spellEnd"/>
      <w:r w:rsidRPr="00813D86">
        <w:rPr>
          <w:rFonts w:cs="Arial"/>
        </w:rPr>
        <w:t xml:space="preserve"> or UI.  </w:t>
      </w:r>
      <w:r w:rsidR="00147790" w:rsidRPr="00813D86">
        <w:rPr>
          <w:rFonts w:cs="Arial"/>
        </w:rPr>
        <w:t xml:space="preserve">In no case should we have an empty </w:t>
      </w:r>
      <w:r w:rsidR="00E014A3" w:rsidRPr="00813D86">
        <w:rPr>
          <w:rFonts w:cs="Arial"/>
        </w:rPr>
        <w:t>&lt;</w:t>
      </w:r>
      <w:proofErr w:type="spellStart"/>
      <w:r w:rsidR="00E014A3" w:rsidRPr="00813D86">
        <w:rPr>
          <w:rFonts w:cs="Arial"/>
        </w:rPr>
        <w:t>appname</w:t>
      </w:r>
      <w:proofErr w:type="spellEnd"/>
      <w:r w:rsidR="00E014A3" w:rsidRPr="00813D86">
        <w:rPr>
          <w:rFonts w:cs="Arial"/>
        </w:rPr>
        <w:t>&gt;.</w:t>
      </w:r>
      <w:proofErr w:type="spellStart"/>
      <w:r w:rsidR="00147790" w:rsidRPr="00813D86">
        <w:rPr>
          <w:rFonts w:cs="Arial"/>
        </w:rPr>
        <w:t>ini</w:t>
      </w:r>
      <w:proofErr w:type="spellEnd"/>
      <w:r w:rsidR="00147790" w:rsidRPr="00813D86">
        <w:rPr>
          <w:rFonts w:cs="Arial"/>
        </w:rPr>
        <w:t xml:space="preserve"> created if one did not exist</w:t>
      </w:r>
      <w:r w:rsidRPr="00813D86">
        <w:rPr>
          <w:rFonts w:cs="Arial"/>
        </w:rPr>
        <w:t xml:space="preserve"> next to the executable. If testing with Windows Vista or Later, run </w:t>
      </w:r>
      <w:proofErr w:type="spellStart"/>
      <w:r w:rsidRPr="00813D86">
        <w:rPr>
          <w:rFonts w:cs="Arial"/>
        </w:rPr>
        <w:t>SeqEditor</w:t>
      </w:r>
      <w:proofErr w:type="spellEnd"/>
      <w:r w:rsidRPr="00813D86">
        <w:rPr>
          <w:rFonts w:cs="Arial"/>
        </w:rPr>
        <w:t xml:space="preserve"> or UI as administrator.</w:t>
      </w:r>
    </w:p>
    <w:p w:rsidR="00FC2148" w:rsidRDefault="00813D86" w:rsidP="00813D86">
      <w:pPr>
        <w:pStyle w:val="ListParagraph"/>
        <w:numPr>
          <w:ilvl w:val="0"/>
          <w:numId w:val="42"/>
        </w:numPr>
        <w:rPr>
          <w:rFonts w:cs="Arial"/>
        </w:rPr>
      </w:pPr>
      <w:r>
        <w:rPr>
          <w:rFonts w:cs="Arial"/>
        </w:rPr>
        <w:t xml:space="preserve">If running with newer versions of LabVIEW, copy the files under LV10 and paste it to </w:t>
      </w:r>
      <w:r w:rsidR="00FC2148">
        <w:rPr>
          <w:rFonts w:cs="Arial"/>
        </w:rPr>
        <w:t xml:space="preserve">a </w:t>
      </w:r>
      <w:r>
        <w:rPr>
          <w:rFonts w:cs="Arial"/>
        </w:rPr>
        <w:t>new directory named LV&lt;last two digit of LabVIEW version&gt;</w:t>
      </w:r>
      <w:r w:rsidR="00FC2148">
        <w:rPr>
          <w:rFonts w:cs="Arial"/>
        </w:rPr>
        <w:t xml:space="preserve">.  </w:t>
      </w:r>
      <w:proofErr w:type="spellStart"/>
      <w:r w:rsidR="00FC2148">
        <w:rPr>
          <w:rFonts w:cs="Arial"/>
        </w:rPr>
        <w:t>Eg</w:t>
      </w:r>
      <w:proofErr w:type="spellEnd"/>
      <w:r w:rsidR="00FC2148">
        <w:rPr>
          <w:rFonts w:cs="Arial"/>
        </w:rPr>
        <w:t>: LV12 for LabVIEW 2012.</w:t>
      </w:r>
      <w:r w:rsidR="00581F41">
        <w:rPr>
          <w:rFonts w:cs="Arial"/>
        </w:rPr>
        <w:t xml:space="preserve"> Redirect the paths of files in the sequence with the new location.</w:t>
      </w:r>
    </w:p>
    <w:p w:rsidR="00813D86" w:rsidRDefault="00FC2148" w:rsidP="00813D86">
      <w:pPr>
        <w:pStyle w:val="ListParagraph"/>
        <w:numPr>
          <w:ilvl w:val="0"/>
          <w:numId w:val="42"/>
        </w:numPr>
        <w:rPr>
          <w:ins w:id="19" w:author="inssathi" w:date="2013-11-08T18:08:00Z"/>
          <w:rFonts w:cs="Arial"/>
        </w:rPr>
      </w:pPr>
      <w:r>
        <w:rPr>
          <w:rFonts w:cs="Arial"/>
        </w:rPr>
        <w:lastRenderedPageBreak/>
        <w:t>Mass compile</w:t>
      </w:r>
      <w:r w:rsidR="00813D86">
        <w:rPr>
          <w:rFonts w:cs="Arial"/>
        </w:rPr>
        <w:t xml:space="preserve"> and rebuild the projects under the newly created folder. Feel free to add the </w:t>
      </w:r>
      <w:r>
        <w:rPr>
          <w:rFonts w:cs="Arial"/>
        </w:rPr>
        <w:t xml:space="preserve">new </w:t>
      </w:r>
      <w:r w:rsidR="00813D86">
        <w:rPr>
          <w:rFonts w:cs="Arial"/>
        </w:rPr>
        <w:t>files to p4.</w:t>
      </w:r>
    </w:p>
    <w:p w:rsidR="00BB1413" w:rsidRPr="00BB1413" w:rsidRDefault="00BB1413" w:rsidP="00813D86">
      <w:pPr>
        <w:pStyle w:val="ListParagraph"/>
        <w:numPr>
          <w:ilvl w:val="0"/>
          <w:numId w:val="42"/>
        </w:numPr>
        <w:rPr>
          <w:ins w:id="20" w:author="inssathi" w:date="2013-11-08T18:14:00Z"/>
          <w:rFonts w:cs="Arial"/>
          <w:rPrChange w:id="21" w:author="inssathi" w:date="2013-11-08T18:14:00Z">
            <w:rPr>
              <w:ins w:id="22" w:author="inssathi" w:date="2013-11-08T18:14:00Z"/>
            </w:rPr>
          </w:rPrChange>
        </w:rPr>
      </w:pPr>
      <w:ins w:id="23" w:author="inssathi" w:date="2013-11-08T18:08:00Z">
        <w:r>
          <w:rPr>
            <w:rFonts w:cs="Arial"/>
          </w:rPr>
          <w:t xml:space="preserve">If running the test with 64 bit version of TestStand, </w:t>
        </w:r>
      </w:ins>
      <w:ins w:id="24" w:author="inssathi" w:date="2013-11-08T18:10:00Z">
        <w:r>
          <w:rPr>
            <w:rFonts w:cs="Arial"/>
          </w:rPr>
          <w:t xml:space="preserve">then the sequence files mentioned in the test plan refers to </w:t>
        </w:r>
        <w:r w:rsidRPr="00415485">
          <w:t>SMPInVIsTestSequence</w:t>
        </w:r>
        <w:r>
          <w:t>_x64</w:t>
        </w:r>
        <w:r w:rsidRPr="00415485">
          <w:t>.se</w:t>
        </w:r>
        <w:r>
          <w:t xml:space="preserve">q and </w:t>
        </w:r>
      </w:ins>
      <w:ins w:id="25" w:author="inssathi" w:date="2013-11-08T18:11:00Z">
        <w:r w:rsidRPr="00BB1413">
          <w:t>SMPinVIsMultipleThreads_x64.seq</w:t>
        </w:r>
      </w:ins>
      <w:ins w:id="26" w:author="inssathi" w:date="2013-11-08T18:14:00Z">
        <w:r>
          <w:t>.</w:t>
        </w:r>
      </w:ins>
    </w:p>
    <w:p w:rsidR="00000000" w:rsidRDefault="00BB1413">
      <w:pPr>
        <w:pStyle w:val="ListParagraph"/>
        <w:rPr>
          <w:rFonts w:cs="Arial"/>
        </w:rPr>
        <w:pPrChange w:id="27" w:author="inssathi" w:date="2013-11-08T18:14:00Z">
          <w:pPr>
            <w:pStyle w:val="ListParagraph"/>
            <w:numPr>
              <w:numId w:val="42"/>
            </w:numPr>
            <w:ind w:hanging="360"/>
          </w:pPr>
        </w:pPrChange>
      </w:pPr>
      <w:ins w:id="28" w:author="inssathi" w:date="2013-11-08T18:14:00Z">
        <w:r>
          <w:t xml:space="preserve">Also </w:t>
        </w:r>
      </w:ins>
      <w:ins w:id="29" w:author="inssathi" w:date="2013-11-08T18:11:00Z">
        <w:r w:rsidR="00173EA9">
          <w:t>skip steps</w:t>
        </w:r>
      </w:ins>
      <w:ins w:id="30" w:author="inssathi" w:date="2013-11-08T18:15:00Z">
        <w:r w:rsidR="00173EA9">
          <w:t xml:space="preserve"> that are intended</w:t>
        </w:r>
      </w:ins>
      <w:ins w:id="31" w:author="inssathi" w:date="2013-11-08T18:11:00Z">
        <w:r>
          <w:t xml:space="preserve"> to run with </w:t>
        </w:r>
      </w:ins>
      <w:ins w:id="32" w:author="inssathi" w:date="2013-11-08T18:12:00Z">
        <w:r>
          <w:t>LabVIEW 2012 SP1 or earlier.</w:t>
        </w:r>
      </w:ins>
    </w:p>
    <w:p w:rsidR="00813D86" w:rsidRPr="00415485" w:rsidRDefault="00813D86" w:rsidP="00EC185C">
      <w:pPr>
        <w:rPr>
          <w:rFonts w:cs="Arial"/>
        </w:rPr>
      </w:pPr>
      <w:r>
        <w:rPr>
          <w:rFonts w:cs="Arial"/>
        </w:rPr>
        <w:tab/>
      </w:r>
    </w:p>
    <w:p w:rsidR="00147790" w:rsidRPr="00415485" w:rsidRDefault="00147790" w:rsidP="00EC185C">
      <w:pPr>
        <w:rPr>
          <w:rFonts w:cs="Arial"/>
        </w:rPr>
      </w:pPr>
    </w:p>
    <w:p w:rsidR="00F845B7" w:rsidRPr="00415485" w:rsidRDefault="00F845B7" w:rsidP="00EC185C">
      <w:pPr>
        <w:rPr>
          <w:rFonts w:cs="Arial"/>
        </w:rPr>
      </w:pPr>
      <w:r w:rsidRPr="00415485">
        <w:rPr>
          <w:rFonts w:cs="Arial"/>
        </w:rPr>
        <w:t xml:space="preserve">Execute VI </w:t>
      </w:r>
      <w:r w:rsidR="008B26BB" w:rsidRPr="00415485">
        <w:rPr>
          <w:rFonts w:cs="Arial"/>
        </w:rPr>
        <w:t>with execution system set to ‘same as caller’ using default settings</w:t>
      </w:r>
    </w:p>
    <w:p w:rsidR="00631992" w:rsidRPr="00415485" w:rsidRDefault="00631992" w:rsidP="00631992">
      <w:pPr>
        <w:pStyle w:val="NormalWeb"/>
        <w:numPr>
          <w:ilvl w:val="0"/>
          <w:numId w:val="35"/>
        </w:numPr>
        <w:rPr>
          <w:color w:val="auto"/>
        </w:rPr>
      </w:pPr>
      <w:r w:rsidRPr="00415485">
        <w:rPr>
          <w:color w:val="auto"/>
        </w:rPr>
        <w:t>Launch one of the above 3 environment</w:t>
      </w:r>
    </w:p>
    <w:p w:rsidR="00631992" w:rsidRPr="00415485" w:rsidRDefault="00631992" w:rsidP="00631992">
      <w:pPr>
        <w:pStyle w:val="NormalWeb"/>
        <w:numPr>
          <w:ilvl w:val="0"/>
          <w:numId w:val="35"/>
        </w:numPr>
        <w:rPr>
          <w:color w:val="auto"/>
        </w:rPr>
      </w:pPr>
      <w:r w:rsidRPr="00415485">
        <w:rPr>
          <w:color w:val="auto"/>
        </w:rPr>
        <w:t xml:space="preserve">Update LV Adapter setting as follows: </w:t>
      </w:r>
    </w:p>
    <w:p w:rsidR="00631992" w:rsidRPr="00415485" w:rsidRDefault="00631992" w:rsidP="00631992">
      <w:pPr>
        <w:pStyle w:val="NormalWeb"/>
        <w:numPr>
          <w:ilvl w:val="1"/>
          <w:numId w:val="35"/>
        </w:numPr>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631992" w:rsidRPr="00415485" w:rsidRDefault="00631992" w:rsidP="00631992">
      <w:pPr>
        <w:pStyle w:val="NormalWeb"/>
        <w:numPr>
          <w:ilvl w:val="1"/>
          <w:numId w:val="35"/>
        </w:numPr>
        <w:rPr>
          <w:color w:val="auto"/>
        </w:rPr>
      </w:pPr>
      <w:r w:rsidRPr="00415485">
        <w:rPr>
          <w:color w:val="auto"/>
        </w:rPr>
        <w:t xml:space="preserve">Execute </w:t>
      </w:r>
      <w:r w:rsidR="000C0D33">
        <w:rPr>
          <w:color w:val="auto"/>
        </w:rPr>
        <w:t xml:space="preserve">‘Same as caller’ </w:t>
      </w:r>
      <w:r w:rsidRPr="00415485">
        <w:rPr>
          <w:color w:val="auto"/>
        </w:rPr>
        <w:t>VIs using Multiple Threads</w:t>
      </w:r>
      <w:r w:rsidRPr="00415485">
        <w:rPr>
          <w:color w:val="auto"/>
        </w:rPr>
        <w:tab/>
      </w:r>
      <w:r w:rsidR="0084468A" w:rsidRPr="00415485">
        <w:rPr>
          <w:color w:val="auto"/>
        </w:rPr>
        <w:tab/>
      </w:r>
      <w:r w:rsidRPr="00415485">
        <w:rPr>
          <w:color w:val="auto"/>
        </w:rPr>
        <w:t xml:space="preserve">–  True </w:t>
      </w:r>
    </w:p>
    <w:p w:rsidR="00631992" w:rsidRPr="00415485" w:rsidRDefault="00631992" w:rsidP="00631992">
      <w:pPr>
        <w:pStyle w:val="NormalWeb"/>
        <w:numPr>
          <w:ilvl w:val="1"/>
          <w:numId w:val="35"/>
        </w:numPr>
        <w:rPr>
          <w:color w:val="auto"/>
        </w:rPr>
      </w:pPr>
      <w:r w:rsidRPr="00415485">
        <w:rPr>
          <w:color w:val="auto"/>
        </w:rPr>
        <w:t xml:space="preserve">Number of threads </w:t>
      </w:r>
      <w:r w:rsidRPr="00415485">
        <w:rPr>
          <w:color w:val="auto"/>
        </w:rPr>
        <w:tab/>
      </w:r>
      <w:r w:rsidRPr="00415485">
        <w:rPr>
          <w:color w:val="auto"/>
        </w:rPr>
        <w:tab/>
      </w:r>
      <w:r w:rsidRPr="00415485">
        <w:rPr>
          <w:color w:val="auto"/>
        </w:rPr>
        <w:tab/>
      </w:r>
      <w:r w:rsidRPr="00415485">
        <w:rPr>
          <w:color w:val="auto"/>
        </w:rPr>
        <w:tab/>
      </w:r>
      <w:r w:rsidR="0084468A" w:rsidRPr="00415485">
        <w:rPr>
          <w:color w:val="auto"/>
        </w:rPr>
        <w:tab/>
      </w:r>
      <w:r w:rsidRPr="00415485">
        <w:rPr>
          <w:color w:val="auto"/>
        </w:rPr>
        <w:t>– Default</w:t>
      </w:r>
    </w:p>
    <w:p w:rsidR="00631992" w:rsidRPr="00415485" w:rsidRDefault="00631992" w:rsidP="00631992">
      <w:pPr>
        <w:pStyle w:val="NormalWeb"/>
        <w:numPr>
          <w:ilvl w:val="1"/>
          <w:numId w:val="35"/>
        </w:numPr>
        <w:rPr>
          <w:color w:val="auto"/>
        </w:rPr>
      </w:pPr>
      <w:r w:rsidRPr="00415485">
        <w:rPr>
          <w:color w:val="auto"/>
        </w:rPr>
        <w:t xml:space="preserve">Additional Threads inherit calling threads CPU affinity </w:t>
      </w:r>
      <w:r w:rsidR="0084468A" w:rsidRPr="00415485">
        <w:rPr>
          <w:color w:val="auto"/>
        </w:rPr>
        <w:tab/>
      </w:r>
      <w:r w:rsidR="0084468A" w:rsidRPr="00415485">
        <w:rPr>
          <w:color w:val="auto"/>
        </w:rPr>
        <w:tab/>
      </w:r>
      <w:r w:rsidRPr="00415485">
        <w:rPr>
          <w:color w:val="auto"/>
        </w:rPr>
        <w:t xml:space="preserve">– </w:t>
      </w:r>
      <w:r w:rsidR="00CF17B4" w:rsidRPr="00415485">
        <w:rPr>
          <w:color w:val="auto"/>
        </w:rPr>
        <w:t>True</w:t>
      </w:r>
    </w:p>
    <w:p w:rsidR="00631992" w:rsidRPr="00415485" w:rsidRDefault="00631992" w:rsidP="00631992">
      <w:pPr>
        <w:pStyle w:val="NormalWeb"/>
        <w:numPr>
          <w:ilvl w:val="0"/>
          <w:numId w:val="35"/>
        </w:numPr>
        <w:rPr>
          <w:color w:val="auto"/>
        </w:rPr>
      </w:pPr>
      <w:r w:rsidRPr="00415485">
        <w:rPr>
          <w:color w:val="auto"/>
        </w:rPr>
        <w:t>Restart the environment</w:t>
      </w:r>
    </w:p>
    <w:p w:rsidR="00631992" w:rsidRPr="00415485" w:rsidRDefault="00631992" w:rsidP="00631992">
      <w:pPr>
        <w:pStyle w:val="NormalWeb"/>
        <w:numPr>
          <w:ilvl w:val="0"/>
          <w:numId w:val="35"/>
        </w:numPr>
        <w:rPr>
          <w:color w:val="auto"/>
        </w:rPr>
      </w:pPr>
      <w:r w:rsidRPr="00415485">
        <w:rPr>
          <w:color w:val="auto"/>
        </w:rPr>
        <w:t>Open Sequence file named SMPInVIsTestSequence.seq in the environment</w:t>
      </w:r>
    </w:p>
    <w:p w:rsidR="00631992" w:rsidRPr="00415485" w:rsidRDefault="00631992" w:rsidP="00631992">
      <w:pPr>
        <w:pStyle w:val="NormalWeb"/>
        <w:numPr>
          <w:ilvl w:val="0"/>
          <w:numId w:val="35"/>
        </w:numPr>
        <w:rPr>
          <w:color w:val="auto"/>
        </w:rPr>
      </w:pPr>
      <w:r w:rsidRPr="00415485">
        <w:rPr>
          <w:color w:val="auto"/>
        </w:rPr>
        <w:t xml:space="preserve">Execute Sequence named - </w:t>
      </w:r>
      <w:proofErr w:type="spellStart"/>
      <w:r w:rsidR="00DC2C1E" w:rsidRPr="00415485">
        <w:rPr>
          <w:color w:val="auto"/>
        </w:rPr>
        <w:t>RunUsingMultipleThreads</w:t>
      </w:r>
      <w:proofErr w:type="spellEnd"/>
      <w:r w:rsidR="00DC2C1E" w:rsidRPr="00415485">
        <w:rPr>
          <w:color w:val="auto"/>
        </w:rPr>
        <w:t xml:space="preserve"> - Default </w:t>
      </w:r>
      <w:r w:rsidR="00AD42FB" w:rsidRPr="00415485">
        <w:rPr>
          <w:color w:val="auto"/>
        </w:rPr>
        <w:t xml:space="preserve">- </w:t>
      </w:r>
      <w:r w:rsidR="00DC2C1E" w:rsidRPr="00415485">
        <w:rPr>
          <w:color w:val="auto"/>
        </w:rPr>
        <w:t>PPL</w:t>
      </w:r>
    </w:p>
    <w:p w:rsidR="00B00F60" w:rsidRPr="00415485" w:rsidRDefault="00B00F60" w:rsidP="00631992">
      <w:pPr>
        <w:pStyle w:val="NormalWeb"/>
        <w:numPr>
          <w:ilvl w:val="0"/>
          <w:numId w:val="35"/>
        </w:numPr>
        <w:rPr>
          <w:color w:val="auto"/>
        </w:rPr>
      </w:pPr>
      <w:r w:rsidRPr="00415485">
        <w:rPr>
          <w:color w:val="auto"/>
        </w:rPr>
        <w:t>Execute Sequence named -</w:t>
      </w:r>
      <w:r w:rsidR="000D6F57" w:rsidRPr="00415485">
        <w:rPr>
          <w:color w:val="auto"/>
        </w:rPr>
        <w:t xml:space="preserve"> </w:t>
      </w:r>
      <w:proofErr w:type="spellStart"/>
      <w:r w:rsidR="000D6F57" w:rsidRPr="00415485">
        <w:rPr>
          <w:color w:val="auto"/>
        </w:rPr>
        <w:t>RunUsingMultipleThreads</w:t>
      </w:r>
      <w:proofErr w:type="spellEnd"/>
      <w:r w:rsidR="000D6F57" w:rsidRPr="00415485">
        <w:rPr>
          <w:color w:val="auto"/>
        </w:rPr>
        <w:t xml:space="preserve"> - Default - Project</w:t>
      </w:r>
    </w:p>
    <w:p w:rsidR="00B00F60" w:rsidRPr="00415485" w:rsidRDefault="00B00F60" w:rsidP="00631992">
      <w:pPr>
        <w:pStyle w:val="NormalWeb"/>
        <w:numPr>
          <w:ilvl w:val="0"/>
          <w:numId w:val="35"/>
        </w:numPr>
        <w:rPr>
          <w:color w:val="auto"/>
        </w:rPr>
      </w:pPr>
      <w:r w:rsidRPr="00415485">
        <w:rPr>
          <w:color w:val="auto"/>
        </w:rPr>
        <w:t xml:space="preserve">Execute Sequence named - </w:t>
      </w:r>
      <w:proofErr w:type="spellStart"/>
      <w:r w:rsidRPr="00415485">
        <w:rPr>
          <w:color w:val="auto"/>
        </w:rPr>
        <w:t>RunUsingMultipleThreads</w:t>
      </w:r>
      <w:proofErr w:type="spellEnd"/>
      <w:r w:rsidRPr="00415485">
        <w:rPr>
          <w:color w:val="auto"/>
        </w:rPr>
        <w:t xml:space="preserve"> - Default </w:t>
      </w:r>
    </w:p>
    <w:p w:rsidR="001C7C47" w:rsidRPr="00415485" w:rsidRDefault="001C7C47" w:rsidP="00631992">
      <w:pPr>
        <w:pStyle w:val="NormalWeb"/>
        <w:numPr>
          <w:ilvl w:val="0"/>
          <w:numId w:val="35"/>
        </w:numPr>
        <w:rPr>
          <w:color w:val="auto"/>
        </w:rPr>
      </w:pPr>
      <w:r w:rsidRPr="00415485">
        <w:rPr>
          <w:color w:val="auto"/>
        </w:rPr>
        <w:t xml:space="preserve">Execute Sequence named - </w:t>
      </w:r>
      <w:proofErr w:type="spellStart"/>
      <w:r w:rsidRPr="00415485">
        <w:rPr>
          <w:color w:val="auto"/>
        </w:rPr>
        <w:t>RunUsingOneThread</w:t>
      </w:r>
      <w:proofErr w:type="spellEnd"/>
      <w:r w:rsidRPr="00415485">
        <w:rPr>
          <w:color w:val="auto"/>
        </w:rPr>
        <w:t xml:space="preserve"> 8.6.1</w:t>
      </w:r>
    </w:p>
    <w:p w:rsidR="00631992" w:rsidRPr="00415485" w:rsidRDefault="00631992" w:rsidP="00631992">
      <w:pPr>
        <w:pStyle w:val="NormalWeb"/>
        <w:numPr>
          <w:ilvl w:val="0"/>
          <w:numId w:val="35"/>
        </w:numPr>
        <w:rPr>
          <w:color w:val="auto"/>
        </w:rPr>
      </w:pPr>
      <w:r w:rsidRPr="00415485">
        <w:rPr>
          <w:color w:val="auto"/>
        </w:rPr>
        <w:t>The above executions should pass</w:t>
      </w:r>
    </w:p>
    <w:p w:rsidR="00631992" w:rsidRPr="00415485" w:rsidRDefault="00631992" w:rsidP="00631992">
      <w:pPr>
        <w:pStyle w:val="NormalWeb"/>
        <w:numPr>
          <w:ilvl w:val="0"/>
          <w:numId w:val="35"/>
        </w:numPr>
        <w:rPr>
          <w:color w:val="auto"/>
        </w:rPr>
      </w:pPr>
      <w:r w:rsidRPr="00415485">
        <w:rPr>
          <w:color w:val="auto"/>
        </w:rPr>
        <w:t>Repeat the above steps for the remaining environments</w:t>
      </w:r>
    </w:p>
    <w:p w:rsidR="002743CC" w:rsidRPr="00415485" w:rsidRDefault="002743CC" w:rsidP="00631992">
      <w:pPr>
        <w:pStyle w:val="NormalWeb"/>
        <w:numPr>
          <w:ilvl w:val="0"/>
          <w:numId w:val="35"/>
        </w:numPr>
        <w:rPr>
          <w:color w:val="auto"/>
        </w:rPr>
      </w:pPr>
      <w:r w:rsidRPr="00415485">
        <w:rPr>
          <w:color w:val="auto"/>
        </w:rPr>
        <w:t>Update LV adapter settings as follows:</w:t>
      </w:r>
    </w:p>
    <w:p w:rsidR="002743CC" w:rsidRPr="00415485" w:rsidRDefault="002743CC" w:rsidP="002743CC">
      <w:pPr>
        <w:pStyle w:val="NormalWeb"/>
        <w:numPr>
          <w:ilvl w:val="1"/>
          <w:numId w:val="35"/>
        </w:numPr>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2743CC" w:rsidRPr="00415485" w:rsidRDefault="002743CC" w:rsidP="002743CC">
      <w:pPr>
        <w:pStyle w:val="NormalWeb"/>
        <w:numPr>
          <w:ilvl w:val="1"/>
          <w:numId w:val="35"/>
        </w:numPr>
        <w:rPr>
          <w:color w:val="auto"/>
        </w:rPr>
      </w:pPr>
      <w:r w:rsidRPr="00415485">
        <w:rPr>
          <w:color w:val="auto"/>
        </w:rPr>
        <w:t xml:space="preserve">Execute </w:t>
      </w:r>
      <w:r w:rsidR="000C0D33">
        <w:rPr>
          <w:color w:val="auto"/>
        </w:rPr>
        <w:t xml:space="preserve">‘Same as caller’ </w:t>
      </w:r>
      <w:r w:rsidRPr="00415485">
        <w:rPr>
          <w:color w:val="auto"/>
        </w:rPr>
        <w:t>VIs using Multiple Threads</w:t>
      </w:r>
      <w:r w:rsidRPr="00415485">
        <w:rPr>
          <w:color w:val="auto"/>
        </w:rPr>
        <w:tab/>
      </w:r>
      <w:r w:rsidRPr="00415485">
        <w:rPr>
          <w:color w:val="auto"/>
        </w:rPr>
        <w:tab/>
        <w:t xml:space="preserve">–  True </w:t>
      </w:r>
    </w:p>
    <w:p w:rsidR="002743CC" w:rsidRPr="00415485" w:rsidRDefault="002743CC" w:rsidP="002743CC">
      <w:pPr>
        <w:pStyle w:val="NormalWeb"/>
        <w:numPr>
          <w:ilvl w:val="1"/>
          <w:numId w:val="35"/>
        </w:numPr>
        <w:rPr>
          <w:color w:val="auto"/>
        </w:rPr>
      </w:pPr>
      <w:r w:rsidRPr="00415485">
        <w:rPr>
          <w:color w:val="auto"/>
        </w:rPr>
        <w:t xml:space="preserve">Number of threads </w:t>
      </w:r>
      <w:r w:rsidRPr="00415485">
        <w:rPr>
          <w:color w:val="auto"/>
        </w:rPr>
        <w:tab/>
      </w:r>
      <w:r w:rsidRPr="00415485">
        <w:rPr>
          <w:color w:val="auto"/>
        </w:rPr>
        <w:tab/>
      </w:r>
      <w:r w:rsidRPr="00415485">
        <w:rPr>
          <w:color w:val="auto"/>
        </w:rPr>
        <w:tab/>
      </w:r>
      <w:r w:rsidRPr="00415485">
        <w:rPr>
          <w:color w:val="auto"/>
        </w:rPr>
        <w:tab/>
      </w:r>
      <w:r w:rsidRPr="00415485">
        <w:rPr>
          <w:color w:val="auto"/>
        </w:rPr>
        <w:tab/>
        <w:t>– Default</w:t>
      </w:r>
    </w:p>
    <w:p w:rsidR="002743CC" w:rsidRPr="00415485" w:rsidRDefault="002743CC" w:rsidP="002743CC">
      <w:pPr>
        <w:pStyle w:val="NormalWeb"/>
        <w:numPr>
          <w:ilvl w:val="1"/>
          <w:numId w:val="35"/>
        </w:numPr>
        <w:rPr>
          <w:color w:val="auto"/>
        </w:rPr>
      </w:pPr>
      <w:r w:rsidRPr="00415485">
        <w:rPr>
          <w:color w:val="auto"/>
        </w:rPr>
        <w:t xml:space="preserve">Additional Threads inherit calling threads CPU affinity </w:t>
      </w:r>
      <w:r w:rsidRPr="00415485">
        <w:rPr>
          <w:color w:val="auto"/>
        </w:rPr>
        <w:tab/>
      </w:r>
      <w:r w:rsidRPr="00415485">
        <w:rPr>
          <w:color w:val="auto"/>
        </w:rPr>
        <w:tab/>
        <w:t>– False</w:t>
      </w:r>
    </w:p>
    <w:p w:rsidR="002743CC" w:rsidRPr="00415485" w:rsidRDefault="002743CC" w:rsidP="00631992">
      <w:pPr>
        <w:pStyle w:val="NormalWeb"/>
        <w:numPr>
          <w:ilvl w:val="0"/>
          <w:numId w:val="35"/>
        </w:numPr>
        <w:rPr>
          <w:color w:val="auto"/>
        </w:rPr>
      </w:pPr>
      <w:r w:rsidRPr="00415485">
        <w:rPr>
          <w:color w:val="auto"/>
        </w:rPr>
        <w:t xml:space="preserve">Repeat the above steps </w:t>
      </w:r>
      <w:r w:rsidR="00294F44" w:rsidRPr="00415485">
        <w:rPr>
          <w:color w:val="auto"/>
        </w:rPr>
        <w:t>3-10</w:t>
      </w:r>
    </w:p>
    <w:p w:rsidR="008E2BF3" w:rsidRPr="00415485" w:rsidRDefault="00265623" w:rsidP="008E2BF3">
      <w:pPr>
        <w:pStyle w:val="NormalWeb"/>
        <w:ind w:left="0"/>
        <w:rPr>
          <w:color w:val="auto"/>
        </w:rPr>
      </w:pPr>
      <w:r w:rsidRPr="00415485">
        <w:rPr>
          <w:color w:val="auto"/>
        </w:rPr>
        <w:t xml:space="preserve">Execute VIs with execution system set to ‘same as caller’ using one execution thread </w:t>
      </w:r>
    </w:p>
    <w:p w:rsidR="008E2BF3" w:rsidRPr="00415485" w:rsidRDefault="008E2BF3" w:rsidP="008E2BF3">
      <w:pPr>
        <w:pStyle w:val="NormalWeb"/>
        <w:numPr>
          <w:ilvl w:val="0"/>
          <w:numId w:val="36"/>
        </w:numPr>
        <w:rPr>
          <w:color w:val="auto"/>
        </w:rPr>
      </w:pPr>
      <w:r w:rsidRPr="00415485">
        <w:rPr>
          <w:color w:val="auto"/>
        </w:rPr>
        <w:t>Launch one of the above 3 environment</w:t>
      </w:r>
    </w:p>
    <w:p w:rsidR="008E2BF3" w:rsidRPr="00415485" w:rsidRDefault="008E2BF3" w:rsidP="008E2BF3">
      <w:pPr>
        <w:pStyle w:val="NormalWeb"/>
        <w:numPr>
          <w:ilvl w:val="0"/>
          <w:numId w:val="36"/>
        </w:numPr>
        <w:rPr>
          <w:color w:val="auto"/>
        </w:rPr>
      </w:pPr>
      <w:r w:rsidRPr="00415485">
        <w:rPr>
          <w:color w:val="auto"/>
        </w:rPr>
        <w:t xml:space="preserve">Update LV Adapter setting as follows: </w:t>
      </w:r>
    </w:p>
    <w:p w:rsidR="008E2BF3" w:rsidRPr="00415485" w:rsidRDefault="008E2BF3" w:rsidP="008E2BF3">
      <w:pPr>
        <w:pStyle w:val="NormalWeb"/>
        <w:numPr>
          <w:ilvl w:val="1"/>
          <w:numId w:val="36"/>
        </w:numPr>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8E2BF3" w:rsidRPr="00415485" w:rsidRDefault="008E2BF3" w:rsidP="008E2BF3">
      <w:pPr>
        <w:pStyle w:val="NormalWeb"/>
        <w:numPr>
          <w:ilvl w:val="1"/>
          <w:numId w:val="36"/>
        </w:numPr>
        <w:rPr>
          <w:color w:val="auto"/>
        </w:rPr>
      </w:pPr>
      <w:r w:rsidRPr="00415485">
        <w:rPr>
          <w:color w:val="auto"/>
        </w:rPr>
        <w:t xml:space="preserve">Execute </w:t>
      </w:r>
      <w:r w:rsidR="006C5029">
        <w:rPr>
          <w:color w:val="auto"/>
        </w:rPr>
        <w:t xml:space="preserve">‘Same as caller’ </w:t>
      </w:r>
      <w:r w:rsidRPr="00415485">
        <w:rPr>
          <w:color w:val="auto"/>
        </w:rPr>
        <w:t>VIs using Multiple Threads</w:t>
      </w:r>
      <w:r w:rsidRPr="00415485">
        <w:rPr>
          <w:color w:val="auto"/>
        </w:rPr>
        <w:tab/>
      </w:r>
      <w:r w:rsidRPr="00415485">
        <w:rPr>
          <w:color w:val="auto"/>
        </w:rPr>
        <w:tab/>
        <w:t>–  False</w:t>
      </w:r>
    </w:p>
    <w:p w:rsidR="008E2BF3" w:rsidRPr="00415485" w:rsidRDefault="008E2BF3" w:rsidP="008E2BF3">
      <w:pPr>
        <w:pStyle w:val="NormalWeb"/>
        <w:numPr>
          <w:ilvl w:val="0"/>
          <w:numId w:val="36"/>
        </w:numPr>
        <w:rPr>
          <w:color w:val="auto"/>
        </w:rPr>
      </w:pPr>
      <w:r w:rsidRPr="00415485">
        <w:rPr>
          <w:color w:val="auto"/>
        </w:rPr>
        <w:t>Restart the environment</w:t>
      </w:r>
    </w:p>
    <w:p w:rsidR="008E2BF3" w:rsidRPr="00415485" w:rsidRDefault="008E2BF3" w:rsidP="008E2BF3">
      <w:pPr>
        <w:pStyle w:val="NormalWeb"/>
        <w:numPr>
          <w:ilvl w:val="0"/>
          <w:numId w:val="36"/>
        </w:numPr>
        <w:rPr>
          <w:color w:val="auto"/>
        </w:rPr>
      </w:pPr>
      <w:r w:rsidRPr="00415485">
        <w:rPr>
          <w:color w:val="auto"/>
        </w:rPr>
        <w:t>Open Sequence file named SMPInVIsTestSequence.seq in the environment</w:t>
      </w:r>
    </w:p>
    <w:p w:rsidR="008E2BF3" w:rsidRPr="00415485" w:rsidRDefault="008E2BF3" w:rsidP="008E2BF3">
      <w:pPr>
        <w:pStyle w:val="NormalWeb"/>
        <w:numPr>
          <w:ilvl w:val="0"/>
          <w:numId w:val="36"/>
        </w:numPr>
        <w:rPr>
          <w:color w:val="auto"/>
        </w:rPr>
      </w:pPr>
      <w:r w:rsidRPr="00415485">
        <w:rPr>
          <w:color w:val="auto"/>
        </w:rPr>
        <w:t xml:space="preserve">Execute Sequence named - </w:t>
      </w:r>
      <w:proofErr w:type="spellStart"/>
      <w:r w:rsidR="0023050C" w:rsidRPr="00415485">
        <w:rPr>
          <w:color w:val="auto"/>
        </w:rPr>
        <w:t>RunUsingOneThread</w:t>
      </w:r>
      <w:proofErr w:type="spellEnd"/>
      <w:r w:rsidR="0023050C" w:rsidRPr="00415485">
        <w:rPr>
          <w:color w:val="auto"/>
        </w:rPr>
        <w:t xml:space="preserve"> – PPL</w:t>
      </w:r>
    </w:p>
    <w:p w:rsidR="00165362" w:rsidRPr="00415485" w:rsidRDefault="00165362" w:rsidP="008E2BF3">
      <w:pPr>
        <w:pStyle w:val="NormalWeb"/>
        <w:numPr>
          <w:ilvl w:val="0"/>
          <w:numId w:val="36"/>
        </w:numPr>
        <w:rPr>
          <w:color w:val="auto"/>
        </w:rPr>
      </w:pPr>
      <w:r w:rsidRPr="00415485">
        <w:rPr>
          <w:color w:val="auto"/>
        </w:rPr>
        <w:t xml:space="preserve">Execute sequence named – </w:t>
      </w:r>
      <w:proofErr w:type="spellStart"/>
      <w:r w:rsidRPr="00415485">
        <w:rPr>
          <w:color w:val="auto"/>
        </w:rPr>
        <w:t>RunUsingOneThread</w:t>
      </w:r>
      <w:proofErr w:type="spellEnd"/>
    </w:p>
    <w:p w:rsidR="00165362" w:rsidRPr="00415485" w:rsidRDefault="00165362" w:rsidP="008E2BF3">
      <w:pPr>
        <w:pStyle w:val="NormalWeb"/>
        <w:numPr>
          <w:ilvl w:val="0"/>
          <w:numId w:val="36"/>
        </w:numPr>
        <w:rPr>
          <w:color w:val="auto"/>
        </w:rPr>
      </w:pPr>
      <w:r w:rsidRPr="00415485">
        <w:rPr>
          <w:color w:val="auto"/>
        </w:rPr>
        <w:t xml:space="preserve">Execute sequence named - </w:t>
      </w:r>
      <w:proofErr w:type="spellStart"/>
      <w:r w:rsidRPr="00415485">
        <w:rPr>
          <w:color w:val="auto"/>
        </w:rPr>
        <w:t>RunUsingOneThread</w:t>
      </w:r>
      <w:proofErr w:type="spellEnd"/>
      <w:r w:rsidRPr="00415485">
        <w:rPr>
          <w:color w:val="auto"/>
        </w:rPr>
        <w:t xml:space="preserve"> </w:t>
      </w:r>
      <w:r w:rsidR="0052074C" w:rsidRPr="00415485">
        <w:rPr>
          <w:color w:val="auto"/>
        </w:rPr>
        <w:t>–</w:t>
      </w:r>
      <w:r w:rsidRPr="00415485">
        <w:rPr>
          <w:color w:val="auto"/>
        </w:rPr>
        <w:t xml:space="preserve"> Project</w:t>
      </w:r>
    </w:p>
    <w:p w:rsidR="0052074C" w:rsidRPr="00415485" w:rsidRDefault="0052074C" w:rsidP="0052074C">
      <w:pPr>
        <w:pStyle w:val="NormalWeb"/>
        <w:numPr>
          <w:ilvl w:val="0"/>
          <w:numId w:val="36"/>
        </w:numPr>
        <w:rPr>
          <w:color w:val="auto"/>
        </w:rPr>
      </w:pPr>
      <w:r w:rsidRPr="00415485">
        <w:rPr>
          <w:color w:val="auto"/>
        </w:rPr>
        <w:t xml:space="preserve">Execute Sequence named - </w:t>
      </w:r>
      <w:proofErr w:type="spellStart"/>
      <w:r w:rsidRPr="00415485">
        <w:rPr>
          <w:color w:val="auto"/>
        </w:rPr>
        <w:t>RunUsingOneThread</w:t>
      </w:r>
      <w:proofErr w:type="spellEnd"/>
      <w:r w:rsidRPr="00415485">
        <w:rPr>
          <w:color w:val="auto"/>
        </w:rPr>
        <w:t xml:space="preserve"> 8.6.1</w:t>
      </w:r>
    </w:p>
    <w:p w:rsidR="008E2BF3" w:rsidRPr="00415485" w:rsidRDefault="008E2BF3" w:rsidP="008E2BF3">
      <w:pPr>
        <w:pStyle w:val="NormalWeb"/>
        <w:numPr>
          <w:ilvl w:val="0"/>
          <w:numId w:val="36"/>
        </w:numPr>
        <w:rPr>
          <w:color w:val="auto"/>
        </w:rPr>
      </w:pPr>
      <w:r w:rsidRPr="00415485">
        <w:rPr>
          <w:color w:val="auto"/>
        </w:rPr>
        <w:t>The above executions should pass</w:t>
      </w:r>
    </w:p>
    <w:p w:rsidR="00A95383" w:rsidRPr="00415485" w:rsidRDefault="008E2BF3" w:rsidP="00160A4C">
      <w:pPr>
        <w:pStyle w:val="NormalWeb"/>
        <w:numPr>
          <w:ilvl w:val="0"/>
          <w:numId w:val="36"/>
        </w:numPr>
        <w:rPr>
          <w:color w:val="auto"/>
        </w:rPr>
      </w:pPr>
      <w:r w:rsidRPr="00415485">
        <w:rPr>
          <w:color w:val="auto"/>
        </w:rPr>
        <w:t>Repeat the above steps for the remaining environments</w:t>
      </w:r>
    </w:p>
    <w:p w:rsidR="00160A4C" w:rsidRPr="00415485" w:rsidRDefault="003B31A5" w:rsidP="00160A4C">
      <w:pPr>
        <w:pStyle w:val="NormalWeb"/>
        <w:ind w:left="0"/>
        <w:rPr>
          <w:color w:val="auto"/>
        </w:rPr>
      </w:pPr>
      <w:r w:rsidRPr="00415485">
        <w:rPr>
          <w:color w:val="auto"/>
        </w:rPr>
        <w:t>Ensure updated LV adapter settings are not used before the environment is restarted</w:t>
      </w:r>
    </w:p>
    <w:p w:rsidR="00514B60" w:rsidRPr="00415485" w:rsidRDefault="00514B60" w:rsidP="00514B60">
      <w:pPr>
        <w:pStyle w:val="NormalWeb"/>
        <w:numPr>
          <w:ilvl w:val="0"/>
          <w:numId w:val="37"/>
        </w:numPr>
        <w:rPr>
          <w:color w:val="auto"/>
        </w:rPr>
      </w:pPr>
      <w:r w:rsidRPr="00415485">
        <w:rPr>
          <w:color w:val="auto"/>
        </w:rPr>
        <w:t>Launch one of the above 3 environment</w:t>
      </w:r>
    </w:p>
    <w:p w:rsidR="00715E21" w:rsidRPr="00415485" w:rsidRDefault="00715E21" w:rsidP="00715E21">
      <w:pPr>
        <w:pStyle w:val="NormalWeb"/>
        <w:numPr>
          <w:ilvl w:val="0"/>
          <w:numId w:val="37"/>
        </w:numPr>
        <w:rPr>
          <w:color w:val="auto"/>
        </w:rPr>
      </w:pPr>
      <w:r w:rsidRPr="00415485">
        <w:rPr>
          <w:color w:val="auto"/>
        </w:rPr>
        <w:t xml:space="preserve">Update LV Adapter setting as follows: </w:t>
      </w:r>
    </w:p>
    <w:p w:rsidR="00715E21" w:rsidRPr="00415485" w:rsidRDefault="00715E21" w:rsidP="00715E21">
      <w:pPr>
        <w:pStyle w:val="NormalWeb"/>
        <w:numPr>
          <w:ilvl w:val="1"/>
          <w:numId w:val="37"/>
        </w:numPr>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715E21" w:rsidRPr="00415485" w:rsidRDefault="00715E21" w:rsidP="00715E21">
      <w:pPr>
        <w:pStyle w:val="NormalWeb"/>
        <w:numPr>
          <w:ilvl w:val="1"/>
          <w:numId w:val="37"/>
        </w:numPr>
        <w:rPr>
          <w:color w:val="auto"/>
        </w:rPr>
      </w:pPr>
      <w:r w:rsidRPr="00415485">
        <w:rPr>
          <w:color w:val="auto"/>
        </w:rPr>
        <w:t xml:space="preserve">Execute </w:t>
      </w:r>
      <w:r w:rsidR="00FA7DEC">
        <w:rPr>
          <w:color w:val="auto"/>
        </w:rPr>
        <w:t xml:space="preserve">‘Same as caller’ </w:t>
      </w:r>
      <w:r w:rsidRPr="00415485">
        <w:rPr>
          <w:color w:val="auto"/>
        </w:rPr>
        <w:t>VIs using Multiple Threads</w:t>
      </w:r>
      <w:r w:rsidRPr="00415485">
        <w:rPr>
          <w:color w:val="auto"/>
        </w:rPr>
        <w:tab/>
      </w:r>
      <w:r w:rsidRPr="00415485">
        <w:rPr>
          <w:color w:val="auto"/>
        </w:rPr>
        <w:tab/>
        <w:t xml:space="preserve">–  True </w:t>
      </w:r>
    </w:p>
    <w:p w:rsidR="00715E21" w:rsidRPr="00415485" w:rsidRDefault="00715E21" w:rsidP="00715E21">
      <w:pPr>
        <w:pStyle w:val="NormalWeb"/>
        <w:numPr>
          <w:ilvl w:val="1"/>
          <w:numId w:val="37"/>
        </w:numPr>
        <w:rPr>
          <w:color w:val="auto"/>
        </w:rPr>
      </w:pPr>
      <w:r w:rsidRPr="00415485">
        <w:rPr>
          <w:color w:val="auto"/>
        </w:rPr>
        <w:t xml:space="preserve">Number of threads </w:t>
      </w:r>
      <w:r w:rsidRPr="00415485">
        <w:rPr>
          <w:color w:val="auto"/>
        </w:rPr>
        <w:tab/>
      </w:r>
      <w:r w:rsidRPr="00415485">
        <w:rPr>
          <w:color w:val="auto"/>
        </w:rPr>
        <w:tab/>
      </w:r>
      <w:r w:rsidRPr="00415485">
        <w:rPr>
          <w:color w:val="auto"/>
        </w:rPr>
        <w:tab/>
      </w:r>
      <w:r w:rsidRPr="00415485">
        <w:rPr>
          <w:color w:val="auto"/>
        </w:rPr>
        <w:tab/>
      </w:r>
      <w:r w:rsidRPr="00415485">
        <w:rPr>
          <w:color w:val="auto"/>
        </w:rPr>
        <w:tab/>
        <w:t>– Default</w:t>
      </w:r>
    </w:p>
    <w:p w:rsidR="00715E21" w:rsidRPr="00415485" w:rsidRDefault="00715E21" w:rsidP="00715E21">
      <w:pPr>
        <w:pStyle w:val="NormalWeb"/>
        <w:numPr>
          <w:ilvl w:val="1"/>
          <w:numId w:val="37"/>
        </w:numPr>
        <w:rPr>
          <w:color w:val="auto"/>
        </w:rPr>
      </w:pPr>
      <w:r w:rsidRPr="00415485">
        <w:rPr>
          <w:color w:val="auto"/>
        </w:rPr>
        <w:t xml:space="preserve">Additional Threads inherit calling threads CPU affinity </w:t>
      </w:r>
      <w:r w:rsidRPr="00415485">
        <w:rPr>
          <w:color w:val="auto"/>
        </w:rPr>
        <w:tab/>
      </w:r>
      <w:r w:rsidRPr="00415485">
        <w:rPr>
          <w:color w:val="auto"/>
        </w:rPr>
        <w:tab/>
        <w:t>– True</w:t>
      </w:r>
    </w:p>
    <w:p w:rsidR="00715E21" w:rsidRPr="00415485" w:rsidRDefault="00715E21" w:rsidP="00715E21">
      <w:pPr>
        <w:pStyle w:val="NormalWeb"/>
        <w:numPr>
          <w:ilvl w:val="0"/>
          <w:numId w:val="37"/>
        </w:numPr>
        <w:rPr>
          <w:color w:val="auto"/>
        </w:rPr>
      </w:pPr>
      <w:r w:rsidRPr="00415485">
        <w:rPr>
          <w:color w:val="auto"/>
        </w:rPr>
        <w:t>Restart the environment</w:t>
      </w:r>
    </w:p>
    <w:p w:rsidR="00514B60" w:rsidRPr="00415485" w:rsidRDefault="00514B60" w:rsidP="00514B60">
      <w:pPr>
        <w:pStyle w:val="NormalWeb"/>
        <w:numPr>
          <w:ilvl w:val="0"/>
          <w:numId w:val="37"/>
        </w:numPr>
        <w:rPr>
          <w:color w:val="auto"/>
        </w:rPr>
      </w:pPr>
      <w:r w:rsidRPr="00415485">
        <w:rPr>
          <w:color w:val="auto"/>
        </w:rPr>
        <w:t xml:space="preserve">Update LV Adapter setting as follows: </w:t>
      </w:r>
    </w:p>
    <w:p w:rsidR="00514B60" w:rsidRPr="00415485" w:rsidRDefault="00514B60" w:rsidP="00514B60">
      <w:pPr>
        <w:pStyle w:val="NormalWeb"/>
        <w:numPr>
          <w:ilvl w:val="1"/>
          <w:numId w:val="37"/>
        </w:numPr>
        <w:rPr>
          <w:color w:val="auto"/>
        </w:rPr>
      </w:pPr>
      <w:r w:rsidRPr="00415485">
        <w:rPr>
          <w:color w:val="auto"/>
        </w:rPr>
        <w:lastRenderedPageBreak/>
        <w:t xml:space="preserve">Execute VIs using the RTE </w:t>
      </w:r>
      <w:r w:rsidRPr="00415485">
        <w:rPr>
          <w:color w:val="auto"/>
        </w:rPr>
        <w:tab/>
      </w:r>
      <w:r w:rsidRPr="00415485">
        <w:rPr>
          <w:color w:val="auto"/>
        </w:rPr>
        <w:tab/>
      </w:r>
      <w:r w:rsidRPr="00415485">
        <w:rPr>
          <w:color w:val="auto"/>
        </w:rPr>
        <w:tab/>
      </w:r>
    </w:p>
    <w:p w:rsidR="00514B60" w:rsidRPr="00415485" w:rsidRDefault="00514B60" w:rsidP="00514B60">
      <w:pPr>
        <w:pStyle w:val="NormalWeb"/>
        <w:numPr>
          <w:ilvl w:val="1"/>
          <w:numId w:val="37"/>
        </w:numPr>
        <w:rPr>
          <w:color w:val="auto"/>
        </w:rPr>
      </w:pPr>
      <w:r w:rsidRPr="00415485">
        <w:rPr>
          <w:color w:val="auto"/>
        </w:rPr>
        <w:t xml:space="preserve">Execute </w:t>
      </w:r>
      <w:r w:rsidR="001D163B">
        <w:rPr>
          <w:color w:val="auto"/>
        </w:rPr>
        <w:t>‘Same as caller’ VIs using Multiple Threads</w:t>
      </w:r>
      <w:r w:rsidR="001D163B">
        <w:rPr>
          <w:color w:val="auto"/>
        </w:rPr>
        <w:tab/>
      </w:r>
      <w:r w:rsidR="001D163B">
        <w:rPr>
          <w:color w:val="auto"/>
        </w:rPr>
        <w:tab/>
      </w:r>
      <w:r w:rsidRPr="00415485">
        <w:rPr>
          <w:color w:val="auto"/>
        </w:rPr>
        <w:t>–  False</w:t>
      </w:r>
    </w:p>
    <w:p w:rsidR="00514B60" w:rsidRPr="00415485" w:rsidRDefault="00514B60" w:rsidP="00514B60">
      <w:pPr>
        <w:pStyle w:val="NormalWeb"/>
        <w:numPr>
          <w:ilvl w:val="0"/>
          <w:numId w:val="37"/>
        </w:numPr>
        <w:rPr>
          <w:color w:val="auto"/>
        </w:rPr>
      </w:pPr>
      <w:r w:rsidRPr="00415485">
        <w:rPr>
          <w:color w:val="auto"/>
        </w:rPr>
        <w:t>Open Sequence file named SMPInVIsTestSequence.seq in the environment</w:t>
      </w:r>
    </w:p>
    <w:p w:rsidR="00580D28" w:rsidRPr="00415485" w:rsidRDefault="00580D28" w:rsidP="00580D28">
      <w:pPr>
        <w:pStyle w:val="NormalWeb"/>
        <w:numPr>
          <w:ilvl w:val="0"/>
          <w:numId w:val="37"/>
        </w:numPr>
        <w:rPr>
          <w:color w:val="auto"/>
        </w:rPr>
      </w:pPr>
      <w:r w:rsidRPr="00415485">
        <w:rPr>
          <w:color w:val="auto"/>
        </w:rPr>
        <w:t xml:space="preserve">Execute Sequence named - </w:t>
      </w:r>
      <w:proofErr w:type="spellStart"/>
      <w:r w:rsidRPr="00415485">
        <w:rPr>
          <w:color w:val="auto"/>
        </w:rPr>
        <w:t>RunUsingMultipleThreads</w:t>
      </w:r>
      <w:proofErr w:type="spellEnd"/>
      <w:r w:rsidRPr="00415485">
        <w:rPr>
          <w:color w:val="auto"/>
        </w:rPr>
        <w:t xml:space="preserve"> - Default</w:t>
      </w:r>
    </w:p>
    <w:p w:rsidR="00514B60" w:rsidRPr="00415485" w:rsidRDefault="00514B60" w:rsidP="00514B60">
      <w:pPr>
        <w:pStyle w:val="NormalWeb"/>
        <w:numPr>
          <w:ilvl w:val="0"/>
          <w:numId w:val="37"/>
        </w:numPr>
        <w:rPr>
          <w:color w:val="auto"/>
        </w:rPr>
      </w:pPr>
      <w:r w:rsidRPr="00415485">
        <w:rPr>
          <w:color w:val="auto"/>
        </w:rPr>
        <w:t>The above executions should pass</w:t>
      </w:r>
    </w:p>
    <w:p w:rsidR="00514B60" w:rsidRPr="00415485" w:rsidRDefault="00514B60" w:rsidP="00514B60">
      <w:pPr>
        <w:pStyle w:val="NormalWeb"/>
        <w:numPr>
          <w:ilvl w:val="0"/>
          <w:numId w:val="37"/>
        </w:numPr>
        <w:rPr>
          <w:color w:val="auto"/>
        </w:rPr>
      </w:pPr>
      <w:r w:rsidRPr="00415485">
        <w:rPr>
          <w:color w:val="auto"/>
        </w:rPr>
        <w:t>Repeat the above steps for the remaining environments</w:t>
      </w:r>
    </w:p>
    <w:p w:rsidR="003B31A5" w:rsidRPr="00415485" w:rsidRDefault="006D5B58" w:rsidP="00160A4C">
      <w:pPr>
        <w:pStyle w:val="NormalWeb"/>
        <w:ind w:left="0"/>
        <w:rPr>
          <w:color w:val="auto"/>
        </w:rPr>
      </w:pPr>
      <w:r w:rsidRPr="00415485">
        <w:rPr>
          <w:color w:val="auto"/>
        </w:rPr>
        <w:t>Ensure the &lt;</w:t>
      </w:r>
      <w:proofErr w:type="spellStart"/>
      <w:r w:rsidRPr="00415485">
        <w:rPr>
          <w:color w:val="auto"/>
        </w:rPr>
        <w:t>appname</w:t>
      </w:r>
      <w:proofErr w:type="spellEnd"/>
      <w:r w:rsidR="00C66E9C" w:rsidRPr="00415485">
        <w:rPr>
          <w:color w:val="auto"/>
        </w:rPr>
        <w:t>&gt;</w:t>
      </w:r>
      <w:r w:rsidRPr="00415485">
        <w:rPr>
          <w:color w:val="auto"/>
        </w:rPr>
        <w:t>.</w:t>
      </w:r>
      <w:proofErr w:type="spellStart"/>
      <w:r w:rsidRPr="00415485">
        <w:rPr>
          <w:color w:val="auto"/>
        </w:rPr>
        <w:t>ini</w:t>
      </w:r>
      <w:proofErr w:type="spellEnd"/>
      <w:r w:rsidRPr="00415485">
        <w:rPr>
          <w:color w:val="auto"/>
        </w:rPr>
        <w:t xml:space="preserve"> is </w:t>
      </w:r>
      <w:r w:rsidR="003A3C69">
        <w:rPr>
          <w:color w:val="auto"/>
        </w:rPr>
        <w:t xml:space="preserve">never </w:t>
      </w:r>
      <w:r w:rsidRPr="00415485">
        <w:rPr>
          <w:color w:val="auto"/>
        </w:rPr>
        <w:t>updated</w:t>
      </w:r>
    </w:p>
    <w:p w:rsidR="002D2E0B" w:rsidRPr="00415485" w:rsidRDefault="002D2E0B" w:rsidP="002D2E0B">
      <w:pPr>
        <w:pStyle w:val="NormalWeb"/>
        <w:numPr>
          <w:ilvl w:val="0"/>
          <w:numId w:val="38"/>
        </w:numPr>
        <w:rPr>
          <w:color w:val="auto"/>
        </w:rPr>
      </w:pPr>
      <w:r w:rsidRPr="00415485">
        <w:rPr>
          <w:color w:val="auto"/>
        </w:rPr>
        <w:t>Launch one of the above 3 environment</w:t>
      </w:r>
    </w:p>
    <w:p w:rsidR="002D2E0B" w:rsidRPr="00415485" w:rsidRDefault="002D2E0B" w:rsidP="002D2E0B">
      <w:pPr>
        <w:pStyle w:val="NormalWeb"/>
        <w:numPr>
          <w:ilvl w:val="0"/>
          <w:numId w:val="38"/>
        </w:numPr>
        <w:rPr>
          <w:color w:val="auto"/>
        </w:rPr>
      </w:pPr>
      <w:r w:rsidRPr="00415485">
        <w:rPr>
          <w:color w:val="auto"/>
        </w:rPr>
        <w:t xml:space="preserve">Update LV Adapter setting as follows: </w:t>
      </w:r>
    </w:p>
    <w:p w:rsidR="002D2E0B" w:rsidRPr="00415485" w:rsidRDefault="002D2E0B" w:rsidP="002D2E0B">
      <w:pPr>
        <w:pStyle w:val="NormalWeb"/>
        <w:numPr>
          <w:ilvl w:val="1"/>
          <w:numId w:val="38"/>
        </w:numPr>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2D2E0B" w:rsidRPr="00415485" w:rsidRDefault="002D2E0B" w:rsidP="002D2E0B">
      <w:pPr>
        <w:pStyle w:val="NormalWeb"/>
        <w:numPr>
          <w:ilvl w:val="1"/>
          <w:numId w:val="38"/>
        </w:numPr>
        <w:rPr>
          <w:color w:val="auto"/>
        </w:rPr>
      </w:pPr>
      <w:r w:rsidRPr="00415485">
        <w:rPr>
          <w:color w:val="auto"/>
        </w:rPr>
        <w:t xml:space="preserve">Execute </w:t>
      </w:r>
      <w:r w:rsidR="00F31F45">
        <w:rPr>
          <w:color w:val="auto"/>
        </w:rPr>
        <w:t xml:space="preserve">‘Same as caller’ </w:t>
      </w:r>
      <w:r w:rsidRPr="00415485">
        <w:rPr>
          <w:color w:val="auto"/>
        </w:rPr>
        <w:t>VIs using Multiple Threads</w:t>
      </w:r>
      <w:r w:rsidRPr="00415485">
        <w:rPr>
          <w:color w:val="auto"/>
        </w:rPr>
        <w:tab/>
      </w:r>
      <w:r w:rsidRPr="00415485">
        <w:rPr>
          <w:color w:val="auto"/>
        </w:rPr>
        <w:tab/>
        <w:t xml:space="preserve">–  True </w:t>
      </w:r>
    </w:p>
    <w:p w:rsidR="002D2E0B" w:rsidRPr="00415485" w:rsidRDefault="002D2E0B" w:rsidP="002D2E0B">
      <w:pPr>
        <w:pStyle w:val="NormalWeb"/>
        <w:numPr>
          <w:ilvl w:val="1"/>
          <w:numId w:val="38"/>
        </w:numPr>
        <w:rPr>
          <w:color w:val="auto"/>
        </w:rPr>
      </w:pPr>
      <w:r w:rsidRPr="00415485">
        <w:rPr>
          <w:color w:val="auto"/>
        </w:rPr>
        <w:t xml:space="preserve">Number of threads </w:t>
      </w:r>
      <w:r w:rsidRPr="00415485">
        <w:rPr>
          <w:color w:val="auto"/>
        </w:rPr>
        <w:tab/>
      </w:r>
      <w:r w:rsidRPr="00415485">
        <w:rPr>
          <w:color w:val="auto"/>
        </w:rPr>
        <w:tab/>
      </w:r>
      <w:r w:rsidRPr="00415485">
        <w:rPr>
          <w:color w:val="auto"/>
        </w:rPr>
        <w:tab/>
      </w:r>
      <w:r w:rsidRPr="00415485">
        <w:rPr>
          <w:color w:val="auto"/>
        </w:rPr>
        <w:tab/>
      </w:r>
      <w:r w:rsidRPr="00415485">
        <w:rPr>
          <w:color w:val="auto"/>
        </w:rPr>
        <w:tab/>
        <w:t>– Default</w:t>
      </w:r>
    </w:p>
    <w:p w:rsidR="002D2E0B" w:rsidRPr="00415485" w:rsidRDefault="002D2E0B" w:rsidP="002D2E0B">
      <w:pPr>
        <w:pStyle w:val="NormalWeb"/>
        <w:numPr>
          <w:ilvl w:val="1"/>
          <w:numId w:val="38"/>
        </w:numPr>
        <w:rPr>
          <w:color w:val="auto"/>
        </w:rPr>
      </w:pPr>
      <w:r w:rsidRPr="00415485">
        <w:rPr>
          <w:color w:val="auto"/>
        </w:rPr>
        <w:t xml:space="preserve">Additional Threads inherit calling threads CPU affinity </w:t>
      </w:r>
      <w:r w:rsidRPr="00415485">
        <w:rPr>
          <w:color w:val="auto"/>
        </w:rPr>
        <w:tab/>
      </w:r>
      <w:r w:rsidRPr="00415485">
        <w:rPr>
          <w:color w:val="auto"/>
        </w:rPr>
        <w:tab/>
        <w:t>– True</w:t>
      </w:r>
    </w:p>
    <w:p w:rsidR="008264E2" w:rsidRPr="00415485" w:rsidRDefault="008264E2" w:rsidP="002D2E0B">
      <w:pPr>
        <w:pStyle w:val="NormalWeb"/>
        <w:numPr>
          <w:ilvl w:val="1"/>
          <w:numId w:val="38"/>
        </w:numPr>
        <w:rPr>
          <w:color w:val="auto"/>
        </w:rPr>
      </w:pPr>
      <w:r w:rsidRPr="00415485">
        <w:rPr>
          <w:color w:val="auto"/>
        </w:rPr>
        <w:t xml:space="preserve">LV RTE version </w:t>
      </w:r>
      <w:r w:rsidRPr="00415485">
        <w:rPr>
          <w:color w:val="auto"/>
        </w:rPr>
        <w:tab/>
      </w:r>
      <w:r w:rsidRPr="00415485">
        <w:rPr>
          <w:color w:val="auto"/>
        </w:rPr>
        <w:tab/>
      </w:r>
      <w:r w:rsidRPr="00415485">
        <w:rPr>
          <w:color w:val="auto"/>
        </w:rPr>
        <w:tab/>
      </w:r>
      <w:r w:rsidRPr="00415485">
        <w:rPr>
          <w:color w:val="auto"/>
        </w:rPr>
        <w:tab/>
      </w:r>
      <w:r w:rsidRPr="00415485">
        <w:rPr>
          <w:color w:val="auto"/>
        </w:rPr>
        <w:tab/>
      </w:r>
      <w:r w:rsidRPr="00415485">
        <w:rPr>
          <w:color w:val="auto"/>
        </w:rPr>
        <w:tab/>
        <w:t xml:space="preserve">- LV 9.0 or greater or </w:t>
      </w:r>
      <w:proofErr w:type="spellStart"/>
      <w:r w:rsidRPr="00415485">
        <w:rPr>
          <w:color w:val="auto"/>
        </w:rPr>
        <w:t>autodetect</w:t>
      </w:r>
      <w:proofErr w:type="spellEnd"/>
    </w:p>
    <w:p w:rsidR="002D2E0B" w:rsidRPr="00415485" w:rsidRDefault="002D2E0B" w:rsidP="002D2E0B">
      <w:pPr>
        <w:pStyle w:val="NormalWeb"/>
        <w:numPr>
          <w:ilvl w:val="0"/>
          <w:numId w:val="38"/>
        </w:numPr>
        <w:rPr>
          <w:color w:val="auto"/>
        </w:rPr>
      </w:pPr>
      <w:r w:rsidRPr="00415485">
        <w:rPr>
          <w:color w:val="auto"/>
        </w:rPr>
        <w:t>Restart the environment</w:t>
      </w:r>
    </w:p>
    <w:p w:rsidR="002D2E0B" w:rsidRPr="00415485" w:rsidRDefault="002D2E0B" w:rsidP="002D2E0B">
      <w:pPr>
        <w:pStyle w:val="NormalWeb"/>
        <w:numPr>
          <w:ilvl w:val="0"/>
          <w:numId w:val="38"/>
        </w:numPr>
        <w:rPr>
          <w:color w:val="auto"/>
        </w:rPr>
      </w:pPr>
      <w:r w:rsidRPr="00415485">
        <w:rPr>
          <w:color w:val="auto"/>
        </w:rPr>
        <w:t>Browse to directory containing the environment</w:t>
      </w:r>
    </w:p>
    <w:p w:rsidR="002D2E0B" w:rsidRPr="00415485" w:rsidRDefault="00C66E9C" w:rsidP="002D2E0B">
      <w:pPr>
        <w:pStyle w:val="NormalWeb"/>
        <w:numPr>
          <w:ilvl w:val="0"/>
          <w:numId w:val="38"/>
        </w:numPr>
        <w:rPr>
          <w:color w:val="auto"/>
        </w:rPr>
      </w:pPr>
      <w:r w:rsidRPr="00415485">
        <w:rPr>
          <w:color w:val="auto"/>
        </w:rPr>
        <w:t xml:space="preserve">Ensure that an </w:t>
      </w:r>
      <w:proofErr w:type="spellStart"/>
      <w:r w:rsidRPr="00415485">
        <w:rPr>
          <w:color w:val="auto"/>
        </w:rPr>
        <w:t>ini</w:t>
      </w:r>
      <w:proofErr w:type="spellEnd"/>
      <w:r w:rsidRPr="00415485">
        <w:rPr>
          <w:color w:val="auto"/>
        </w:rPr>
        <w:t xml:space="preserve"> file named &lt;</w:t>
      </w:r>
      <w:proofErr w:type="spellStart"/>
      <w:r w:rsidRPr="00415485">
        <w:rPr>
          <w:color w:val="auto"/>
        </w:rPr>
        <w:t>appname</w:t>
      </w:r>
      <w:proofErr w:type="spellEnd"/>
      <w:r w:rsidRPr="00415485">
        <w:rPr>
          <w:color w:val="auto"/>
        </w:rPr>
        <w:t>&gt;.</w:t>
      </w:r>
      <w:proofErr w:type="spellStart"/>
      <w:r w:rsidRPr="00415485">
        <w:rPr>
          <w:color w:val="auto"/>
        </w:rPr>
        <w:t>ini</w:t>
      </w:r>
      <w:proofErr w:type="spellEnd"/>
      <w:r w:rsidRPr="00415485">
        <w:rPr>
          <w:color w:val="auto"/>
        </w:rPr>
        <w:t xml:space="preserve"> next to the application</w:t>
      </w:r>
      <w:r w:rsidR="00EB674C">
        <w:rPr>
          <w:color w:val="auto"/>
        </w:rPr>
        <w:t xml:space="preserve"> has not been updated/created</w:t>
      </w:r>
    </w:p>
    <w:p w:rsidR="00AE681E" w:rsidRPr="00415485" w:rsidRDefault="00AE681E" w:rsidP="00AE681E">
      <w:pPr>
        <w:pStyle w:val="NormalWeb"/>
        <w:numPr>
          <w:ilvl w:val="0"/>
          <w:numId w:val="38"/>
        </w:numPr>
        <w:rPr>
          <w:color w:val="auto"/>
        </w:rPr>
      </w:pPr>
      <w:r w:rsidRPr="00415485">
        <w:rPr>
          <w:color w:val="auto"/>
        </w:rPr>
        <w:t xml:space="preserve">Update LV Adapter setting as follows: </w:t>
      </w:r>
    </w:p>
    <w:p w:rsidR="00AE681E" w:rsidRPr="00415485" w:rsidRDefault="00AE681E" w:rsidP="00AE681E">
      <w:pPr>
        <w:pStyle w:val="NormalWeb"/>
        <w:numPr>
          <w:ilvl w:val="1"/>
          <w:numId w:val="38"/>
        </w:numPr>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AE681E" w:rsidRPr="00415485" w:rsidRDefault="00AE681E" w:rsidP="00AE681E">
      <w:pPr>
        <w:pStyle w:val="NormalWeb"/>
        <w:numPr>
          <w:ilvl w:val="1"/>
          <w:numId w:val="38"/>
        </w:numPr>
        <w:rPr>
          <w:color w:val="auto"/>
        </w:rPr>
      </w:pPr>
      <w:r w:rsidRPr="00415485">
        <w:rPr>
          <w:color w:val="auto"/>
        </w:rPr>
        <w:t xml:space="preserve">Execute </w:t>
      </w:r>
      <w:r w:rsidR="007D0A39">
        <w:rPr>
          <w:color w:val="auto"/>
        </w:rPr>
        <w:t xml:space="preserve">‘Same as caller’ </w:t>
      </w:r>
      <w:r w:rsidRPr="00415485">
        <w:rPr>
          <w:color w:val="auto"/>
        </w:rPr>
        <w:t>VIs using Multiple Threads</w:t>
      </w:r>
      <w:r w:rsidRPr="00415485">
        <w:rPr>
          <w:color w:val="auto"/>
        </w:rPr>
        <w:tab/>
      </w:r>
      <w:r w:rsidRPr="00415485">
        <w:rPr>
          <w:color w:val="auto"/>
        </w:rPr>
        <w:tab/>
      </w:r>
      <w:r w:rsidRPr="00415485">
        <w:rPr>
          <w:color w:val="auto"/>
        </w:rPr>
        <w:tab/>
        <w:t>–  False</w:t>
      </w:r>
    </w:p>
    <w:p w:rsidR="00AE681E" w:rsidRPr="00415485" w:rsidRDefault="00AE681E" w:rsidP="00AE681E">
      <w:pPr>
        <w:pStyle w:val="NormalWeb"/>
        <w:numPr>
          <w:ilvl w:val="0"/>
          <w:numId w:val="38"/>
        </w:numPr>
        <w:rPr>
          <w:color w:val="auto"/>
        </w:rPr>
      </w:pPr>
      <w:r w:rsidRPr="00415485">
        <w:rPr>
          <w:color w:val="auto"/>
        </w:rPr>
        <w:t>Restart the environment</w:t>
      </w:r>
    </w:p>
    <w:p w:rsidR="00AE681E" w:rsidRPr="00415485" w:rsidRDefault="00AE681E" w:rsidP="00AE681E">
      <w:pPr>
        <w:pStyle w:val="NormalWeb"/>
        <w:numPr>
          <w:ilvl w:val="0"/>
          <w:numId w:val="38"/>
        </w:numPr>
        <w:rPr>
          <w:color w:val="auto"/>
        </w:rPr>
      </w:pPr>
      <w:r w:rsidRPr="00415485">
        <w:rPr>
          <w:color w:val="auto"/>
        </w:rPr>
        <w:t>Browse to directory containing the environment</w:t>
      </w:r>
    </w:p>
    <w:p w:rsidR="00EB674C" w:rsidRPr="00415485" w:rsidRDefault="00EB674C" w:rsidP="00EB674C">
      <w:pPr>
        <w:pStyle w:val="NormalWeb"/>
        <w:numPr>
          <w:ilvl w:val="0"/>
          <w:numId w:val="38"/>
        </w:numPr>
        <w:rPr>
          <w:color w:val="auto"/>
        </w:rPr>
      </w:pPr>
      <w:r w:rsidRPr="00415485">
        <w:rPr>
          <w:color w:val="auto"/>
        </w:rPr>
        <w:t xml:space="preserve">Ensure that an </w:t>
      </w:r>
      <w:proofErr w:type="spellStart"/>
      <w:r w:rsidRPr="00415485">
        <w:rPr>
          <w:color w:val="auto"/>
        </w:rPr>
        <w:t>ini</w:t>
      </w:r>
      <w:proofErr w:type="spellEnd"/>
      <w:r w:rsidRPr="00415485">
        <w:rPr>
          <w:color w:val="auto"/>
        </w:rPr>
        <w:t xml:space="preserve"> file named &lt;</w:t>
      </w:r>
      <w:proofErr w:type="spellStart"/>
      <w:r w:rsidRPr="00415485">
        <w:rPr>
          <w:color w:val="auto"/>
        </w:rPr>
        <w:t>appname</w:t>
      </w:r>
      <w:proofErr w:type="spellEnd"/>
      <w:r w:rsidRPr="00415485">
        <w:rPr>
          <w:color w:val="auto"/>
        </w:rPr>
        <w:t>&gt;.</w:t>
      </w:r>
      <w:proofErr w:type="spellStart"/>
      <w:r w:rsidRPr="00415485">
        <w:rPr>
          <w:color w:val="auto"/>
        </w:rPr>
        <w:t>ini</w:t>
      </w:r>
      <w:proofErr w:type="spellEnd"/>
      <w:r w:rsidRPr="00415485">
        <w:rPr>
          <w:color w:val="auto"/>
        </w:rPr>
        <w:t xml:space="preserve"> next to the application</w:t>
      </w:r>
      <w:r>
        <w:rPr>
          <w:color w:val="auto"/>
        </w:rPr>
        <w:t xml:space="preserve"> has not been updated/created</w:t>
      </w:r>
    </w:p>
    <w:p w:rsidR="00606E23" w:rsidRPr="00415485" w:rsidRDefault="005B1EF9" w:rsidP="00A31D02">
      <w:pPr>
        <w:pStyle w:val="NormalWeb"/>
        <w:numPr>
          <w:ilvl w:val="0"/>
          <w:numId w:val="38"/>
        </w:numPr>
        <w:rPr>
          <w:color w:val="auto"/>
        </w:rPr>
      </w:pPr>
      <w:r w:rsidRPr="00415485">
        <w:rPr>
          <w:color w:val="auto"/>
        </w:rPr>
        <w:t xml:space="preserve">Also verify that </w:t>
      </w:r>
      <w:r w:rsidR="00606E23" w:rsidRPr="00415485">
        <w:rPr>
          <w:color w:val="auto"/>
        </w:rPr>
        <w:t>LabVIEW.ini should not be updated when executing the LV UI in LV</w:t>
      </w:r>
    </w:p>
    <w:p w:rsidR="006D5B58" w:rsidRPr="00415485" w:rsidRDefault="00475042" w:rsidP="00160A4C">
      <w:pPr>
        <w:pStyle w:val="NormalWeb"/>
        <w:ind w:left="0"/>
        <w:rPr>
          <w:color w:val="auto"/>
        </w:rPr>
      </w:pPr>
      <w:r w:rsidRPr="00415485">
        <w:rPr>
          <w:color w:val="auto"/>
        </w:rPr>
        <w:t xml:space="preserve">LV adapter configuration dialog </w:t>
      </w:r>
      <w:r w:rsidR="00606E23" w:rsidRPr="00415485">
        <w:rPr>
          <w:color w:val="auto"/>
        </w:rPr>
        <w:t>testing</w:t>
      </w:r>
    </w:p>
    <w:p w:rsidR="00606E23" w:rsidRPr="00415485" w:rsidRDefault="00606E23" w:rsidP="00606E23">
      <w:pPr>
        <w:pStyle w:val="NormalWeb"/>
        <w:ind w:left="720"/>
        <w:rPr>
          <w:color w:val="auto"/>
        </w:rPr>
      </w:pPr>
      <w:r w:rsidRPr="00415485">
        <w:rPr>
          <w:color w:val="auto"/>
        </w:rPr>
        <w:t>Note: this test needs to be done only using one of the above environments</w:t>
      </w:r>
    </w:p>
    <w:p w:rsidR="00EA42BF" w:rsidRPr="00415485" w:rsidRDefault="00EA42BF" w:rsidP="00EA42BF">
      <w:pPr>
        <w:pStyle w:val="NormalWeb"/>
        <w:numPr>
          <w:ilvl w:val="0"/>
          <w:numId w:val="39"/>
        </w:numPr>
        <w:rPr>
          <w:color w:val="auto"/>
        </w:rPr>
      </w:pPr>
      <w:r w:rsidRPr="00415485">
        <w:rPr>
          <w:color w:val="auto"/>
        </w:rPr>
        <w:t>Restart the environment</w:t>
      </w:r>
    </w:p>
    <w:p w:rsidR="00EA42BF" w:rsidRPr="00415485" w:rsidRDefault="00EA42BF" w:rsidP="00EA42BF">
      <w:pPr>
        <w:pStyle w:val="NormalWeb"/>
        <w:numPr>
          <w:ilvl w:val="0"/>
          <w:numId w:val="39"/>
        </w:numPr>
        <w:rPr>
          <w:color w:val="auto"/>
        </w:rPr>
      </w:pPr>
      <w:r w:rsidRPr="00415485">
        <w:rPr>
          <w:color w:val="auto"/>
        </w:rPr>
        <w:t xml:space="preserve">Update LV Adapter setting as follows: </w:t>
      </w:r>
    </w:p>
    <w:p w:rsidR="00EA42BF" w:rsidRPr="00415485" w:rsidRDefault="00EA42BF" w:rsidP="00EA42BF">
      <w:pPr>
        <w:pStyle w:val="NormalWeb"/>
        <w:numPr>
          <w:ilvl w:val="1"/>
          <w:numId w:val="39"/>
        </w:numPr>
        <w:rPr>
          <w:color w:val="auto"/>
        </w:rPr>
      </w:pPr>
      <w:r w:rsidRPr="00415485">
        <w:rPr>
          <w:color w:val="auto"/>
        </w:rPr>
        <w:t xml:space="preserve">Execute VIs using the Dev system </w:t>
      </w:r>
    </w:p>
    <w:p w:rsidR="00606E23" w:rsidRPr="00415485" w:rsidRDefault="00EA42BF" w:rsidP="00EA42BF">
      <w:pPr>
        <w:pStyle w:val="NormalWeb"/>
        <w:numPr>
          <w:ilvl w:val="0"/>
          <w:numId w:val="39"/>
        </w:numPr>
        <w:rPr>
          <w:color w:val="auto"/>
        </w:rPr>
      </w:pPr>
      <w:r w:rsidRPr="00415485">
        <w:rPr>
          <w:color w:val="auto"/>
        </w:rPr>
        <w:t>Ensure that the following controls are disabled</w:t>
      </w:r>
    </w:p>
    <w:p w:rsidR="006549D3" w:rsidRPr="00415485" w:rsidRDefault="004A38D7" w:rsidP="006549D3">
      <w:pPr>
        <w:pStyle w:val="NormalWeb"/>
        <w:numPr>
          <w:ilvl w:val="1"/>
          <w:numId w:val="39"/>
        </w:numPr>
        <w:rPr>
          <w:color w:val="auto"/>
        </w:rPr>
      </w:pPr>
      <w:r w:rsidRPr="00415485">
        <w:rPr>
          <w:color w:val="auto"/>
        </w:rPr>
        <w:t>RTE Version combo-box</w:t>
      </w:r>
      <w:r w:rsidR="006549D3" w:rsidRPr="00415485">
        <w:rPr>
          <w:color w:val="auto"/>
        </w:rPr>
        <w:t xml:space="preserve"> </w:t>
      </w:r>
      <w:r w:rsidR="006549D3" w:rsidRPr="00415485">
        <w:rPr>
          <w:color w:val="auto"/>
        </w:rPr>
        <w:tab/>
      </w:r>
      <w:r w:rsidR="006549D3" w:rsidRPr="00415485">
        <w:rPr>
          <w:color w:val="auto"/>
        </w:rPr>
        <w:tab/>
      </w:r>
      <w:r w:rsidR="006549D3" w:rsidRPr="00415485">
        <w:rPr>
          <w:color w:val="auto"/>
        </w:rPr>
        <w:tab/>
      </w:r>
    </w:p>
    <w:p w:rsidR="006549D3" w:rsidRPr="00415485" w:rsidRDefault="006549D3" w:rsidP="006549D3">
      <w:pPr>
        <w:pStyle w:val="NormalWeb"/>
        <w:numPr>
          <w:ilvl w:val="1"/>
          <w:numId w:val="39"/>
        </w:numPr>
        <w:rPr>
          <w:color w:val="auto"/>
        </w:rPr>
      </w:pPr>
      <w:r w:rsidRPr="00415485">
        <w:rPr>
          <w:color w:val="auto"/>
        </w:rPr>
        <w:t xml:space="preserve">Execute </w:t>
      </w:r>
      <w:r w:rsidR="00F15B8E">
        <w:rPr>
          <w:color w:val="auto"/>
        </w:rPr>
        <w:t xml:space="preserve">‘Same as caller’ </w:t>
      </w:r>
      <w:r w:rsidRPr="00415485">
        <w:rPr>
          <w:color w:val="auto"/>
        </w:rPr>
        <w:t xml:space="preserve">VIs </w:t>
      </w:r>
      <w:r w:rsidR="004A38D7" w:rsidRPr="00415485">
        <w:rPr>
          <w:color w:val="auto"/>
        </w:rPr>
        <w:t>U</w:t>
      </w:r>
      <w:r w:rsidRPr="00415485">
        <w:rPr>
          <w:color w:val="auto"/>
        </w:rPr>
        <w:t>sing Multiple Threads</w:t>
      </w:r>
      <w:r w:rsidRPr="00415485">
        <w:rPr>
          <w:color w:val="auto"/>
        </w:rPr>
        <w:tab/>
      </w:r>
      <w:r w:rsidRPr="00415485">
        <w:rPr>
          <w:color w:val="auto"/>
        </w:rPr>
        <w:tab/>
      </w:r>
      <w:r w:rsidRPr="00415485">
        <w:rPr>
          <w:color w:val="auto"/>
        </w:rPr>
        <w:tab/>
      </w:r>
      <w:r w:rsidRPr="00415485">
        <w:rPr>
          <w:color w:val="auto"/>
        </w:rPr>
        <w:tab/>
        <w:t xml:space="preserve"> </w:t>
      </w:r>
    </w:p>
    <w:p w:rsidR="006549D3" w:rsidRPr="00415485" w:rsidRDefault="006549D3" w:rsidP="006549D3">
      <w:pPr>
        <w:pStyle w:val="NormalWeb"/>
        <w:numPr>
          <w:ilvl w:val="1"/>
          <w:numId w:val="39"/>
        </w:numPr>
        <w:rPr>
          <w:color w:val="auto"/>
        </w:rPr>
      </w:pPr>
      <w:r w:rsidRPr="00415485">
        <w:rPr>
          <w:color w:val="auto"/>
        </w:rPr>
        <w:t xml:space="preserve">Number of </w:t>
      </w:r>
      <w:r w:rsidR="004A38D7" w:rsidRPr="00415485">
        <w:rPr>
          <w:color w:val="auto"/>
        </w:rPr>
        <w:t>T</w:t>
      </w:r>
      <w:r w:rsidRPr="00415485">
        <w:rPr>
          <w:color w:val="auto"/>
        </w:rPr>
        <w:t xml:space="preserve">hreads </w:t>
      </w:r>
      <w:r w:rsidRPr="00415485">
        <w:rPr>
          <w:color w:val="auto"/>
        </w:rPr>
        <w:tab/>
      </w:r>
      <w:r w:rsidRPr="00415485">
        <w:rPr>
          <w:color w:val="auto"/>
        </w:rPr>
        <w:tab/>
      </w:r>
      <w:r w:rsidRPr="00415485">
        <w:rPr>
          <w:color w:val="auto"/>
        </w:rPr>
        <w:tab/>
      </w:r>
      <w:r w:rsidRPr="00415485">
        <w:rPr>
          <w:color w:val="auto"/>
        </w:rPr>
        <w:tab/>
      </w:r>
      <w:r w:rsidRPr="00415485">
        <w:rPr>
          <w:color w:val="auto"/>
        </w:rPr>
        <w:tab/>
      </w:r>
    </w:p>
    <w:p w:rsidR="006549D3" w:rsidRPr="00415485" w:rsidRDefault="006549D3" w:rsidP="006549D3">
      <w:pPr>
        <w:pStyle w:val="NormalWeb"/>
        <w:numPr>
          <w:ilvl w:val="1"/>
          <w:numId w:val="39"/>
        </w:numPr>
        <w:rPr>
          <w:color w:val="auto"/>
        </w:rPr>
      </w:pPr>
      <w:r w:rsidRPr="00415485">
        <w:rPr>
          <w:color w:val="auto"/>
        </w:rPr>
        <w:t xml:space="preserve">Additional Threads </w:t>
      </w:r>
      <w:r w:rsidR="004A38D7" w:rsidRPr="00415485">
        <w:rPr>
          <w:color w:val="auto"/>
        </w:rPr>
        <w:t>I</w:t>
      </w:r>
      <w:r w:rsidRPr="00415485">
        <w:rPr>
          <w:color w:val="auto"/>
        </w:rPr>
        <w:t xml:space="preserve">nherit </w:t>
      </w:r>
      <w:r w:rsidR="004A38D7" w:rsidRPr="00415485">
        <w:rPr>
          <w:color w:val="auto"/>
        </w:rPr>
        <w:t>C</w:t>
      </w:r>
      <w:r w:rsidRPr="00415485">
        <w:rPr>
          <w:color w:val="auto"/>
        </w:rPr>
        <w:t xml:space="preserve">alling </w:t>
      </w:r>
      <w:r w:rsidR="004A38D7" w:rsidRPr="00415485">
        <w:rPr>
          <w:color w:val="auto"/>
        </w:rPr>
        <w:t>T</w:t>
      </w:r>
      <w:r w:rsidRPr="00415485">
        <w:rPr>
          <w:color w:val="auto"/>
        </w:rPr>
        <w:t xml:space="preserve">hreads CPU </w:t>
      </w:r>
      <w:r w:rsidR="004A38D7" w:rsidRPr="00415485">
        <w:rPr>
          <w:color w:val="auto"/>
        </w:rPr>
        <w:t>A</w:t>
      </w:r>
      <w:r w:rsidRPr="00415485">
        <w:rPr>
          <w:color w:val="auto"/>
        </w:rPr>
        <w:t xml:space="preserve">ffinity </w:t>
      </w:r>
      <w:r w:rsidRPr="00415485">
        <w:rPr>
          <w:color w:val="auto"/>
        </w:rPr>
        <w:tab/>
      </w:r>
      <w:r w:rsidRPr="00415485">
        <w:rPr>
          <w:color w:val="auto"/>
        </w:rPr>
        <w:tab/>
      </w:r>
    </w:p>
    <w:p w:rsidR="006549D3" w:rsidRPr="00415485" w:rsidRDefault="006549D3" w:rsidP="006549D3">
      <w:pPr>
        <w:pStyle w:val="NormalWeb"/>
        <w:numPr>
          <w:ilvl w:val="1"/>
          <w:numId w:val="39"/>
        </w:numPr>
        <w:rPr>
          <w:color w:val="auto"/>
        </w:rPr>
      </w:pPr>
      <w:r w:rsidRPr="00415485">
        <w:rPr>
          <w:color w:val="auto"/>
        </w:rPr>
        <w:tab/>
      </w:r>
      <w:r w:rsidRPr="00415485">
        <w:rPr>
          <w:color w:val="auto"/>
        </w:rPr>
        <w:tab/>
      </w:r>
      <w:r w:rsidRPr="00415485">
        <w:rPr>
          <w:color w:val="auto"/>
        </w:rPr>
        <w:tab/>
      </w:r>
      <w:r w:rsidRPr="00415485">
        <w:rPr>
          <w:color w:val="auto"/>
        </w:rPr>
        <w:tab/>
      </w:r>
      <w:r w:rsidRPr="00415485">
        <w:rPr>
          <w:color w:val="auto"/>
        </w:rPr>
        <w:tab/>
      </w:r>
      <w:r w:rsidRPr="00415485">
        <w:rPr>
          <w:color w:val="auto"/>
        </w:rPr>
        <w:tab/>
      </w:r>
    </w:p>
    <w:p w:rsidR="0041071B" w:rsidRPr="00415485" w:rsidRDefault="0041071B" w:rsidP="0041071B">
      <w:pPr>
        <w:pStyle w:val="NormalWeb"/>
        <w:numPr>
          <w:ilvl w:val="0"/>
          <w:numId w:val="39"/>
        </w:numPr>
        <w:rPr>
          <w:color w:val="auto"/>
        </w:rPr>
      </w:pPr>
      <w:r w:rsidRPr="00415485">
        <w:rPr>
          <w:color w:val="auto"/>
        </w:rPr>
        <w:t>Update the LV adapter settings as follows:</w:t>
      </w:r>
    </w:p>
    <w:p w:rsidR="0041071B" w:rsidRPr="00415485" w:rsidRDefault="0041071B" w:rsidP="0041071B">
      <w:pPr>
        <w:pStyle w:val="NormalWeb"/>
        <w:numPr>
          <w:ilvl w:val="1"/>
          <w:numId w:val="39"/>
        </w:numPr>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41071B" w:rsidRPr="00415485" w:rsidRDefault="0041071B" w:rsidP="0041071B">
      <w:pPr>
        <w:pStyle w:val="NormalWeb"/>
        <w:numPr>
          <w:ilvl w:val="1"/>
          <w:numId w:val="39"/>
        </w:numPr>
        <w:rPr>
          <w:color w:val="auto"/>
        </w:rPr>
      </w:pPr>
      <w:r w:rsidRPr="00415485">
        <w:rPr>
          <w:color w:val="auto"/>
        </w:rPr>
        <w:t xml:space="preserve">LV RTE version </w:t>
      </w:r>
      <w:r w:rsidRPr="00415485">
        <w:rPr>
          <w:color w:val="auto"/>
        </w:rPr>
        <w:tab/>
      </w:r>
      <w:r w:rsidRPr="00415485">
        <w:rPr>
          <w:color w:val="auto"/>
        </w:rPr>
        <w:tab/>
      </w:r>
      <w:r w:rsidRPr="00415485">
        <w:rPr>
          <w:color w:val="auto"/>
        </w:rPr>
        <w:tab/>
      </w:r>
      <w:r w:rsidRPr="00415485">
        <w:rPr>
          <w:color w:val="auto"/>
        </w:rPr>
        <w:tab/>
      </w:r>
      <w:r w:rsidRPr="00415485">
        <w:rPr>
          <w:color w:val="auto"/>
        </w:rPr>
        <w:tab/>
      </w:r>
      <w:r w:rsidRPr="00415485">
        <w:rPr>
          <w:color w:val="auto"/>
        </w:rPr>
        <w:tab/>
        <w:t>- LV 8.6.1 or lower</w:t>
      </w:r>
    </w:p>
    <w:p w:rsidR="0041071B" w:rsidRPr="00415485" w:rsidRDefault="0041071B" w:rsidP="0041071B">
      <w:pPr>
        <w:pStyle w:val="NormalWeb"/>
        <w:numPr>
          <w:ilvl w:val="0"/>
          <w:numId w:val="39"/>
        </w:numPr>
        <w:rPr>
          <w:color w:val="auto"/>
        </w:rPr>
      </w:pPr>
      <w:r w:rsidRPr="00415485">
        <w:rPr>
          <w:color w:val="auto"/>
        </w:rPr>
        <w:t>Ensure the following controls are disabled</w:t>
      </w:r>
    </w:p>
    <w:p w:rsidR="0041071B" w:rsidRPr="00415485" w:rsidRDefault="0041071B" w:rsidP="0041071B">
      <w:pPr>
        <w:pStyle w:val="NormalWeb"/>
        <w:numPr>
          <w:ilvl w:val="1"/>
          <w:numId w:val="39"/>
        </w:numPr>
        <w:rPr>
          <w:color w:val="auto"/>
        </w:rPr>
      </w:pPr>
      <w:r w:rsidRPr="00415485">
        <w:rPr>
          <w:color w:val="auto"/>
        </w:rPr>
        <w:t xml:space="preserve">Execute </w:t>
      </w:r>
      <w:r w:rsidR="00A078BD">
        <w:rPr>
          <w:color w:val="auto"/>
        </w:rPr>
        <w:t xml:space="preserve">‘Same as caller’ </w:t>
      </w:r>
      <w:r w:rsidRPr="00415485">
        <w:rPr>
          <w:color w:val="auto"/>
        </w:rPr>
        <w:t xml:space="preserve">VIs </w:t>
      </w:r>
      <w:r w:rsidR="004A38D7" w:rsidRPr="00415485">
        <w:rPr>
          <w:color w:val="auto"/>
        </w:rPr>
        <w:t>U</w:t>
      </w:r>
      <w:r w:rsidRPr="00415485">
        <w:rPr>
          <w:color w:val="auto"/>
        </w:rPr>
        <w:t xml:space="preserve">sing Multiple Threads </w:t>
      </w:r>
    </w:p>
    <w:p w:rsidR="0041071B" w:rsidRPr="00415485" w:rsidRDefault="0041071B" w:rsidP="0041071B">
      <w:pPr>
        <w:pStyle w:val="NormalWeb"/>
        <w:numPr>
          <w:ilvl w:val="1"/>
          <w:numId w:val="39"/>
        </w:numPr>
        <w:rPr>
          <w:color w:val="auto"/>
        </w:rPr>
      </w:pPr>
      <w:r w:rsidRPr="00415485">
        <w:rPr>
          <w:color w:val="auto"/>
        </w:rPr>
        <w:t xml:space="preserve">Number of </w:t>
      </w:r>
      <w:r w:rsidR="004A38D7" w:rsidRPr="00415485">
        <w:rPr>
          <w:color w:val="auto"/>
        </w:rPr>
        <w:t>T</w:t>
      </w:r>
      <w:r w:rsidRPr="00415485">
        <w:rPr>
          <w:color w:val="auto"/>
        </w:rPr>
        <w:t xml:space="preserve">hreads </w:t>
      </w:r>
      <w:r w:rsidRPr="00415485">
        <w:rPr>
          <w:color w:val="auto"/>
        </w:rPr>
        <w:tab/>
      </w:r>
      <w:r w:rsidRPr="00415485">
        <w:rPr>
          <w:color w:val="auto"/>
        </w:rPr>
        <w:tab/>
      </w:r>
    </w:p>
    <w:p w:rsidR="0041071B" w:rsidRPr="00415485" w:rsidRDefault="0041071B" w:rsidP="0041071B">
      <w:pPr>
        <w:pStyle w:val="NormalWeb"/>
        <w:numPr>
          <w:ilvl w:val="1"/>
          <w:numId w:val="39"/>
        </w:numPr>
        <w:rPr>
          <w:color w:val="auto"/>
        </w:rPr>
      </w:pPr>
      <w:r w:rsidRPr="00415485">
        <w:rPr>
          <w:color w:val="auto"/>
        </w:rPr>
        <w:t xml:space="preserve">Additional Threads </w:t>
      </w:r>
      <w:r w:rsidR="004A38D7" w:rsidRPr="00415485">
        <w:rPr>
          <w:color w:val="auto"/>
        </w:rPr>
        <w:t>I</w:t>
      </w:r>
      <w:r w:rsidRPr="00415485">
        <w:rPr>
          <w:color w:val="auto"/>
        </w:rPr>
        <w:t xml:space="preserve">nherit </w:t>
      </w:r>
      <w:r w:rsidR="004A38D7" w:rsidRPr="00415485">
        <w:rPr>
          <w:color w:val="auto"/>
        </w:rPr>
        <w:t>C</w:t>
      </w:r>
      <w:r w:rsidRPr="00415485">
        <w:rPr>
          <w:color w:val="auto"/>
        </w:rPr>
        <w:t xml:space="preserve">alling </w:t>
      </w:r>
      <w:r w:rsidR="004A38D7" w:rsidRPr="00415485">
        <w:rPr>
          <w:color w:val="auto"/>
        </w:rPr>
        <w:t>T</w:t>
      </w:r>
      <w:r w:rsidRPr="00415485">
        <w:rPr>
          <w:color w:val="auto"/>
        </w:rPr>
        <w:t xml:space="preserve">hreads CPU </w:t>
      </w:r>
      <w:r w:rsidR="004A38D7" w:rsidRPr="00415485">
        <w:rPr>
          <w:color w:val="auto"/>
        </w:rPr>
        <w:t>A</w:t>
      </w:r>
      <w:r w:rsidRPr="00415485">
        <w:rPr>
          <w:color w:val="auto"/>
        </w:rPr>
        <w:t>ffinity</w:t>
      </w:r>
    </w:p>
    <w:p w:rsidR="00726751" w:rsidRPr="00415485" w:rsidRDefault="00726751" w:rsidP="00726751">
      <w:pPr>
        <w:pStyle w:val="NormalWeb"/>
        <w:numPr>
          <w:ilvl w:val="0"/>
          <w:numId w:val="39"/>
        </w:numPr>
        <w:rPr>
          <w:color w:val="auto"/>
        </w:rPr>
      </w:pPr>
      <w:r w:rsidRPr="00415485">
        <w:rPr>
          <w:color w:val="auto"/>
        </w:rPr>
        <w:t>Update the LV adapter settings as follows:</w:t>
      </w:r>
    </w:p>
    <w:p w:rsidR="00726751" w:rsidRPr="00415485" w:rsidRDefault="00726751" w:rsidP="00726751">
      <w:pPr>
        <w:pStyle w:val="NormalWeb"/>
        <w:numPr>
          <w:ilvl w:val="1"/>
          <w:numId w:val="39"/>
        </w:numPr>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726751" w:rsidRPr="00415485" w:rsidRDefault="00726751" w:rsidP="00726751">
      <w:pPr>
        <w:pStyle w:val="NormalWeb"/>
        <w:numPr>
          <w:ilvl w:val="1"/>
          <w:numId w:val="39"/>
        </w:numPr>
        <w:rPr>
          <w:color w:val="auto"/>
        </w:rPr>
      </w:pPr>
      <w:r w:rsidRPr="00415485">
        <w:rPr>
          <w:color w:val="auto"/>
        </w:rPr>
        <w:t xml:space="preserve">LV RTE version </w:t>
      </w:r>
      <w:r w:rsidRPr="00415485">
        <w:rPr>
          <w:color w:val="auto"/>
        </w:rPr>
        <w:tab/>
      </w:r>
      <w:r w:rsidRPr="00415485">
        <w:rPr>
          <w:color w:val="auto"/>
        </w:rPr>
        <w:tab/>
      </w:r>
      <w:r w:rsidRPr="00415485">
        <w:rPr>
          <w:color w:val="auto"/>
        </w:rPr>
        <w:tab/>
      </w:r>
      <w:r w:rsidRPr="00415485">
        <w:rPr>
          <w:color w:val="auto"/>
        </w:rPr>
        <w:tab/>
      </w:r>
      <w:r w:rsidRPr="00415485">
        <w:rPr>
          <w:color w:val="auto"/>
        </w:rPr>
        <w:tab/>
      </w:r>
      <w:r w:rsidRPr="00415485">
        <w:rPr>
          <w:color w:val="auto"/>
        </w:rPr>
        <w:tab/>
        <w:t xml:space="preserve">- </w:t>
      </w:r>
      <w:proofErr w:type="spellStart"/>
      <w:r w:rsidRPr="00415485">
        <w:rPr>
          <w:color w:val="auto"/>
        </w:rPr>
        <w:t>Autodetect</w:t>
      </w:r>
      <w:proofErr w:type="spellEnd"/>
    </w:p>
    <w:p w:rsidR="00726751" w:rsidRPr="00415485" w:rsidRDefault="00726751" w:rsidP="00726751">
      <w:pPr>
        <w:pStyle w:val="NormalWeb"/>
        <w:numPr>
          <w:ilvl w:val="0"/>
          <w:numId w:val="39"/>
        </w:numPr>
        <w:rPr>
          <w:color w:val="auto"/>
        </w:rPr>
      </w:pPr>
      <w:r w:rsidRPr="00415485">
        <w:rPr>
          <w:color w:val="auto"/>
        </w:rPr>
        <w:t>Ensure the following controls are enabled</w:t>
      </w:r>
    </w:p>
    <w:p w:rsidR="00726751" w:rsidRPr="00415485" w:rsidRDefault="00726751" w:rsidP="00726751">
      <w:pPr>
        <w:pStyle w:val="NormalWeb"/>
        <w:numPr>
          <w:ilvl w:val="1"/>
          <w:numId w:val="39"/>
        </w:numPr>
        <w:rPr>
          <w:color w:val="auto"/>
        </w:rPr>
      </w:pPr>
      <w:r w:rsidRPr="00415485">
        <w:rPr>
          <w:color w:val="auto"/>
        </w:rPr>
        <w:t xml:space="preserve">Execute </w:t>
      </w:r>
      <w:r w:rsidR="002A5274">
        <w:rPr>
          <w:color w:val="auto"/>
        </w:rPr>
        <w:t xml:space="preserve">‘Same as caller’ </w:t>
      </w:r>
      <w:r w:rsidRPr="00415485">
        <w:rPr>
          <w:color w:val="auto"/>
        </w:rPr>
        <w:t xml:space="preserve">VIs using Multiple Threads </w:t>
      </w:r>
    </w:p>
    <w:p w:rsidR="00726751" w:rsidRPr="00415485" w:rsidRDefault="00726751" w:rsidP="00726751">
      <w:pPr>
        <w:pStyle w:val="NormalWeb"/>
        <w:numPr>
          <w:ilvl w:val="1"/>
          <w:numId w:val="39"/>
        </w:numPr>
        <w:rPr>
          <w:color w:val="auto"/>
        </w:rPr>
      </w:pPr>
      <w:r w:rsidRPr="00415485">
        <w:rPr>
          <w:color w:val="auto"/>
        </w:rPr>
        <w:t xml:space="preserve">Number of threads </w:t>
      </w:r>
      <w:r w:rsidRPr="00415485">
        <w:rPr>
          <w:color w:val="auto"/>
        </w:rPr>
        <w:tab/>
      </w:r>
      <w:r w:rsidRPr="00415485">
        <w:rPr>
          <w:color w:val="auto"/>
        </w:rPr>
        <w:tab/>
      </w:r>
    </w:p>
    <w:p w:rsidR="00726751" w:rsidRPr="00415485" w:rsidRDefault="00726751" w:rsidP="00726751">
      <w:pPr>
        <w:pStyle w:val="NormalWeb"/>
        <w:numPr>
          <w:ilvl w:val="1"/>
          <w:numId w:val="39"/>
        </w:numPr>
        <w:rPr>
          <w:color w:val="auto"/>
        </w:rPr>
      </w:pPr>
      <w:r w:rsidRPr="00415485">
        <w:rPr>
          <w:color w:val="auto"/>
        </w:rPr>
        <w:t>Additional Threads inherit calling threads CPU affinity</w:t>
      </w:r>
    </w:p>
    <w:p w:rsidR="0041071B" w:rsidRPr="00415485" w:rsidRDefault="009C05D0" w:rsidP="0041071B">
      <w:pPr>
        <w:pStyle w:val="NormalWeb"/>
        <w:numPr>
          <w:ilvl w:val="0"/>
          <w:numId w:val="39"/>
        </w:numPr>
        <w:rPr>
          <w:color w:val="auto"/>
        </w:rPr>
      </w:pPr>
      <w:r w:rsidRPr="00415485">
        <w:rPr>
          <w:color w:val="auto"/>
        </w:rPr>
        <w:t xml:space="preserve">Ensure the Number of threads </w:t>
      </w:r>
      <w:proofErr w:type="spellStart"/>
      <w:r w:rsidRPr="00415485">
        <w:rPr>
          <w:color w:val="auto"/>
        </w:rPr>
        <w:t>combobox</w:t>
      </w:r>
      <w:proofErr w:type="spellEnd"/>
      <w:r w:rsidRPr="00415485">
        <w:rPr>
          <w:color w:val="auto"/>
        </w:rPr>
        <w:t xml:space="preserve"> is set to Default(n) by Default</w:t>
      </w:r>
    </w:p>
    <w:p w:rsidR="009C05D0" w:rsidRPr="00415485" w:rsidRDefault="006A6689" w:rsidP="0041071B">
      <w:pPr>
        <w:pStyle w:val="NormalWeb"/>
        <w:numPr>
          <w:ilvl w:val="0"/>
          <w:numId w:val="39"/>
        </w:numPr>
        <w:rPr>
          <w:color w:val="auto"/>
        </w:rPr>
      </w:pPr>
      <w:r w:rsidRPr="00415485">
        <w:rPr>
          <w:color w:val="auto"/>
        </w:rPr>
        <w:t xml:space="preserve">Ensure that the </w:t>
      </w:r>
      <w:proofErr w:type="spellStart"/>
      <w:r w:rsidRPr="00415485">
        <w:rPr>
          <w:color w:val="auto"/>
        </w:rPr>
        <w:t>comboBox</w:t>
      </w:r>
      <w:proofErr w:type="spellEnd"/>
      <w:r w:rsidRPr="00415485">
        <w:rPr>
          <w:color w:val="auto"/>
        </w:rPr>
        <w:t xml:space="preserve"> correctly shows the default number of threads</w:t>
      </w:r>
    </w:p>
    <w:p w:rsidR="006A6689" w:rsidRPr="00415485" w:rsidRDefault="006A6689" w:rsidP="00EA4211">
      <w:pPr>
        <w:pStyle w:val="NormalWeb"/>
        <w:numPr>
          <w:ilvl w:val="1"/>
          <w:numId w:val="39"/>
        </w:numPr>
        <w:rPr>
          <w:color w:val="auto"/>
        </w:rPr>
      </w:pPr>
      <w:r w:rsidRPr="00415485">
        <w:rPr>
          <w:color w:val="auto"/>
        </w:rPr>
        <w:t>Max (4, number of processors)</w:t>
      </w:r>
    </w:p>
    <w:p w:rsidR="00BC1D4D" w:rsidRPr="00415485" w:rsidRDefault="00BC1D4D" w:rsidP="00BC1D4D">
      <w:pPr>
        <w:pStyle w:val="NormalWeb"/>
        <w:ind w:left="0"/>
        <w:rPr>
          <w:color w:val="auto"/>
        </w:rPr>
      </w:pPr>
      <w:r w:rsidRPr="00415485">
        <w:rPr>
          <w:color w:val="auto"/>
        </w:rPr>
        <w:t xml:space="preserve">Ensure LV runs VIs multiple threads in the development system </w:t>
      </w:r>
    </w:p>
    <w:p w:rsidR="00E87D8C" w:rsidRPr="00415485" w:rsidRDefault="00BC1D4D" w:rsidP="00BC1D4D">
      <w:pPr>
        <w:pStyle w:val="NormalWeb"/>
        <w:numPr>
          <w:ilvl w:val="0"/>
          <w:numId w:val="40"/>
        </w:numPr>
        <w:rPr>
          <w:color w:val="auto"/>
        </w:rPr>
      </w:pPr>
      <w:r w:rsidRPr="00415485">
        <w:rPr>
          <w:color w:val="auto"/>
        </w:rPr>
        <w:lastRenderedPageBreak/>
        <w:t xml:space="preserve">Launch </w:t>
      </w:r>
      <w:r w:rsidR="00E87D8C" w:rsidRPr="00415485">
        <w:rPr>
          <w:color w:val="auto"/>
        </w:rPr>
        <w:t xml:space="preserve">the sequence editor </w:t>
      </w:r>
    </w:p>
    <w:p w:rsidR="00BC1D4D" w:rsidRPr="00415485" w:rsidRDefault="00BC1D4D" w:rsidP="00BC1D4D">
      <w:pPr>
        <w:pStyle w:val="NormalWeb"/>
        <w:numPr>
          <w:ilvl w:val="0"/>
          <w:numId w:val="40"/>
        </w:numPr>
        <w:rPr>
          <w:color w:val="auto"/>
        </w:rPr>
      </w:pPr>
      <w:r w:rsidRPr="00415485">
        <w:rPr>
          <w:color w:val="auto"/>
        </w:rPr>
        <w:t xml:space="preserve">Update LV Adapter setting as follows: </w:t>
      </w:r>
    </w:p>
    <w:p w:rsidR="00BC1D4D" w:rsidRPr="00415485" w:rsidRDefault="00BC1D4D" w:rsidP="00BC1D4D">
      <w:pPr>
        <w:pStyle w:val="NormalWeb"/>
        <w:numPr>
          <w:ilvl w:val="1"/>
          <w:numId w:val="40"/>
        </w:numPr>
        <w:rPr>
          <w:color w:val="auto"/>
        </w:rPr>
      </w:pPr>
      <w:r w:rsidRPr="00415485">
        <w:rPr>
          <w:color w:val="auto"/>
        </w:rPr>
        <w:t xml:space="preserve">Execute VIs using the Development System </w:t>
      </w:r>
      <w:r w:rsidRPr="00415485">
        <w:rPr>
          <w:color w:val="auto"/>
        </w:rPr>
        <w:tab/>
      </w:r>
      <w:r w:rsidRPr="00415485">
        <w:rPr>
          <w:color w:val="auto"/>
        </w:rPr>
        <w:tab/>
      </w:r>
      <w:r w:rsidRPr="00415485">
        <w:rPr>
          <w:color w:val="auto"/>
        </w:rPr>
        <w:tab/>
        <w:t>- True</w:t>
      </w:r>
    </w:p>
    <w:p w:rsidR="00BC1D4D" w:rsidRPr="00415485" w:rsidRDefault="00BC1D4D" w:rsidP="00BC1D4D">
      <w:pPr>
        <w:pStyle w:val="NormalWeb"/>
        <w:numPr>
          <w:ilvl w:val="0"/>
          <w:numId w:val="40"/>
        </w:numPr>
        <w:rPr>
          <w:color w:val="auto"/>
        </w:rPr>
      </w:pPr>
      <w:r w:rsidRPr="00415485">
        <w:rPr>
          <w:color w:val="auto"/>
        </w:rPr>
        <w:t>Open Sequence file named SMPInVIsTestSequence.seq in the environment</w:t>
      </w:r>
    </w:p>
    <w:p w:rsidR="00024FCF" w:rsidRPr="00415485" w:rsidRDefault="00024FCF" w:rsidP="00BC1D4D">
      <w:pPr>
        <w:pStyle w:val="NormalWeb"/>
        <w:numPr>
          <w:ilvl w:val="0"/>
          <w:numId w:val="40"/>
        </w:numPr>
        <w:rPr>
          <w:color w:val="auto"/>
        </w:rPr>
      </w:pPr>
      <w:r w:rsidRPr="00415485">
        <w:rPr>
          <w:color w:val="auto"/>
        </w:rPr>
        <w:t>Close all open LV development systems</w:t>
      </w:r>
    </w:p>
    <w:p w:rsidR="00024FCF" w:rsidRPr="00415485" w:rsidRDefault="00024FCF" w:rsidP="00BC1D4D">
      <w:pPr>
        <w:pStyle w:val="NormalWeb"/>
        <w:numPr>
          <w:ilvl w:val="0"/>
          <w:numId w:val="40"/>
        </w:numPr>
        <w:rPr>
          <w:color w:val="auto"/>
        </w:rPr>
      </w:pPr>
      <w:r w:rsidRPr="00415485">
        <w:rPr>
          <w:color w:val="auto"/>
        </w:rPr>
        <w:t>Launch LV 2010</w:t>
      </w:r>
    </w:p>
    <w:p w:rsidR="00BC1D4D" w:rsidRPr="00415485" w:rsidRDefault="00BC1D4D" w:rsidP="00BC1D4D">
      <w:pPr>
        <w:pStyle w:val="NormalWeb"/>
        <w:numPr>
          <w:ilvl w:val="0"/>
          <w:numId w:val="40"/>
        </w:numPr>
        <w:rPr>
          <w:color w:val="auto"/>
        </w:rPr>
      </w:pPr>
      <w:r w:rsidRPr="00415485">
        <w:rPr>
          <w:color w:val="auto"/>
        </w:rPr>
        <w:t xml:space="preserve">Execute Sequence named - </w:t>
      </w:r>
      <w:proofErr w:type="spellStart"/>
      <w:r w:rsidRPr="00415485">
        <w:rPr>
          <w:color w:val="auto"/>
        </w:rPr>
        <w:t>RunUsingMultipleThreads</w:t>
      </w:r>
      <w:proofErr w:type="spellEnd"/>
      <w:r w:rsidRPr="00415485">
        <w:rPr>
          <w:color w:val="auto"/>
        </w:rPr>
        <w:t xml:space="preserve"> </w:t>
      </w:r>
      <w:r w:rsidR="00024FCF" w:rsidRPr="00415485">
        <w:rPr>
          <w:color w:val="auto"/>
        </w:rPr>
        <w:t>–</w:t>
      </w:r>
      <w:r w:rsidRPr="00415485">
        <w:rPr>
          <w:color w:val="auto"/>
        </w:rPr>
        <w:t xml:space="preserve"> </w:t>
      </w:r>
      <w:r w:rsidR="00024FCF" w:rsidRPr="00415485">
        <w:rPr>
          <w:color w:val="auto"/>
        </w:rPr>
        <w:t>LV 2010 Dev</w:t>
      </w:r>
    </w:p>
    <w:p w:rsidR="00024FCF" w:rsidRPr="00415485" w:rsidRDefault="00024FCF" w:rsidP="00BC1D4D">
      <w:pPr>
        <w:pStyle w:val="NormalWeb"/>
        <w:numPr>
          <w:ilvl w:val="0"/>
          <w:numId w:val="40"/>
        </w:numPr>
        <w:rPr>
          <w:color w:val="auto"/>
        </w:rPr>
      </w:pPr>
      <w:r w:rsidRPr="00415485">
        <w:rPr>
          <w:color w:val="auto"/>
        </w:rPr>
        <w:t>Close LV 2010 and launch LV 2009</w:t>
      </w:r>
    </w:p>
    <w:p w:rsidR="00BC1D4D" w:rsidRPr="00415485" w:rsidRDefault="00BC1D4D" w:rsidP="00BC1D4D">
      <w:pPr>
        <w:pStyle w:val="NormalWeb"/>
        <w:numPr>
          <w:ilvl w:val="0"/>
          <w:numId w:val="40"/>
        </w:numPr>
        <w:rPr>
          <w:color w:val="auto"/>
        </w:rPr>
      </w:pPr>
      <w:r w:rsidRPr="00415485">
        <w:rPr>
          <w:color w:val="auto"/>
        </w:rPr>
        <w:t xml:space="preserve">Execute Sequence named - </w:t>
      </w:r>
      <w:proofErr w:type="spellStart"/>
      <w:r w:rsidRPr="00415485">
        <w:rPr>
          <w:color w:val="auto"/>
        </w:rPr>
        <w:t>RunUsingMultipleThreads</w:t>
      </w:r>
      <w:proofErr w:type="spellEnd"/>
      <w:r w:rsidRPr="00415485">
        <w:rPr>
          <w:color w:val="auto"/>
        </w:rPr>
        <w:t xml:space="preserve"> </w:t>
      </w:r>
      <w:r w:rsidR="00024FCF" w:rsidRPr="00415485">
        <w:rPr>
          <w:color w:val="auto"/>
        </w:rPr>
        <w:t>–</w:t>
      </w:r>
      <w:r w:rsidRPr="00415485">
        <w:rPr>
          <w:color w:val="auto"/>
        </w:rPr>
        <w:t xml:space="preserve"> </w:t>
      </w:r>
      <w:r w:rsidR="00024FCF" w:rsidRPr="00415485">
        <w:rPr>
          <w:color w:val="auto"/>
        </w:rPr>
        <w:t>LV 2009 Dev</w:t>
      </w:r>
    </w:p>
    <w:p w:rsidR="00024FCF" w:rsidRPr="00415485" w:rsidRDefault="00024FCF" w:rsidP="00BC1D4D">
      <w:pPr>
        <w:pStyle w:val="NormalWeb"/>
        <w:numPr>
          <w:ilvl w:val="0"/>
          <w:numId w:val="40"/>
        </w:numPr>
        <w:rPr>
          <w:color w:val="auto"/>
        </w:rPr>
      </w:pPr>
      <w:r w:rsidRPr="00415485">
        <w:rPr>
          <w:color w:val="auto"/>
        </w:rPr>
        <w:t>Close LV 2009 and launch LV 8.6.1</w:t>
      </w:r>
    </w:p>
    <w:p w:rsidR="00BC1D4D" w:rsidRPr="00415485" w:rsidRDefault="00BC1D4D" w:rsidP="00BC1D4D">
      <w:pPr>
        <w:pStyle w:val="NormalWeb"/>
        <w:numPr>
          <w:ilvl w:val="0"/>
          <w:numId w:val="40"/>
        </w:numPr>
        <w:rPr>
          <w:color w:val="auto"/>
        </w:rPr>
      </w:pPr>
      <w:r w:rsidRPr="00415485">
        <w:rPr>
          <w:color w:val="auto"/>
        </w:rPr>
        <w:t xml:space="preserve">Execute Sequence named - </w:t>
      </w:r>
      <w:proofErr w:type="spellStart"/>
      <w:r w:rsidRPr="00415485">
        <w:rPr>
          <w:color w:val="auto"/>
        </w:rPr>
        <w:t>RunUsingMultipleThreads</w:t>
      </w:r>
      <w:proofErr w:type="spellEnd"/>
      <w:r w:rsidRPr="00415485">
        <w:rPr>
          <w:color w:val="auto"/>
        </w:rPr>
        <w:t xml:space="preserve"> </w:t>
      </w:r>
      <w:r w:rsidR="00024FCF" w:rsidRPr="00415485">
        <w:rPr>
          <w:color w:val="auto"/>
        </w:rPr>
        <w:t>–</w:t>
      </w:r>
      <w:r w:rsidRPr="00415485">
        <w:rPr>
          <w:color w:val="auto"/>
        </w:rPr>
        <w:t xml:space="preserve"> </w:t>
      </w:r>
      <w:r w:rsidR="00024FCF" w:rsidRPr="00415485">
        <w:rPr>
          <w:color w:val="auto"/>
        </w:rPr>
        <w:t>LV 8.6.1 Dev</w:t>
      </w:r>
      <w:r w:rsidR="000C0442">
        <w:rPr>
          <w:color w:val="auto"/>
        </w:rPr>
        <w:t xml:space="preserve"> </w:t>
      </w:r>
    </w:p>
    <w:p w:rsidR="00BC1D4D" w:rsidRDefault="00BC1D4D" w:rsidP="00BC1D4D">
      <w:pPr>
        <w:pStyle w:val="NormalWeb"/>
        <w:numPr>
          <w:ilvl w:val="0"/>
          <w:numId w:val="40"/>
        </w:numPr>
        <w:rPr>
          <w:color w:val="auto"/>
        </w:rPr>
      </w:pPr>
      <w:r w:rsidRPr="00415485">
        <w:rPr>
          <w:color w:val="auto"/>
        </w:rPr>
        <w:t>The above executions should pass</w:t>
      </w:r>
      <w:r w:rsidR="000C0442">
        <w:rPr>
          <w:color w:val="auto"/>
        </w:rPr>
        <w:t xml:space="preserve"> in all cases except when LV UI is run in LV 8.6.1</w:t>
      </w:r>
    </w:p>
    <w:p w:rsidR="005643D8" w:rsidRPr="00415485" w:rsidRDefault="005643D8" w:rsidP="005643D8">
      <w:pPr>
        <w:pStyle w:val="NormalWeb"/>
        <w:ind w:left="0"/>
        <w:rPr>
          <w:color w:val="auto"/>
        </w:rPr>
      </w:pPr>
      <w:r>
        <w:rPr>
          <w:color w:val="auto"/>
        </w:rPr>
        <w:t>Ensure LV runs VIs using multiple threads in the RTE – 2009 or later</w:t>
      </w:r>
    </w:p>
    <w:p w:rsidR="00064EBA" w:rsidRPr="00064EBA" w:rsidRDefault="00064EBA" w:rsidP="00064EBA">
      <w:pPr>
        <w:pStyle w:val="NormalWeb"/>
        <w:numPr>
          <w:ilvl w:val="0"/>
          <w:numId w:val="41"/>
        </w:numPr>
        <w:rPr>
          <w:color w:val="auto"/>
        </w:rPr>
      </w:pPr>
      <w:r w:rsidRPr="00064EBA">
        <w:rPr>
          <w:color w:val="auto"/>
        </w:rPr>
        <w:t xml:space="preserve">Update the </w:t>
      </w:r>
      <w:proofErr w:type="spellStart"/>
      <w:r w:rsidRPr="00064EBA">
        <w:rPr>
          <w:color w:val="auto"/>
        </w:rPr>
        <w:t>ini</w:t>
      </w:r>
      <w:proofErr w:type="spellEnd"/>
      <w:r w:rsidRPr="00064EBA">
        <w:rPr>
          <w:color w:val="auto"/>
        </w:rPr>
        <w:t xml:space="preserve"> file named &lt;</w:t>
      </w:r>
      <w:proofErr w:type="spellStart"/>
      <w:r w:rsidRPr="00064EBA">
        <w:rPr>
          <w:color w:val="auto"/>
        </w:rPr>
        <w:t>appname</w:t>
      </w:r>
      <w:proofErr w:type="spellEnd"/>
      <w:r w:rsidRPr="00064EBA">
        <w:rPr>
          <w:color w:val="auto"/>
        </w:rPr>
        <w:t>&gt;.</w:t>
      </w:r>
      <w:proofErr w:type="spellStart"/>
      <w:r w:rsidRPr="00064EBA">
        <w:rPr>
          <w:color w:val="auto"/>
        </w:rPr>
        <w:t>ini</w:t>
      </w:r>
      <w:proofErr w:type="spellEnd"/>
      <w:r w:rsidRPr="00064EBA">
        <w:rPr>
          <w:color w:val="auto"/>
        </w:rPr>
        <w:t xml:space="preserve"> next to the application </w:t>
      </w:r>
      <w:r>
        <w:rPr>
          <w:color w:val="auto"/>
        </w:rPr>
        <w:t>with the following tags</w:t>
      </w:r>
    </w:p>
    <w:p w:rsidR="00EB674C" w:rsidRPr="00415485" w:rsidRDefault="00064EBA" w:rsidP="00064EBA">
      <w:pPr>
        <w:pStyle w:val="NormalWeb"/>
        <w:numPr>
          <w:ilvl w:val="1"/>
          <w:numId w:val="41"/>
        </w:numPr>
        <w:rPr>
          <w:color w:val="auto"/>
        </w:rPr>
      </w:pPr>
      <w:r w:rsidRPr="00415485">
        <w:rPr>
          <w:color w:val="auto"/>
        </w:rPr>
        <w:t xml:space="preserve"> </w:t>
      </w:r>
      <w:r w:rsidR="00EB674C" w:rsidRPr="00415485">
        <w:rPr>
          <w:color w:val="auto"/>
        </w:rPr>
        <w:t>[LVRT]</w:t>
      </w:r>
    </w:p>
    <w:p w:rsidR="00EB674C" w:rsidRPr="00415485" w:rsidRDefault="00EB674C" w:rsidP="00064EBA">
      <w:pPr>
        <w:pStyle w:val="NormalWeb"/>
        <w:numPr>
          <w:ilvl w:val="1"/>
          <w:numId w:val="41"/>
        </w:numPr>
        <w:rPr>
          <w:color w:val="auto"/>
        </w:rPr>
      </w:pPr>
      <w:proofErr w:type="spellStart"/>
      <w:r w:rsidRPr="00415485">
        <w:rPr>
          <w:color w:val="auto"/>
        </w:rPr>
        <w:t>ESys.StdNParallel</w:t>
      </w:r>
      <w:proofErr w:type="spellEnd"/>
      <w:r w:rsidRPr="00415485">
        <w:rPr>
          <w:color w:val="auto"/>
        </w:rPr>
        <w:t xml:space="preserve"> = -1</w:t>
      </w:r>
    </w:p>
    <w:p w:rsidR="00EB674C" w:rsidRDefault="00EB674C" w:rsidP="00C766CA">
      <w:pPr>
        <w:pStyle w:val="NormalWeb"/>
        <w:numPr>
          <w:ilvl w:val="1"/>
          <w:numId w:val="41"/>
        </w:numPr>
        <w:spacing w:before="0" w:beforeAutospacing="0" w:after="0" w:afterAutospacing="0"/>
        <w:rPr>
          <w:ins w:id="33" w:author="INDeepaT" w:date="2013-01-31T12:27:00Z"/>
          <w:color w:val="auto"/>
        </w:rPr>
      </w:pPr>
      <w:r w:rsidRPr="00415485">
        <w:rPr>
          <w:color w:val="auto"/>
        </w:rPr>
        <w:t>ESys.other2</w:t>
      </w:r>
      <w:r w:rsidR="00064EBA">
        <w:rPr>
          <w:color w:val="auto"/>
        </w:rPr>
        <w:t xml:space="preserve">.Normal = </w:t>
      </w:r>
      <w:r w:rsidR="00852639">
        <w:rPr>
          <w:color w:val="auto"/>
        </w:rPr>
        <w:t>1</w:t>
      </w:r>
    </w:p>
    <w:p w:rsidR="00317D43" w:rsidRDefault="00317D43" w:rsidP="00317D43">
      <w:pPr>
        <w:pStyle w:val="NormalWeb"/>
        <w:spacing w:before="0" w:beforeAutospacing="0" w:after="0" w:afterAutospacing="0"/>
        <w:ind w:left="720"/>
        <w:rPr>
          <w:ins w:id="34" w:author="INDeepaT" w:date="2013-01-31T12:27:00Z"/>
          <w:color w:val="auto"/>
        </w:rPr>
      </w:pPr>
      <w:ins w:id="35" w:author="INDeepaT" w:date="2013-01-31T12:27:00Z">
        <w:r w:rsidRPr="00C766CA">
          <w:rPr>
            <w:b/>
            <w:bCs/>
            <w:color w:val="auto"/>
          </w:rPr>
          <w:t>Note:</w:t>
        </w:r>
        <w:r>
          <w:rPr>
            <w:b/>
            <w:bCs/>
            <w:color w:val="auto"/>
          </w:rPr>
          <w:t xml:space="preserve"> </w:t>
        </w:r>
        <w:r>
          <w:rPr>
            <w:color w:val="auto"/>
          </w:rPr>
          <w:t>For the LV UIs the following change also ha</w:t>
        </w:r>
      </w:ins>
      <w:ins w:id="36" w:author="INDeepaT" w:date="2013-01-31T12:28:00Z">
        <w:r>
          <w:rPr>
            <w:color w:val="auto"/>
          </w:rPr>
          <w:t>ve to be made</w:t>
        </w:r>
      </w:ins>
      <w:ins w:id="37" w:author="INDeepaT" w:date="2013-01-31T12:27:00Z">
        <w:r>
          <w:rPr>
            <w:color w:val="auto"/>
          </w:rPr>
          <w:t xml:space="preserve"> </w:t>
        </w:r>
        <w:proofErr w:type="spellStart"/>
        <w:r>
          <w:rPr>
            <w:color w:val="auto"/>
          </w:rPr>
          <w:t>berore</w:t>
        </w:r>
        <w:proofErr w:type="spellEnd"/>
        <w:r>
          <w:rPr>
            <w:color w:val="auto"/>
          </w:rPr>
          <w:t xml:space="preserve"> running the sequence.</w:t>
        </w:r>
      </w:ins>
    </w:p>
    <w:p w:rsidR="00317D43" w:rsidRDefault="00317D43" w:rsidP="00317D43">
      <w:pPr>
        <w:pStyle w:val="NormalWeb"/>
        <w:numPr>
          <w:ilvl w:val="0"/>
          <w:numId w:val="44"/>
        </w:numPr>
        <w:spacing w:before="0" w:beforeAutospacing="0" w:after="0" w:afterAutospacing="0"/>
        <w:rPr>
          <w:ins w:id="38" w:author="INDeepaT" w:date="2013-01-31T12:27:00Z"/>
          <w:color w:val="auto"/>
        </w:rPr>
      </w:pPr>
      <w:ins w:id="39" w:author="INDeepaT" w:date="2013-01-31T12:27:00Z">
        <w:r>
          <w:rPr>
            <w:color w:val="auto"/>
          </w:rPr>
          <w:t>[</w:t>
        </w:r>
        <w:proofErr w:type="spellStart"/>
        <w:r>
          <w:rPr>
            <w:color w:val="auto"/>
          </w:rPr>
          <w:t>TestExec</w:t>
        </w:r>
        <w:proofErr w:type="spellEnd"/>
        <w:r>
          <w:rPr>
            <w:color w:val="auto"/>
          </w:rPr>
          <w:t>]</w:t>
        </w:r>
      </w:ins>
    </w:p>
    <w:p w:rsidR="00317D43" w:rsidRPr="00415485" w:rsidRDefault="00317D43" w:rsidP="00317D43">
      <w:pPr>
        <w:pStyle w:val="NormalWeb"/>
        <w:numPr>
          <w:ilvl w:val="0"/>
          <w:numId w:val="44"/>
        </w:numPr>
        <w:spacing w:before="0" w:beforeAutospacing="0" w:after="0" w:afterAutospacing="0"/>
        <w:rPr>
          <w:ins w:id="40" w:author="INDeepaT" w:date="2013-01-31T12:27:00Z"/>
          <w:color w:val="auto"/>
        </w:rPr>
      </w:pPr>
      <w:proofErr w:type="spellStart"/>
      <w:ins w:id="41" w:author="INDeepaT" w:date="2013-01-31T12:27:00Z">
        <w:r w:rsidRPr="00415485">
          <w:rPr>
            <w:color w:val="auto"/>
          </w:rPr>
          <w:t>ESys.StdNParallel</w:t>
        </w:r>
        <w:proofErr w:type="spellEnd"/>
        <w:r w:rsidRPr="00415485">
          <w:rPr>
            <w:color w:val="auto"/>
          </w:rPr>
          <w:t xml:space="preserve"> = -1</w:t>
        </w:r>
      </w:ins>
    </w:p>
    <w:p w:rsidR="00000000" w:rsidRDefault="00317D43">
      <w:pPr>
        <w:pStyle w:val="NormalWeb"/>
        <w:numPr>
          <w:ilvl w:val="0"/>
          <w:numId w:val="44"/>
        </w:numPr>
        <w:spacing w:before="0" w:beforeAutospacing="0" w:after="0" w:afterAutospacing="0"/>
        <w:rPr>
          <w:color w:val="auto"/>
        </w:rPr>
        <w:pPrChange w:id="42" w:author="INDeepaT" w:date="2013-01-31T12:27:00Z">
          <w:pPr>
            <w:pStyle w:val="NormalWeb"/>
            <w:numPr>
              <w:ilvl w:val="1"/>
              <w:numId w:val="41"/>
            </w:numPr>
            <w:spacing w:before="0" w:beforeAutospacing="0" w:after="0" w:afterAutospacing="0"/>
            <w:ind w:left="1440" w:hanging="360"/>
          </w:pPr>
        </w:pPrChange>
      </w:pPr>
      <w:ins w:id="43" w:author="INDeepaT" w:date="2013-01-31T12:27:00Z">
        <w:r w:rsidRPr="00415485">
          <w:rPr>
            <w:color w:val="auto"/>
          </w:rPr>
          <w:t>ESys.other2</w:t>
        </w:r>
        <w:r>
          <w:rPr>
            <w:color w:val="auto"/>
          </w:rPr>
          <w:t>.Normal = 1</w:t>
        </w:r>
      </w:ins>
    </w:p>
    <w:p w:rsidR="004B5AF4" w:rsidRDefault="004B5AF4" w:rsidP="00C766CA">
      <w:pPr>
        <w:pStyle w:val="NormalWeb"/>
        <w:numPr>
          <w:ilvl w:val="0"/>
          <w:numId w:val="41"/>
        </w:numPr>
        <w:spacing w:before="0" w:beforeAutospacing="0" w:after="0" w:afterAutospacing="0"/>
        <w:rPr>
          <w:color w:val="auto"/>
        </w:rPr>
      </w:pPr>
      <w:r w:rsidRPr="00415485">
        <w:rPr>
          <w:color w:val="auto"/>
        </w:rPr>
        <w:t>Restart the environment</w:t>
      </w:r>
    </w:p>
    <w:p w:rsidR="004B58BA" w:rsidRPr="00415485" w:rsidRDefault="004B58BA" w:rsidP="00C766CA">
      <w:pPr>
        <w:pStyle w:val="NormalWeb"/>
        <w:numPr>
          <w:ilvl w:val="0"/>
          <w:numId w:val="41"/>
        </w:numPr>
        <w:spacing w:before="0" w:beforeAutospacing="0" w:after="0" w:afterAutospacing="0"/>
        <w:rPr>
          <w:color w:val="auto"/>
        </w:rPr>
      </w:pPr>
      <w:r w:rsidRPr="00415485">
        <w:rPr>
          <w:color w:val="auto"/>
        </w:rPr>
        <w:t>Update the LV adapter settings as follows:</w:t>
      </w:r>
    </w:p>
    <w:p w:rsidR="004B58BA" w:rsidRPr="00415485" w:rsidRDefault="004B58BA" w:rsidP="00C766CA">
      <w:pPr>
        <w:pStyle w:val="NormalWeb"/>
        <w:numPr>
          <w:ilvl w:val="1"/>
          <w:numId w:val="41"/>
        </w:numPr>
        <w:spacing w:before="0" w:beforeAutospacing="0" w:after="0" w:afterAutospacing="0"/>
        <w:rPr>
          <w:color w:val="auto"/>
        </w:rPr>
      </w:pPr>
      <w:r w:rsidRPr="00415485">
        <w:rPr>
          <w:color w:val="auto"/>
        </w:rPr>
        <w:t xml:space="preserve">Execute VIs using the RTE </w:t>
      </w:r>
      <w:r w:rsidRPr="00415485">
        <w:rPr>
          <w:color w:val="auto"/>
        </w:rPr>
        <w:tab/>
      </w:r>
      <w:r w:rsidRPr="00415485">
        <w:rPr>
          <w:color w:val="auto"/>
        </w:rPr>
        <w:tab/>
      </w:r>
      <w:r w:rsidRPr="00415485">
        <w:rPr>
          <w:color w:val="auto"/>
        </w:rPr>
        <w:tab/>
      </w:r>
    </w:p>
    <w:p w:rsidR="00337087" w:rsidRPr="00415485" w:rsidRDefault="00337087" w:rsidP="00C766CA">
      <w:pPr>
        <w:pStyle w:val="NormalWeb"/>
        <w:numPr>
          <w:ilvl w:val="0"/>
          <w:numId w:val="41"/>
        </w:numPr>
        <w:spacing w:before="0" w:beforeAutospacing="0" w:after="0" w:afterAutospacing="0"/>
        <w:rPr>
          <w:color w:val="auto"/>
        </w:rPr>
      </w:pPr>
      <w:r w:rsidRPr="00415485">
        <w:rPr>
          <w:color w:val="auto"/>
        </w:rPr>
        <w:t>Open Sequence file named SMPInVIsTestSequence.seq in the environment</w:t>
      </w:r>
    </w:p>
    <w:p w:rsidR="00165E63" w:rsidRPr="00415485" w:rsidRDefault="00165E63" w:rsidP="00C766CA">
      <w:pPr>
        <w:pStyle w:val="NormalWeb"/>
        <w:numPr>
          <w:ilvl w:val="0"/>
          <w:numId w:val="41"/>
        </w:numPr>
        <w:spacing w:before="0" w:beforeAutospacing="0" w:after="0" w:afterAutospacing="0"/>
        <w:rPr>
          <w:color w:val="auto"/>
        </w:rPr>
      </w:pPr>
      <w:r w:rsidRPr="00415485">
        <w:rPr>
          <w:color w:val="auto"/>
        </w:rPr>
        <w:t xml:space="preserve">Execute Sequence named </w:t>
      </w:r>
      <w:r w:rsidR="00454A2A">
        <w:rPr>
          <w:color w:val="auto"/>
        </w:rPr>
        <w:t>–</w:t>
      </w:r>
      <w:r w:rsidRPr="00415485">
        <w:rPr>
          <w:color w:val="auto"/>
        </w:rPr>
        <w:t xml:space="preserve"> RunUsing</w:t>
      </w:r>
      <w:r w:rsidR="00FE057C">
        <w:rPr>
          <w:color w:val="auto"/>
        </w:rPr>
        <w:t>One</w:t>
      </w:r>
      <w:r w:rsidRPr="00415485">
        <w:rPr>
          <w:color w:val="auto"/>
        </w:rPr>
        <w:t>Thread</w:t>
      </w:r>
      <w:r w:rsidR="00454A2A">
        <w:rPr>
          <w:color w:val="auto"/>
        </w:rPr>
        <w:t>Other2</w:t>
      </w:r>
      <w:r w:rsidRPr="00415485">
        <w:rPr>
          <w:color w:val="auto"/>
        </w:rPr>
        <w:t xml:space="preserve"> – LV </w:t>
      </w:r>
      <w:r w:rsidR="00454A2A">
        <w:rPr>
          <w:color w:val="auto"/>
        </w:rPr>
        <w:t>RTE</w:t>
      </w:r>
    </w:p>
    <w:p w:rsidR="00064EBA" w:rsidRDefault="00165E63" w:rsidP="00C766CA">
      <w:pPr>
        <w:pStyle w:val="NormalWeb"/>
        <w:numPr>
          <w:ilvl w:val="0"/>
          <w:numId w:val="41"/>
        </w:numPr>
        <w:spacing w:before="0" w:beforeAutospacing="0" w:after="0" w:afterAutospacing="0"/>
        <w:rPr>
          <w:color w:val="auto"/>
        </w:rPr>
      </w:pPr>
      <w:r w:rsidRPr="00165E63">
        <w:rPr>
          <w:color w:val="auto"/>
        </w:rPr>
        <w:t>The above executions should pass</w:t>
      </w:r>
    </w:p>
    <w:p w:rsidR="00E20653" w:rsidRPr="00064EBA" w:rsidRDefault="003D63D0" w:rsidP="00C766CA">
      <w:pPr>
        <w:pStyle w:val="NormalWeb"/>
        <w:numPr>
          <w:ilvl w:val="0"/>
          <w:numId w:val="41"/>
        </w:numPr>
        <w:spacing w:before="0" w:beforeAutospacing="0" w:after="0" w:afterAutospacing="0"/>
        <w:rPr>
          <w:color w:val="auto"/>
        </w:rPr>
      </w:pPr>
      <w:r>
        <w:rPr>
          <w:color w:val="auto"/>
        </w:rPr>
        <w:t xml:space="preserve">Delete </w:t>
      </w:r>
      <w:r w:rsidR="00E20653" w:rsidRPr="00064EBA">
        <w:rPr>
          <w:color w:val="auto"/>
        </w:rPr>
        <w:t xml:space="preserve">the </w:t>
      </w:r>
      <w:r>
        <w:rPr>
          <w:color w:val="auto"/>
        </w:rPr>
        <w:t xml:space="preserve">following tags from the </w:t>
      </w:r>
      <w:r w:rsidR="00E20653" w:rsidRPr="00064EBA">
        <w:rPr>
          <w:color w:val="auto"/>
        </w:rPr>
        <w:t>file named &lt;</w:t>
      </w:r>
      <w:proofErr w:type="spellStart"/>
      <w:r w:rsidR="00E20653" w:rsidRPr="00064EBA">
        <w:rPr>
          <w:color w:val="auto"/>
        </w:rPr>
        <w:t>appname</w:t>
      </w:r>
      <w:proofErr w:type="spellEnd"/>
      <w:r w:rsidR="00E20653" w:rsidRPr="00064EBA">
        <w:rPr>
          <w:color w:val="auto"/>
        </w:rPr>
        <w:t>&gt;.</w:t>
      </w:r>
      <w:proofErr w:type="spellStart"/>
      <w:r w:rsidR="00E20653" w:rsidRPr="00064EBA">
        <w:rPr>
          <w:color w:val="auto"/>
        </w:rPr>
        <w:t>ini</w:t>
      </w:r>
      <w:proofErr w:type="spellEnd"/>
      <w:r w:rsidR="00E20653" w:rsidRPr="00064EBA">
        <w:rPr>
          <w:color w:val="auto"/>
        </w:rPr>
        <w:t xml:space="preserve"> next to the application </w:t>
      </w:r>
    </w:p>
    <w:p w:rsidR="00E20653" w:rsidRPr="00415485" w:rsidRDefault="00E20653" w:rsidP="00C766CA">
      <w:pPr>
        <w:pStyle w:val="NormalWeb"/>
        <w:numPr>
          <w:ilvl w:val="1"/>
          <w:numId w:val="41"/>
        </w:numPr>
        <w:spacing w:before="0" w:beforeAutospacing="0" w:after="0" w:afterAutospacing="0"/>
        <w:rPr>
          <w:color w:val="auto"/>
        </w:rPr>
      </w:pPr>
      <w:r w:rsidRPr="00415485">
        <w:rPr>
          <w:color w:val="auto"/>
        </w:rPr>
        <w:t xml:space="preserve"> [LVRT]</w:t>
      </w:r>
    </w:p>
    <w:p w:rsidR="00E20653" w:rsidRPr="00415485" w:rsidRDefault="00E20653" w:rsidP="00C766CA">
      <w:pPr>
        <w:pStyle w:val="NormalWeb"/>
        <w:numPr>
          <w:ilvl w:val="1"/>
          <w:numId w:val="41"/>
        </w:numPr>
        <w:spacing w:before="0" w:beforeAutospacing="0" w:after="0" w:afterAutospacing="0"/>
        <w:rPr>
          <w:color w:val="auto"/>
        </w:rPr>
      </w:pPr>
      <w:proofErr w:type="spellStart"/>
      <w:r w:rsidRPr="00415485">
        <w:rPr>
          <w:color w:val="auto"/>
        </w:rPr>
        <w:t>ESys.StdNParallel</w:t>
      </w:r>
      <w:proofErr w:type="spellEnd"/>
      <w:r w:rsidRPr="00415485">
        <w:rPr>
          <w:color w:val="auto"/>
        </w:rPr>
        <w:t xml:space="preserve"> = -1</w:t>
      </w:r>
    </w:p>
    <w:p w:rsidR="00E20653" w:rsidRDefault="00E20653" w:rsidP="00C766CA">
      <w:pPr>
        <w:pStyle w:val="NormalWeb"/>
        <w:numPr>
          <w:ilvl w:val="1"/>
          <w:numId w:val="41"/>
        </w:numPr>
        <w:spacing w:before="0" w:beforeAutospacing="0" w:after="0" w:afterAutospacing="0"/>
        <w:rPr>
          <w:ins w:id="44" w:author="INDeepaT" w:date="2013-01-31T12:27:00Z"/>
          <w:color w:val="auto"/>
        </w:rPr>
      </w:pPr>
      <w:r w:rsidRPr="00415485">
        <w:rPr>
          <w:color w:val="auto"/>
        </w:rPr>
        <w:t>ESys.other2</w:t>
      </w:r>
      <w:r>
        <w:rPr>
          <w:color w:val="auto"/>
        </w:rPr>
        <w:t>.Normal = 1</w:t>
      </w:r>
    </w:p>
    <w:p w:rsidR="00317D43" w:rsidRPr="00C766CA" w:rsidRDefault="00317D43" w:rsidP="00317D43">
      <w:pPr>
        <w:pStyle w:val="NormalWeb"/>
        <w:spacing w:before="0" w:beforeAutospacing="0" w:after="0" w:afterAutospacing="0"/>
        <w:ind w:left="720"/>
        <w:rPr>
          <w:ins w:id="45" w:author="INDeepaT" w:date="2013-01-31T12:27:00Z"/>
          <w:b/>
          <w:bCs/>
          <w:color w:val="auto"/>
        </w:rPr>
      </w:pPr>
      <w:ins w:id="46" w:author="INDeepaT" w:date="2013-01-31T12:27:00Z">
        <w:r w:rsidRPr="00C766CA">
          <w:rPr>
            <w:b/>
            <w:bCs/>
            <w:color w:val="auto"/>
          </w:rPr>
          <w:t>Note:</w:t>
        </w:r>
        <w:r w:rsidRPr="00C766CA">
          <w:rPr>
            <w:color w:val="auto"/>
          </w:rPr>
          <w:t xml:space="preserve"> </w:t>
        </w:r>
        <w:r>
          <w:rPr>
            <w:color w:val="auto"/>
          </w:rPr>
          <w:t xml:space="preserve">For the LV UIs the following line also have to be deleted </w:t>
        </w:r>
        <w:proofErr w:type="spellStart"/>
        <w:r>
          <w:rPr>
            <w:color w:val="auto"/>
          </w:rPr>
          <w:t>berore</w:t>
        </w:r>
        <w:proofErr w:type="spellEnd"/>
        <w:r>
          <w:rPr>
            <w:color w:val="auto"/>
          </w:rPr>
          <w:t xml:space="preserve"> running the sequence.</w:t>
        </w:r>
      </w:ins>
    </w:p>
    <w:p w:rsidR="00317D43" w:rsidRDefault="00317D43" w:rsidP="00317D43">
      <w:pPr>
        <w:pStyle w:val="NormalWeb"/>
        <w:numPr>
          <w:ilvl w:val="0"/>
          <w:numId w:val="45"/>
        </w:numPr>
        <w:spacing w:before="0" w:beforeAutospacing="0" w:after="0" w:afterAutospacing="0"/>
        <w:rPr>
          <w:ins w:id="47" w:author="INDeepaT" w:date="2013-01-31T12:27:00Z"/>
          <w:color w:val="auto"/>
        </w:rPr>
      </w:pPr>
      <w:ins w:id="48" w:author="INDeepaT" w:date="2013-01-31T12:27:00Z">
        <w:r>
          <w:rPr>
            <w:color w:val="auto"/>
          </w:rPr>
          <w:t>[</w:t>
        </w:r>
        <w:proofErr w:type="spellStart"/>
        <w:r>
          <w:rPr>
            <w:color w:val="auto"/>
          </w:rPr>
          <w:t>TestExec</w:t>
        </w:r>
        <w:proofErr w:type="spellEnd"/>
        <w:r>
          <w:rPr>
            <w:color w:val="auto"/>
          </w:rPr>
          <w:t>]</w:t>
        </w:r>
      </w:ins>
    </w:p>
    <w:p w:rsidR="00317D43" w:rsidRPr="00415485" w:rsidRDefault="00317D43" w:rsidP="00317D43">
      <w:pPr>
        <w:pStyle w:val="NormalWeb"/>
        <w:numPr>
          <w:ilvl w:val="0"/>
          <w:numId w:val="45"/>
        </w:numPr>
        <w:spacing w:before="0" w:beforeAutospacing="0" w:after="0" w:afterAutospacing="0"/>
        <w:rPr>
          <w:ins w:id="49" w:author="INDeepaT" w:date="2013-01-31T12:27:00Z"/>
          <w:color w:val="auto"/>
        </w:rPr>
      </w:pPr>
      <w:proofErr w:type="spellStart"/>
      <w:ins w:id="50" w:author="INDeepaT" w:date="2013-01-31T12:27:00Z">
        <w:r w:rsidRPr="00415485">
          <w:rPr>
            <w:color w:val="auto"/>
          </w:rPr>
          <w:t>ESys.StdNParallel</w:t>
        </w:r>
        <w:proofErr w:type="spellEnd"/>
        <w:r w:rsidRPr="00415485">
          <w:rPr>
            <w:color w:val="auto"/>
          </w:rPr>
          <w:t xml:space="preserve"> = -1</w:t>
        </w:r>
      </w:ins>
    </w:p>
    <w:p w:rsidR="00000000" w:rsidRDefault="00317D43">
      <w:pPr>
        <w:pStyle w:val="NormalWeb"/>
        <w:numPr>
          <w:ilvl w:val="0"/>
          <w:numId w:val="45"/>
        </w:numPr>
        <w:spacing w:before="0" w:beforeAutospacing="0" w:after="0" w:afterAutospacing="0"/>
        <w:rPr>
          <w:color w:val="auto"/>
        </w:rPr>
        <w:pPrChange w:id="51" w:author="INDeepaT" w:date="2013-01-31T12:28:00Z">
          <w:pPr>
            <w:pStyle w:val="NormalWeb"/>
            <w:numPr>
              <w:ilvl w:val="1"/>
              <w:numId w:val="41"/>
            </w:numPr>
            <w:spacing w:before="0" w:beforeAutospacing="0" w:after="0" w:afterAutospacing="0"/>
            <w:ind w:left="1440" w:hanging="360"/>
          </w:pPr>
        </w:pPrChange>
      </w:pPr>
      <w:ins w:id="52" w:author="INDeepaT" w:date="2013-01-31T12:27:00Z">
        <w:r w:rsidRPr="00415485">
          <w:rPr>
            <w:color w:val="auto"/>
          </w:rPr>
          <w:t>ESys.other2</w:t>
        </w:r>
        <w:r>
          <w:rPr>
            <w:color w:val="auto"/>
          </w:rPr>
          <w:t>.Normal = 1</w:t>
        </w:r>
      </w:ins>
    </w:p>
    <w:p w:rsidR="00000000" w:rsidRDefault="00E20653">
      <w:pPr>
        <w:pStyle w:val="NormalWeb"/>
        <w:numPr>
          <w:ilvl w:val="0"/>
          <w:numId w:val="41"/>
        </w:numPr>
        <w:spacing w:before="0" w:beforeAutospacing="0" w:after="0" w:afterAutospacing="0"/>
        <w:rPr>
          <w:color w:val="auto"/>
        </w:rPr>
        <w:pPrChange w:id="53" w:author="INDeepaT" w:date="2013-01-31T12:28:00Z">
          <w:pPr>
            <w:pStyle w:val="NormalWeb"/>
            <w:numPr>
              <w:numId w:val="41"/>
            </w:numPr>
            <w:ind w:left="720" w:hanging="360"/>
          </w:pPr>
        </w:pPrChange>
      </w:pPr>
      <w:r w:rsidRPr="00415485">
        <w:rPr>
          <w:color w:val="auto"/>
        </w:rPr>
        <w:t>Restart the environment</w:t>
      </w:r>
    </w:p>
    <w:p w:rsidR="00CC6E03" w:rsidRPr="00415485" w:rsidRDefault="00CC6E03" w:rsidP="00CC6E03">
      <w:pPr>
        <w:pStyle w:val="NormalWeb"/>
        <w:numPr>
          <w:ilvl w:val="0"/>
          <w:numId w:val="41"/>
        </w:numPr>
        <w:rPr>
          <w:color w:val="auto"/>
        </w:rPr>
      </w:pPr>
      <w:r w:rsidRPr="00415485">
        <w:rPr>
          <w:color w:val="auto"/>
        </w:rPr>
        <w:t xml:space="preserve">Execute Sequence named </w:t>
      </w:r>
      <w:r>
        <w:rPr>
          <w:color w:val="auto"/>
        </w:rPr>
        <w:t>–</w:t>
      </w:r>
      <w:r w:rsidRPr="00415485">
        <w:rPr>
          <w:color w:val="auto"/>
        </w:rPr>
        <w:t xml:space="preserve"> RunUsingMultipleThreads</w:t>
      </w:r>
      <w:r>
        <w:rPr>
          <w:color w:val="auto"/>
        </w:rPr>
        <w:t>Other2</w:t>
      </w:r>
      <w:r w:rsidRPr="00415485">
        <w:rPr>
          <w:color w:val="auto"/>
        </w:rPr>
        <w:t xml:space="preserve"> – LV </w:t>
      </w:r>
      <w:r>
        <w:rPr>
          <w:color w:val="auto"/>
        </w:rPr>
        <w:t>RTE</w:t>
      </w:r>
    </w:p>
    <w:p w:rsidR="00CC6E03" w:rsidRDefault="00CC6E03" w:rsidP="00064EBA">
      <w:pPr>
        <w:pStyle w:val="NormalWeb"/>
        <w:numPr>
          <w:ilvl w:val="0"/>
          <w:numId w:val="41"/>
        </w:numPr>
        <w:rPr>
          <w:color w:val="auto"/>
        </w:rPr>
      </w:pPr>
      <w:r w:rsidRPr="00CC6E03">
        <w:rPr>
          <w:color w:val="auto"/>
        </w:rPr>
        <w:t>The above executions should pass</w:t>
      </w:r>
    </w:p>
    <w:p w:rsidR="00795FA2" w:rsidRPr="00415485" w:rsidRDefault="00795FA2" w:rsidP="00795FA2">
      <w:pPr>
        <w:pStyle w:val="NormalWeb"/>
        <w:ind w:left="0"/>
        <w:rPr>
          <w:color w:val="auto"/>
        </w:rPr>
      </w:pPr>
      <w:r>
        <w:rPr>
          <w:color w:val="auto"/>
        </w:rPr>
        <w:t>For TestStand 2012 SP1 and later (</w:t>
      </w:r>
      <w:r>
        <w:t>CAR #385360 Problem Description: In LabVIEW adapter configuration number of threads automatically increments by 1)</w:t>
      </w:r>
    </w:p>
    <w:p w:rsidR="00795FA2" w:rsidRDefault="00795FA2" w:rsidP="00795FA2">
      <w:pPr>
        <w:pStyle w:val="NormalWeb"/>
        <w:numPr>
          <w:ilvl w:val="0"/>
          <w:numId w:val="43"/>
        </w:numPr>
        <w:rPr>
          <w:color w:val="auto"/>
        </w:rPr>
      </w:pPr>
      <w:r w:rsidRPr="00795FA2">
        <w:rPr>
          <w:color w:val="auto"/>
        </w:rPr>
        <w:t>Open LabVIEW adapter configuration, Select LabVIEW Run-Time Engine.</w:t>
      </w:r>
    </w:p>
    <w:p w:rsidR="00795FA2" w:rsidRDefault="00795FA2" w:rsidP="00795FA2">
      <w:pPr>
        <w:pStyle w:val="NormalWeb"/>
        <w:numPr>
          <w:ilvl w:val="0"/>
          <w:numId w:val="43"/>
        </w:numPr>
        <w:rPr>
          <w:color w:val="auto"/>
        </w:rPr>
      </w:pPr>
      <w:r w:rsidRPr="00795FA2">
        <w:rPr>
          <w:color w:val="auto"/>
        </w:rPr>
        <w:t>Check "Execute 'Same as caller' VIs Usi</w:t>
      </w:r>
      <w:r>
        <w:rPr>
          <w:color w:val="auto"/>
        </w:rPr>
        <w:t>ng Multiple Thread</w:t>
      </w:r>
    </w:p>
    <w:p w:rsidR="00795FA2" w:rsidRDefault="00795FA2" w:rsidP="00795FA2">
      <w:pPr>
        <w:pStyle w:val="NormalWeb"/>
        <w:numPr>
          <w:ilvl w:val="0"/>
          <w:numId w:val="43"/>
        </w:numPr>
        <w:rPr>
          <w:color w:val="auto"/>
        </w:rPr>
      </w:pPr>
      <w:r w:rsidRPr="00795FA2">
        <w:rPr>
          <w:color w:val="auto"/>
        </w:rPr>
        <w:t>Change the number of threads as 2.</w:t>
      </w:r>
    </w:p>
    <w:p w:rsidR="00795FA2" w:rsidRDefault="00795FA2" w:rsidP="00795FA2">
      <w:pPr>
        <w:pStyle w:val="NormalWeb"/>
        <w:numPr>
          <w:ilvl w:val="0"/>
          <w:numId w:val="43"/>
        </w:numPr>
        <w:rPr>
          <w:color w:val="auto"/>
        </w:rPr>
      </w:pPr>
      <w:r w:rsidRPr="00795FA2">
        <w:rPr>
          <w:color w:val="auto"/>
        </w:rPr>
        <w:t>Click OK to close the LabVIEW adapter configuration dialog.</w:t>
      </w:r>
    </w:p>
    <w:p w:rsidR="00795FA2" w:rsidRDefault="00795FA2" w:rsidP="00795FA2">
      <w:pPr>
        <w:pStyle w:val="NormalWeb"/>
        <w:numPr>
          <w:ilvl w:val="0"/>
          <w:numId w:val="43"/>
        </w:numPr>
        <w:rPr>
          <w:color w:val="auto"/>
        </w:rPr>
      </w:pPr>
      <w:r w:rsidRPr="00795FA2">
        <w:rPr>
          <w:color w:val="auto"/>
        </w:rPr>
        <w:t>Click Done in Adapter Configuration dialog.</w:t>
      </w:r>
    </w:p>
    <w:p w:rsidR="00795FA2" w:rsidRDefault="00795FA2" w:rsidP="00795FA2">
      <w:pPr>
        <w:pStyle w:val="NormalWeb"/>
        <w:numPr>
          <w:ilvl w:val="0"/>
          <w:numId w:val="43"/>
        </w:numPr>
        <w:rPr>
          <w:color w:val="auto"/>
        </w:rPr>
      </w:pPr>
      <w:r w:rsidRPr="00795FA2">
        <w:rPr>
          <w:color w:val="auto"/>
        </w:rPr>
        <w:t>Re-open LabVIEW adapter configuration.</w:t>
      </w:r>
    </w:p>
    <w:p w:rsidR="00795FA2" w:rsidRDefault="00795FA2" w:rsidP="00795FA2">
      <w:pPr>
        <w:pStyle w:val="NormalWeb"/>
        <w:numPr>
          <w:ilvl w:val="0"/>
          <w:numId w:val="43"/>
        </w:numPr>
        <w:rPr>
          <w:ins w:id="54" w:author="Carlos Gonzalez" w:date="2013-05-10T13:53:00Z"/>
          <w:color w:val="auto"/>
        </w:rPr>
      </w:pPr>
      <w:r>
        <w:rPr>
          <w:color w:val="auto"/>
        </w:rPr>
        <w:t xml:space="preserve">Check the number </w:t>
      </w:r>
      <w:r w:rsidRPr="00795FA2">
        <w:rPr>
          <w:color w:val="auto"/>
        </w:rPr>
        <w:t xml:space="preserve">of threads drop down </w:t>
      </w:r>
      <w:r>
        <w:rPr>
          <w:color w:val="auto"/>
        </w:rPr>
        <w:t>stays at 2</w:t>
      </w:r>
      <w:r w:rsidRPr="00795FA2">
        <w:rPr>
          <w:color w:val="auto"/>
        </w:rPr>
        <w:t>.</w:t>
      </w:r>
    </w:p>
    <w:p w:rsidR="005D20B3" w:rsidRDefault="005D20B3" w:rsidP="005D20B3">
      <w:pPr>
        <w:pStyle w:val="NormalWeb"/>
        <w:ind w:left="0"/>
        <w:rPr>
          <w:ins w:id="55" w:author="inkundun" w:date="2014-03-11T11:28:00Z"/>
        </w:rPr>
      </w:pPr>
      <w:ins w:id="56" w:author="Carlos Gonzalez" w:date="2013-05-10T13:53:00Z">
        <w:r>
          <w:rPr>
            <w:color w:val="auto"/>
          </w:rPr>
          <w:t>For TestStand 2013</w:t>
        </w:r>
      </w:ins>
      <w:ins w:id="57" w:author="Carlos Gonzalez" w:date="2013-05-10T13:54:00Z">
        <w:r>
          <w:rPr>
            <w:color w:val="auto"/>
          </w:rPr>
          <w:t xml:space="preserve"> </w:t>
        </w:r>
      </w:ins>
      <w:ins w:id="58" w:author="Carlos Gonzalez" w:date="2013-05-10T13:53:00Z">
        <w:r>
          <w:rPr>
            <w:color w:val="auto"/>
          </w:rPr>
          <w:t>and later (</w:t>
        </w:r>
        <w:proofErr w:type="gramStart"/>
        <w:r>
          <w:t>CAR #</w:t>
        </w:r>
      </w:ins>
      <w:ins w:id="59" w:author="Carlos Gonzalez" w:date="2013-05-10T13:54:00Z">
        <w:r w:rsidRPr="005D20B3">
          <w:t xml:space="preserve"> 407194</w:t>
        </w:r>
        <w:r>
          <w:t xml:space="preserve"> </w:t>
        </w:r>
      </w:ins>
      <w:ins w:id="60" w:author="Carlos Gonzalez" w:date="2013-05-10T13:53:00Z">
        <w:r>
          <w:t>Problem Description</w:t>
        </w:r>
        <w:proofErr w:type="gramEnd"/>
        <w:r>
          <w:t xml:space="preserve">: </w:t>
        </w:r>
      </w:ins>
      <w:ins w:id="61" w:author="Carlos Gonzalez" w:date="2013-05-10T13:54:00Z">
        <w:r w:rsidRPr="005D20B3">
          <w:t>System level exception when running any VI in the LabVIEW Run-time Engine after modifying Multiple Threads Settings in the LabVIEW adapter</w:t>
        </w:r>
      </w:ins>
      <w:ins w:id="62" w:author="Carlos Gonzalez" w:date="2013-05-10T13:53:00Z">
        <w:r>
          <w:t>)</w:t>
        </w:r>
      </w:ins>
    </w:p>
    <w:p w:rsidR="009A7738" w:rsidRPr="00415485" w:rsidRDefault="009A7738" w:rsidP="005D20B3">
      <w:pPr>
        <w:pStyle w:val="NormalWeb"/>
        <w:ind w:left="0"/>
        <w:rPr>
          <w:ins w:id="63" w:author="Carlos Gonzalez" w:date="2013-05-10T13:53:00Z"/>
          <w:color w:val="auto"/>
        </w:rPr>
      </w:pPr>
      <w:ins w:id="64" w:author="inkundun" w:date="2014-03-11T11:28:00Z">
        <w:r>
          <w:t xml:space="preserve">Note: </w:t>
        </w:r>
      </w:ins>
      <w:ins w:id="65" w:author="inkundun" w:date="2014-03-11T11:30:00Z">
        <w:r>
          <w:t xml:space="preserve">Replace </w:t>
        </w:r>
      </w:ins>
      <w:ins w:id="66" w:author="inkundun" w:date="2014-03-11T11:28:00Z">
        <w:r w:rsidRPr="009A7738">
          <w:t>ThreadDll.dll</w:t>
        </w:r>
      </w:ins>
      <w:ins w:id="67" w:author="inkundun" w:date="2014-03-11T11:30:00Z">
        <w:r w:rsidR="006F5FCC">
          <w:t xml:space="preserve"> in Media folder</w:t>
        </w:r>
      </w:ins>
      <w:ins w:id="68" w:author="inkundun" w:date="2014-03-11T11:29:00Z">
        <w:r>
          <w:t xml:space="preserve"> from </w:t>
        </w:r>
        <w:r w:rsidRPr="009A7738">
          <w:t>MultipleThreads_x64</w:t>
        </w:r>
        <w:r>
          <w:t xml:space="preserve"> folder if testing 64 bit</w:t>
        </w:r>
      </w:ins>
    </w:p>
    <w:p w:rsidR="005D20B3" w:rsidRDefault="005D20B3" w:rsidP="005D20B3">
      <w:pPr>
        <w:pStyle w:val="NormalWeb"/>
        <w:numPr>
          <w:ilvl w:val="0"/>
          <w:numId w:val="46"/>
        </w:numPr>
        <w:rPr>
          <w:ins w:id="69" w:author="Carlos Gonzalez" w:date="2013-05-10T14:06:00Z"/>
          <w:color w:val="auto"/>
        </w:rPr>
      </w:pPr>
      <w:ins w:id="70" w:author="Carlos Gonzalez" w:date="2013-05-10T13:54:00Z">
        <w:r>
          <w:rPr>
            <w:color w:val="auto"/>
          </w:rPr>
          <w:t>Install LV 2013 or later</w:t>
        </w:r>
      </w:ins>
      <w:ins w:id="71" w:author="Carlos Gonzalez" w:date="2013-05-10T13:58:00Z">
        <w:r>
          <w:rPr>
            <w:color w:val="auto"/>
          </w:rPr>
          <w:t>.</w:t>
        </w:r>
      </w:ins>
    </w:p>
    <w:p w:rsidR="005D20B3" w:rsidRDefault="005D20B3" w:rsidP="005D20B3">
      <w:pPr>
        <w:pStyle w:val="NormalWeb"/>
        <w:numPr>
          <w:ilvl w:val="0"/>
          <w:numId w:val="46"/>
        </w:numPr>
        <w:rPr>
          <w:ins w:id="72" w:author="Carlos Gonzalez" w:date="2013-05-10T13:58:00Z"/>
          <w:color w:val="auto"/>
        </w:rPr>
      </w:pPr>
      <w:ins w:id="73" w:author="Carlos Gonzalez" w:date="2013-05-10T14:06:00Z">
        <w:r>
          <w:rPr>
            <w:color w:val="auto"/>
          </w:rPr>
          <w:t xml:space="preserve">Ensure the </w:t>
        </w:r>
      </w:ins>
      <w:ins w:id="74" w:author="Carlos Gonzalez" w:date="2013-05-10T14:14:00Z">
        <w:r w:rsidR="005673F1">
          <w:rPr>
            <w:color w:val="auto"/>
          </w:rPr>
          <w:t>“</w:t>
        </w:r>
        <w:proofErr w:type="spellStart"/>
        <w:r w:rsidR="005673F1">
          <w:rPr>
            <w:color w:val="auto"/>
          </w:rPr>
          <w:t>MultipleThreads</w:t>
        </w:r>
        <w:proofErr w:type="spellEnd"/>
        <w:r w:rsidR="005673F1">
          <w:rPr>
            <w:color w:val="auto"/>
          </w:rPr>
          <w:t>”</w:t>
        </w:r>
      </w:ins>
      <w:ins w:id="75" w:author="Carlos Gonzalez" w:date="2013-05-10T14:06:00Z">
        <w:r>
          <w:rPr>
            <w:color w:val="auto"/>
          </w:rPr>
          <w:t xml:space="preserve"> folder </w:t>
        </w:r>
      </w:ins>
      <w:ins w:id="76" w:author="Carlos Gonzalez" w:date="2013-05-10T14:14:00Z">
        <w:r w:rsidR="005673F1">
          <w:rPr>
            <w:color w:val="auto"/>
          </w:rPr>
          <w:t xml:space="preserve">is </w:t>
        </w:r>
      </w:ins>
      <w:ins w:id="77" w:author="Carlos Gonzalez" w:date="2013-05-10T14:06:00Z">
        <w:r>
          <w:rPr>
            <w:color w:val="auto"/>
          </w:rPr>
          <w:t>writeable and mass compile it</w:t>
        </w:r>
      </w:ins>
      <w:ins w:id="78" w:author="Carlos Gonzalez" w:date="2013-05-10T14:14:00Z">
        <w:r w:rsidR="005673F1">
          <w:rPr>
            <w:color w:val="auto"/>
          </w:rPr>
          <w:t xml:space="preserve"> with LabVIEW 2013 or later</w:t>
        </w:r>
      </w:ins>
      <w:ins w:id="79" w:author="Carlos Gonzalez" w:date="2013-05-10T14:06:00Z">
        <w:r>
          <w:rPr>
            <w:color w:val="auto"/>
          </w:rPr>
          <w:t>.</w:t>
        </w:r>
      </w:ins>
    </w:p>
    <w:p w:rsidR="005D20B3" w:rsidRDefault="005D20B3" w:rsidP="005D20B3">
      <w:pPr>
        <w:pStyle w:val="NormalWeb"/>
        <w:numPr>
          <w:ilvl w:val="0"/>
          <w:numId w:val="46"/>
        </w:numPr>
        <w:rPr>
          <w:ins w:id="80" w:author="inkundun" w:date="2014-03-11T11:28:00Z"/>
          <w:color w:val="auto"/>
        </w:rPr>
      </w:pPr>
      <w:ins w:id="81" w:author="Carlos Gonzalez" w:date="2013-05-10T13:58:00Z">
        <w:r>
          <w:rPr>
            <w:color w:val="auto"/>
          </w:rPr>
          <w:t xml:space="preserve">Launch </w:t>
        </w:r>
      </w:ins>
      <w:ins w:id="82" w:author="Carlos Gonzalez" w:date="2013-05-10T13:59:00Z">
        <w:r>
          <w:rPr>
            <w:color w:val="auto"/>
          </w:rPr>
          <w:t>TestStand and configure it to use the LabVIEW Development – Environment</w:t>
        </w:r>
      </w:ins>
    </w:p>
    <w:p w:rsidR="009A7738" w:rsidDel="009A7738" w:rsidRDefault="009A7738" w:rsidP="005D20B3">
      <w:pPr>
        <w:pStyle w:val="NormalWeb"/>
        <w:numPr>
          <w:ilvl w:val="0"/>
          <w:numId w:val="46"/>
        </w:numPr>
        <w:rPr>
          <w:ins w:id="83" w:author="Carlos Gonzalez" w:date="2013-05-10T13:59:00Z"/>
          <w:del w:id="84" w:author="inkundun" w:date="2014-03-11T11:28:00Z"/>
          <w:color w:val="auto"/>
        </w:rPr>
      </w:pPr>
    </w:p>
    <w:p w:rsidR="005D20B3" w:rsidRDefault="005D20B3" w:rsidP="005D20B3">
      <w:pPr>
        <w:pStyle w:val="NormalWeb"/>
        <w:numPr>
          <w:ilvl w:val="0"/>
          <w:numId w:val="46"/>
        </w:numPr>
        <w:rPr>
          <w:ins w:id="85" w:author="Carlos Gonzalez" w:date="2013-05-10T14:00:00Z"/>
          <w:color w:val="auto"/>
        </w:rPr>
      </w:pPr>
      <w:ins w:id="86" w:author="Carlos Gonzalez" w:date="2013-05-10T13:59:00Z">
        <w:r>
          <w:rPr>
            <w:color w:val="auto"/>
          </w:rPr>
          <w:t>Load and run the SMPinVIsMultipleThreads.seq</w:t>
        </w:r>
      </w:ins>
      <w:ins w:id="87" w:author="inkundun" w:date="2014-03-11T11:28:00Z">
        <w:r w:rsidR="009A7738">
          <w:rPr>
            <w:color w:val="auto"/>
          </w:rPr>
          <w:t>.</w:t>
        </w:r>
      </w:ins>
    </w:p>
    <w:p w:rsidR="005D20B3" w:rsidRDefault="005D20B3" w:rsidP="005D20B3">
      <w:pPr>
        <w:pStyle w:val="NormalWeb"/>
        <w:numPr>
          <w:ilvl w:val="0"/>
          <w:numId w:val="46"/>
        </w:numPr>
        <w:rPr>
          <w:ins w:id="88" w:author="Carlos Gonzalez" w:date="2013-05-10T14:01:00Z"/>
          <w:color w:val="auto"/>
        </w:rPr>
      </w:pPr>
      <w:ins w:id="89" w:author="Carlos Gonzalez" w:date="2013-05-10T14:01:00Z">
        <w:r>
          <w:rPr>
            <w:color w:val="auto"/>
          </w:rPr>
          <w:t xml:space="preserve">Twelve dialogs should appear with different thread IDs. They </w:t>
        </w:r>
      </w:ins>
      <w:ins w:id="90" w:author="Carlos Gonzalez" w:date="2013-05-10T14:16:00Z">
        <w:r w:rsidR="005673F1">
          <w:rPr>
            <w:color w:val="auto"/>
          </w:rPr>
          <w:t xml:space="preserve">might </w:t>
        </w:r>
      </w:ins>
      <w:ins w:id="91" w:author="Carlos Gonzalez" w:date="2013-05-10T14:01:00Z">
        <w:r>
          <w:rPr>
            <w:color w:val="auto"/>
          </w:rPr>
          <w:t xml:space="preserve">appear in the background, </w:t>
        </w:r>
      </w:ins>
      <w:ins w:id="92" w:author="Carlos Gonzalez" w:date="2013-05-10T14:16:00Z">
        <w:r w:rsidR="005673F1">
          <w:rPr>
            <w:color w:val="auto"/>
          </w:rPr>
          <w:t>move</w:t>
        </w:r>
      </w:ins>
      <w:ins w:id="93" w:author="Carlos Gonzalez" w:date="2013-05-10T14:01:00Z">
        <w:r>
          <w:rPr>
            <w:color w:val="auto"/>
          </w:rPr>
          <w:t xml:space="preserve"> TestStand and other windows so you can see them. Click </w:t>
        </w:r>
      </w:ins>
      <w:ins w:id="94" w:author="Carlos Gonzalez" w:date="2013-05-10T14:02:00Z">
        <w:r>
          <w:rPr>
            <w:color w:val="auto"/>
          </w:rPr>
          <w:t>on the OK button on all the dialogs.</w:t>
        </w:r>
      </w:ins>
    </w:p>
    <w:p w:rsidR="005D20B3" w:rsidRDefault="005D20B3" w:rsidP="005D20B3">
      <w:pPr>
        <w:pStyle w:val="NormalWeb"/>
        <w:numPr>
          <w:ilvl w:val="0"/>
          <w:numId w:val="46"/>
        </w:numPr>
        <w:rPr>
          <w:ins w:id="95" w:author="Carlos Gonzalez" w:date="2013-05-10T13:54:00Z"/>
          <w:color w:val="auto"/>
        </w:rPr>
      </w:pPr>
      <w:ins w:id="96" w:author="Carlos Gonzalez" w:date="2013-05-10T14:02:00Z">
        <w:r>
          <w:rPr>
            <w:color w:val="auto"/>
          </w:rPr>
          <w:t>The sequence should finish execution.</w:t>
        </w:r>
      </w:ins>
    </w:p>
    <w:p w:rsidR="005D20B3" w:rsidRDefault="005D20B3" w:rsidP="005D20B3">
      <w:pPr>
        <w:pStyle w:val="NormalWeb"/>
        <w:numPr>
          <w:ilvl w:val="0"/>
          <w:numId w:val="46"/>
        </w:numPr>
        <w:rPr>
          <w:ins w:id="97" w:author="Carlos Gonzalez" w:date="2013-05-10T13:53:00Z"/>
          <w:color w:val="auto"/>
        </w:rPr>
      </w:pPr>
      <w:ins w:id="98" w:author="Carlos Gonzalez" w:date="2013-05-10T13:53:00Z">
        <w:r w:rsidRPr="00795FA2">
          <w:rPr>
            <w:color w:val="auto"/>
          </w:rPr>
          <w:t>Open LabVIEW adapter configuration, Select LabVIEW Run-Time Engine.</w:t>
        </w:r>
      </w:ins>
    </w:p>
    <w:p w:rsidR="005D20B3" w:rsidRDefault="005D20B3" w:rsidP="005D20B3">
      <w:pPr>
        <w:pStyle w:val="NormalWeb"/>
        <w:numPr>
          <w:ilvl w:val="0"/>
          <w:numId w:val="46"/>
        </w:numPr>
        <w:rPr>
          <w:ins w:id="99" w:author="Carlos Gonzalez" w:date="2013-05-10T13:53:00Z"/>
          <w:color w:val="auto"/>
        </w:rPr>
      </w:pPr>
      <w:ins w:id="100" w:author="Carlos Gonzalez" w:date="2013-05-10T13:53:00Z">
        <w:r w:rsidRPr="00795FA2">
          <w:rPr>
            <w:color w:val="auto"/>
          </w:rPr>
          <w:t>Check "Execute 'Same as caller' VIs Usi</w:t>
        </w:r>
        <w:r>
          <w:rPr>
            <w:color w:val="auto"/>
          </w:rPr>
          <w:t>ng Multiple Thread</w:t>
        </w:r>
      </w:ins>
    </w:p>
    <w:p w:rsidR="005D20B3" w:rsidRDefault="005D20B3" w:rsidP="005D20B3">
      <w:pPr>
        <w:pStyle w:val="NormalWeb"/>
        <w:numPr>
          <w:ilvl w:val="0"/>
          <w:numId w:val="46"/>
        </w:numPr>
        <w:rPr>
          <w:ins w:id="101" w:author="Carlos Gonzalez" w:date="2013-05-10T13:53:00Z"/>
          <w:color w:val="auto"/>
        </w:rPr>
      </w:pPr>
      <w:ins w:id="102" w:author="Carlos Gonzalez" w:date="2013-05-10T13:53:00Z">
        <w:r w:rsidRPr="00795FA2">
          <w:rPr>
            <w:color w:val="auto"/>
          </w:rPr>
          <w:t xml:space="preserve">Change the number of threads </w:t>
        </w:r>
      </w:ins>
      <w:ins w:id="103" w:author="Carlos Gonzalez" w:date="2013-05-10T14:18:00Z">
        <w:r w:rsidR="005673F1">
          <w:rPr>
            <w:color w:val="auto"/>
          </w:rPr>
          <w:t>to</w:t>
        </w:r>
      </w:ins>
      <w:ins w:id="104" w:author="Carlos Gonzalez" w:date="2013-05-10T13:53:00Z">
        <w:r w:rsidRPr="00795FA2">
          <w:rPr>
            <w:color w:val="auto"/>
          </w:rPr>
          <w:t xml:space="preserve"> 2.</w:t>
        </w:r>
      </w:ins>
    </w:p>
    <w:p w:rsidR="005D20B3" w:rsidRDefault="005D20B3" w:rsidP="005D20B3">
      <w:pPr>
        <w:pStyle w:val="NormalWeb"/>
        <w:numPr>
          <w:ilvl w:val="0"/>
          <w:numId w:val="46"/>
        </w:numPr>
        <w:rPr>
          <w:ins w:id="105" w:author="Carlos Gonzalez" w:date="2013-05-10T13:53:00Z"/>
          <w:color w:val="auto"/>
        </w:rPr>
      </w:pPr>
      <w:ins w:id="106" w:author="Carlos Gonzalez" w:date="2013-05-10T13:53:00Z">
        <w:r w:rsidRPr="00795FA2">
          <w:rPr>
            <w:color w:val="auto"/>
          </w:rPr>
          <w:t>Click OK to close the LabVIEW adapter configuration dialog.</w:t>
        </w:r>
      </w:ins>
    </w:p>
    <w:p w:rsidR="005D20B3" w:rsidRDefault="005D20B3" w:rsidP="005D20B3">
      <w:pPr>
        <w:pStyle w:val="NormalWeb"/>
        <w:numPr>
          <w:ilvl w:val="0"/>
          <w:numId w:val="46"/>
        </w:numPr>
        <w:rPr>
          <w:ins w:id="107" w:author="Carlos Gonzalez" w:date="2013-05-10T14:03:00Z"/>
          <w:color w:val="auto"/>
        </w:rPr>
      </w:pPr>
      <w:ins w:id="108" w:author="Carlos Gonzalez" w:date="2013-05-10T13:53:00Z">
        <w:r w:rsidRPr="00795FA2">
          <w:rPr>
            <w:color w:val="auto"/>
          </w:rPr>
          <w:t xml:space="preserve">Click </w:t>
        </w:r>
        <w:proofErr w:type="gramStart"/>
        <w:r w:rsidRPr="00795FA2">
          <w:rPr>
            <w:color w:val="auto"/>
          </w:rPr>
          <w:t>Done</w:t>
        </w:r>
        <w:proofErr w:type="gramEnd"/>
        <w:r w:rsidRPr="00795FA2">
          <w:rPr>
            <w:color w:val="auto"/>
          </w:rPr>
          <w:t xml:space="preserve"> in </w:t>
        </w:r>
      </w:ins>
      <w:ins w:id="109" w:author="Carlos Gonzalez" w:date="2013-05-10T14:18:00Z">
        <w:r w:rsidR="00AF32A8">
          <w:rPr>
            <w:color w:val="auto"/>
          </w:rPr>
          <w:t xml:space="preserve">the </w:t>
        </w:r>
      </w:ins>
      <w:ins w:id="110" w:author="Carlos Gonzalez" w:date="2013-05-10T13:53:00Z">
        <w:r w:rsidRPr="00795FA2">
          <w:rPr>
            <w:color w:val="auto"/>
          </w:rPr>
          <w:t>Adapter Configuration dialog.</w:t>
        </w:r>
      </w:ins>
    </w:p>
    <w:p w:rsidR="005D20B3" w:rsidRDefault="005D20B3" w:rsidP="005D20B3">
      <w:pPr>
        <w:pStyle w:val="NormalWeb"/>
        <w:numPr>
          <w:ilvl w:val="0"/>
          <w:numId w:val="46"/>
        </w:numPr>
        <w:rPr>
          <w:ins w:id="111" w:author="Carlos Gonzalez" w:date="2013-05-10T14:03:00Z"/>
          <w:color w:val="auto"/>
        </w:rPr>
      </w:pPr>
      <w:ins w:id="112" w:author="Carlos Gonzalez" w:date="2013-05-10T14:03:00Z">
        <w:r>
          <w:rPr>
            <w:color w:val="auto"/>
          </w:rPr>
          <w:t>Shutdown and re-launch TestStand so the changes can take effect.</w:t>
        </w:r>
      </w:ins>
    </w:p>
    <w:p w:rsidR="005D20B3" w:rsidRDefault="005D20B3" w:rsidP="005D20B3">
      <w:pPr>
        <w:pStyle w:val="NormalWeb"/>
        <w:numPr>
          <w:ilvl w:val="0"/>
          <w:numId w:val="46"/>
        </w:numPr>
        <w:rPr>
          <w:ins w:id="113" w:author="Carlos Gonzalez" w:date="2013-05-10T14:03:00Z"/>
          <w:color w:val="auto"/>
        </w:rPr>
      </w:pPr>
      <w:ins w:id="114" w:author="Carlos Gonzalez" w:date="2013-05-10T14:03:00Z">
        <w:r>
          <w:rPr>
            <w:color w:val="auto"/>
          </w:rPr>
          <w:t>Load and run the SMPinVIsMultipleThreads.seq</w:t>
        </w:r>
      </w:ins>
    </w:p>
    <w:p w:rsidR="005D20B3" w:rsidRDefault="005673F1" w:rsidP="005D20B3">
      <w:pPr>
        <w:pStyle w:val="NormalWeb"/>
        <w:numPr>
          <w:ilvl w:val="0"/>
          <w:numId w:val="46"/>
        </w:numPr>
        <w:rPr>
          <w:ins w:id="115" w:author="Carlos Gonzalez" w:date="2013-05-10T14:03:00Z"/>
          <w:color w:val="auto"/>
        </w:rPr>
      </w:pPr>
      <w:ins w:id="116" w:author="Carlos Gonzalez" w:date="2013-05-10T14:16:00Z">
        <w:r>
          <w:rPr>
            <w:color w:val="auto"/>
          </w:rPr>
          <w:t xml:space="preserve">Two </w:t>
        </w:r>
      </w:ins>
      <w:ins w:id="117" w:author="Carlos Gonzalez" w:date="2013-05-10T14:03:00Z">
        <w:r w:rsidR="005D20B3">
          <w:rPr>
            <w:color w:val="auto"/>
          </w:rPr>
          <w:t xml:space="preserve">dialogs should appear with different thread IDs. They </w:t>
        </w:r>
      </w:ins>
      <w:ins w:id="118" w:author="Carlos Gonzalez" w:date="2013-05-10T14:16:00Z">
        <w:r>
          <w:rPr>
            <w:color w:val="auto"/>
          </w:rPr>
          <w:t xml:space="preserve">might </w:t>
        </w:r>
      </w:ins>
      <w:ins w:id="119" w:author="Carlos Gonzalez" w:date="2013-05-10T14:03:00Z">
        <w:r w:rsidR="005D20B3">
          <w:rPr>
            <w:color w:val="auto"/>
          </w:rPr>
          <w:t xml:space="preserve">appear in the background, </w:t>
        </w:r>
      </w:ins>
      <w:ins w:id="120" w:author="Carlos Gonzalez" w:date="2013-05-10T14:16:00Z">
        <w:r>
          <w:rPr>
            <w:color w:val="auto"/>
          </w:rPr>
          <w:t>move</w:t>
        </w:r>
      </w:ins>
      <w:ins w:id="121" w:author="Carlos Gonzalez" w:date="2013-05-10T14:03:00Z">
        <w:r w:rsidR="005D20B3">
          <w:rPr>
            <w:color w:val="auto"/>
          </w:rPr>
          <w:t xml:space="preserve"> TestStand and other windows so you can see them. Click on the OK button on all </w:t>
        </w:r>
      </w:ins>
      <w:ins w:id="122" w:author="Carlos Gonzalez" w:date="2013-05-10T14:17:00Z">
        <w:r>
          <w:rPr>
            <w:color w:val="auto"/>
          </w:rPr>
          <w:t>twelve</w:t>
        </w:r>
      </w:ins>
      <w:ins w:id="123" w:author="Carlos Gonzalez" w:date="2013-05-10T14:03:00Z">
        <w:r>
          <w:rPr>
            <w:color w:val="auto"/>
          </w:rPr>
          <w:t xml:space="preserve"> dialogs</w:t>
        </w:r>
      </w:ins>
      <w:ins w:id="124" w:author="Carlos Gonzalez" w:date="2013-05-10T14:17:00Z">
        <w:r>
          <w:rPr>
            <w:color w:val="auto"/>
          </w:rPr>
          <w:t xml:space="preserve"> that will appear.</w:t>
        </w:r>
      </w:ins>
    </w:p>
    <w:p w:rsidR="005D20B3" w:rsidRDefault="005D20B3" w:rsidP="005D20B3">
      <w:pPr>
        <w:pStyle w:val="NormalWeb"/>
        <w:numPr>
          <w:ilvl w:val="0"/>
          <w:numId w:val="46"/>
        </w:numPr>
        <w:rPr>
          <w:ins w:id="125" w:author="Carlos Gonzalez" w:date="2013-05-10T14:18:00Z"/>
          <w:color w:val="auto"/>
        </w:rPr>
      </w:pPr>
      <w:ins w:id="126" w:author="Carlos Gonzalez" w:date="2013-05-10T14:03:00Z">
        <w:r>
          <w:rPr>
            <w:color w:val="auto"/>
          </w:rPr>
          <w:t>The sequence should finish execution.</w:t>
        </w:r>
      </w:ins>
    </w:p>
    <w:p w:rsidR="00B560F0" w:rsidRDefault="005673F1">
      <w:pPr>
        <w:pStyle w:val="NormalWeb"/>
        <w:numPr>
          <w:ilvl w:val="0"/>
          <w:numId w:val="46"/>
        </w:numPr>
        <w:rPr>
          <w:ins w:id="127" w:author="Carlos Gonzalez" w:date="2013-05-10T14:18:00Z"/>
          <w:color w:val="auto"/>
        </w:rPr>
      </w:pPr>
      <w:ins w:id="128" w:author="Carlos Gonzalez" w:date="2013-05-10T14:18:00Z">
        <w:r w:rsidRPr="00795FA2">
          <w:rPr>
            <w:color w:val="auto"/>
          </w:rPr>
          <w:t>Open LabVIEW adapter configuration</w:t>
        </w:r>
      </w:ins>
    </w:p>
    <w:p w:rsidR="005673F1" w:rsidRDefault="005673F1" w:rsidP="005673F1">
      <w:pPr>
        <w:pStyle w:val="NormalWeb"/>
        <w:numPr>
          <w:ilvl w:val="0"/>
          <w:numId w:val="46"/>
        </w:numPr>
        <w:rPr>
          <w:ins w:id="129" w:author="Carlos Gonzalez" w:date="2013-05-10T14:18:00Z"/>
          <w:color w:val="auto"/>
        </w:rPr>
      </w:pPr>
      <w:ins w:id="130" w:author="Carlos Gonzalez" w:date="2013-05-10T14:18:00Z">
        <w:r w:rsidRPr="00795FA2">
          <w:rPr>
            <w:color w:val="auto"/>
          </w:rPr>
          <w:t xml:space="preserve">Change the number of threads </w:t>
        </w:r>
        <w:r>
          <w:rPr>
            <w:color w:val="auto"/>
          </w:rPr>
          <w:t>to</w:t>
        </w:r>
        <w:r w:rsidRPr="00795FA2">
          <w:rPr>
            <w:color w:val="auto"/>
          </w:rPr>
          <w:t xml:space="preserve"> </w:t>
        </w:r>
        <w:r>
          <w:rPr>
            <w:color w:val="auto"/>
          </w:rPr>
          <w:t>6</w:t>
        </w:r>
        <w:r w:rsidRPr="00795FA2">
          <w:rPr>
            <w:color w:val="auto"/>
          </w:rPr>
          <w:t>.</w:t>
        </w:r>
      </w:ins>
    </w:p>
    <w:p w:rsidR="005673F1" w:rsidRDefault="005673F1" w:rsidP="005673F1">
      <w:pPr>
        <w:pStyle w:val="NormalWeb"/>
        <w:numPr>
          <w:ilvl w:val="0"/>
          <w:numId w:val="46"/>
        </w:numPr>
        <w:rPr>
          <w:ins w:id="131" w:author="Carlos Gonzalez" w:date="2013-05-10T14:18:00Z"/>
          <w:color w:val="auto"/>
        </w:rPr>
      </w:pPr>
      <w:ins w:id="132" w:author="Carlos Gonzalez" w:date="2013-05-10T14:18:00Z">
        <w:r w:rsidRPr="00795FA2">
          <w:rPr>
            <w:color w:val="auto"/>
          </w:rPr>
          <w:t>Click OK to close the LabVIEW adapter configuration dialog.</w:t>
        </w:r>
      </w:ins>
    </w:p>
    <w:p w:rsidR="005673F1" w:rsidRDefault="005673F1" w:rsidP="005673F1">
      <w:pPr>
        <w:pStyle w:val="NormalWeb"/>
        <w:numPr>
          <w:ilvl w:val="0"/>
          <w:numId w:val="46"/>
        </w:numPr>
        <w:rPr>
          <w:ins w:id="133" w:author="Carlos Gonzalez" w:date="2013-05-10T14:18:00Z"/>
          <w:color w:val="auto"/>
        </w:rPr>
      </w:pPr>
      <w:ins w:id="134" w:author="Carlos Gonzalez" w:date="2013-05-10T14:18:00Z">
        <w:r w:rsidRPr="00795FA2">
          <w:rPr>
            <w:color w:val="auto"/>
          </w:rPr>
          <w:t xml:space="preserve">Click </w:t>
        </w:r>
        <w:proofErr w:type="gramStart"/>
        <w:r w:rsidRPr="00795FA2">
          <w:rPr>
            <w:color w:val="auto"/>
          </w:rPr>
          <w:t>Done</w:t>
        </w:r>
        <w:proofErr w:type="gramEnd"/>
        <w:r w:rsidRPr="00795FA2">
          <w:rPr>
            <w:color w:val="auto"/>
          </w:rPr>
          <w:t xml:space="preserve"> in </w:t>
        </w:r>
        <w:r w:rsidR="00AF32A8">
          <w:rPr>
            <w:color w:val="auto"/>
          </w:rPr>
          <w:t xml:space="preserve">the </w:t>
        </w:r>
        <w:r w:rsidRPr="00795FA2">
          <w:rPr>
            <w:color w:val="auto"/>
          </w:rPr>
          <w:t>Adapter Configuration dialog.</w:t>
        </w:r>
      </w:ins>
    </w:p>
    <w:p w:rsidR="005673F1" w:rsidRDefault="005673F1" w:rsidP="005673F1">
      <w:pPr>
        <w:pStyle w:val="NormalWeb"/>
        <w:numPr>
          <w:ilvl w:val="0"/>
          <w:numId w:val="46"/>
        </w:numPr>
        <w:rPr>
          <w:ins w:id="135" w:author="Carlos Gonzalez" w:date="2013-05-10T14:18:00Z"/>
          <w:color w:val="auto"/>
        </w:rPr>
      </w:pPr>
      <w:ins w:id="136" w:author="Carlos Gonzalez" w:date="2013-05-10T14:18:00Z">
        <w:r>
          <w:rPr>
            <w:color w:val="auto"/>
          </w:rPr>
          <w:t>Shutdown and re-launch TestStand so the changes can take effect.</w:t>
        </w:r>
      </w:ins>
    </w:p>
    <w:p w:rsidR="005673F1" w:rsidRDefault="005673F1" w:rsidP="005673F1">
      <w:pPr>
        <w:pStyle w:val="NormalWeb"/>
        <w:numPr>
          <w:ilvl w:val="0"/>
          <w:numId w:val="46"/>
        </w:numPr>
        <w:rPr>
          <w:ins w:id="137" w:author="Carlos Gonzalez" w:date="2013-05-10T14:18:00Z"/>
          <w:color w:val="auto"/>
        </w:rPr>
      </w:pPr>
      <w:ins w:id="138" w:author="Carlos Gonzalez" w:date="2013-05-10T14:18:00Z">
        <w:r>
          <w:rPr>
            <w:color w:val="auto"/>
          </w:rPr>
          <w:t>Load and run the SMPinVIsMultipleThreads.seq</w:t>
        </w:r>
      </w:ins>
    </w:p>
    <w:p w:rsidR="005673F1" w:rsidRDefault="00AF32A8" w:rsidP="005673F1">
      <w:pPr>
        <w:pStyle w:val="NormalWeb"/>
        <w:numPr>
          <w:ilvl w:val="0"/>
          <w:numId w:val="46"/>
        </w:numPr>
        <w:rPr>
          <w:ins w:id="139" w:author="Carlos Gonzalez" w:date="2013-05-10T14:18:00Z"/>
          <w:color w:val="auto"/>
        </w:rPr>
      </w:pPr>
      <w:ins w:id="140" w:author="Carlos Gonzalez" w:date="2013-05-10T14:19:00Z">
        <w:r>
          <w:rPr>
            <w:color w:val="auto"/>
          </w:rPr>
          <w:t xml:space="preserve">Six </w:t>
        </w:r>
      </w:ins>
      <w:ins w:id="141" w:author="Carlos Gonzalez" w:date="2013-05-10T14:18:00Z">
        <w:r w:rsidR="005673F1">
          <w:rPr>
            <w:color w:val="auto"/>
          </w:rPr>
          <w:t>dialogs should appear with different thread IDs. They might appear in the background, move TestStand and other windows so you can see them. Click on the OK button on all twelve dialogs that will appear.</w:t>
        </w:r>
      </w:ins>
    </w:p>
    <w:p w:rsidR="005673F1" w:rsidRDefault="005673F1" w:rsidP="005673F1">
      <w:pPr>
        <w:pStyle w:val="NormalWeb"/>
        <w:numPr>
          <w:ilvl w:val="0"/>
          <w:numId w:val="46"/>
        </w:numPr>
        <w:rPr>
          <w:ins w:id="142" w:author="Carlos Gonzalez" w:date="2013-05-10T14:18:00Z"/>
          <w:color w:val="auto"/>
        </w:rPr>
      </w:pPr>
      <w:ins w:id="143" w:author="Carlos Gonzalez" w:date="2013-05-10T14:18:00Z">
        <w:r>
          <w:rPr>
            <w:color w:val="auto"/>
          </w:rPr>
          <w:t>The sequence should finish execution.</w:t>
        </w:r>
      </w:ins>
    </w:p>
    <w:p w:rsidR="00B560F0" w:rsidRDefault="00B560F0" w:rsidP="00B560F0">
      <w:pPr>
        <w:pStyle w:val="NormalWeb"/>
        <w:ind w:left="0"/>
        <w:rPr>
          <w:color w:val="auto"/>
        </w:rPr>
        <w:pPrChange w:id="144" w:author="Carlos Gonzalez" w:date="2013-05-10T13:53:00Z">
          <w:pPr>
            <w:pStyle w:val="NormalWeb"/>
            <w:numPr>
              <w:numId w:val="43"/>
            </w:numPr>
            <w:ind w:left="720" w:hanging="360"/>
          </w:pPr>
        </w:pPrChange>
      </w:pPr>
    </w:p>
    <w:p w:rsidR="00795FA2" w:rsidRDefault="00795FA2" w:rsidP="00795FA2">
      <w:pPr>
        <w:pStyle w:val="NormalWeb"/>
        <w:rPr>
          <w:color w:val="auto"/>
        </w:rPr>
      </w:pPr>
    </w:p>
    <w:p w:rsidR="00795FA2" w:rsidRPr="00CC6E03" w:rsidRDefault="00795FA2" w:rsidP="00795FA2">
      <w:pPr>
        <w:pStyle w:val="NormalWeb"/>
        <w:rPr>
          <w:color w:val="auto"/>
        </w:rPr>
      </w:pPr>
    </w:p>
    <w:p w:rsidR="00BC1D4D" w:rsidRPr="00415485" w:rsidRDefault="00BC1D4D" w:rsidP="00BC1D4D">
      <w:pPr>
        <w:pStyle w:val="NormalWeb"/>
        <w:ind w:left="0"/>
        <w:rPr>
          <w:color w:val="auto"/>
        </w:rPr>
      </w:pPr>
    </w:p>
    <w:sectPr w:rsidR="00BC1D4D" w:rsidRPr="00415485" w:rsidSect="003535D4">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7CFE" w:rsidRDefault="00797CFE">
      <w:r>
        <w:separator/>
      </w:r>
    </w:p>
  </w:endnote>
  <w:endnote w:type="continuationSeparator" w:id="0">
    <w:p w:rsidR="00797CFE" w:rsidRDefault="00797CF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20D" w:rsidRPr="008A08D1" w:rsidRDefault="00AD720D" w:rsidP="008E36A6">
    <w:pPr>
      <w:pStyle w:val="Footer"/>
      <w:jc w:val="center"/>
      <w:rPr>
        <w:i/>
        <w:sz w:val="16"/>
        <w:szCs w:val="16"/>
      </w:rPr>
    </w:pPr>
    <w:r>
      <w:rPr>
        <w:i/>
        <w:sz w:val="16"/>
        <w:szCs w:val="16"/>
      </w:rPr>
      <w:t>National Instruments Confidential</w:t>
    </w:r>
    <w:r>
      <w:rPr>
        <w:i/>
        <w:sz w:val="16"/>
        <w:szCs w:val="16"/>
      </w:rPr>
      <w:br/>
      <w:t>Copyright © 2007</w:t>
    </w:r>
    <w:r w:rsidRPr="008E36A6">
      <w:rPr>
        <w:i/>
        <w:sz w:val="16"/>
        <w:szCs w:val="16"/>
      </w:rPr>
      <w:t xml:space="preserve"> National Instruments Corporation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7CFE" w:rsidRDefault="00797CFE">
      <w:r>
        <w:separator/>
      </w:r>
    </w:p>
  </w:footnote>
  <w:footnote w:type="continuationSeparator" w:id="0">
    <w:p w:rsidR="00797CFE" w:rsidRDefault="00797C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20D" w:rsidRPr="001D6FF7" w:rsidRDefault="00AD720D" w:rsidP="001D6FF7">
    <w:pPr>
      <w:pStyle w:val="Header"/>
      <w:jc w:val="right"/>
      <w:rPr>
        <w:i/>
        <w:sz w:val="16"/>
        <w:szCs w:val="16"/>
      </w:rPr>
    </w:pPr>
    <w:r w:rsidRPr="001D6FF7">
      <w:rPr>
        <w:i/>
        <w:sz w:val="16"/>
        <w:szCs w:val="16"/>
      </w:rPr>
      <w:t xml:space="preserve">Page </w:t>
    </w:r>
    <w:r w:rsidR="00B560F0" w:rsidRPr="001D6FF7">
      <w:rPr>
        <w:i/>
        <w:sz w:val="16"/>
        <w:szCs w:val="16"/>
      </w:rPr>
      <w:fldChar w:fldCharType="begin"/>
    </w:r>
    <w:r w:rsidRPr="001D6FF7">
      <w:rPr>
        <w:i/>
        <w:sz w:val="16"/>
        <w:szCs w:val="16"/>
      </w:rPr>
      <w:instrText xml:space="preserve"> PAGE   \* MERGEFORMAT </w:instrText>
    </w:r>
    <w:r w:rsidR="00B560F0" w:rsidRPr="001D6FF7">
      <w:rPr>
        <w:i/>
        <w:sz w:val="16"/>
        <w:szCs w:val="16"/>
      </w:rPr>
      <w:fldChar w:fldCharType="separate"/>
    </w:r>
    <w:r w:rsidR="006F5FCC">
      <w:rPr>
        <w:i/>
        <w:noProof/>
        <w:sz w:val="16"/>
        <w:szCs w:val="16"/>
      </w:rPr>
      <w:t>4</w:t>
    </w:r>
    <w:r w:rsidR="00B560F0" w:rsidRPr="001D6FF7">
      <w:rPr>
        <w:i/>
        <w:sz w:val="16"/>
        <w:szCs w:val="16"/>
      </w:rPr>
      <w:fldChar w:fldCharType="end"/>
    </w:r>
    <w:r w:rsidRPr="001D6FF7">
      <w:rPr>
        <w:i/>
        <w:sz w:val="16"/>
        <w:szCs w:val="16"/>
      </w:rPr>
      <w:t xml:space="preserve"> of </w:t>
    </w:r>
    <w:fldSimple w:instr=" NUMPAGES  \* Arabic  \* MERGEFORMAT ">
      <w:r w:rsidR="006F5FCC" w:rsidRPr="006F5FCC">
        <w:rPr>
          <w:i/>
          <w:noProof/>
          <w:sz w:val="16"/>
          <w:szCs w:val="16"/>
        </w:rPr>
        <w:t>5</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33EDB"/>
    <w:multiLevelType w:val="hybridMultilevel"/>
    <w:tmpl w:val="4F54D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4E3053"/>
    <w:multiLevelType w:val="hybridMultilevel"/>
    <w:tmpl w:val="46A0F0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982653C"/>
    <w:multiLevelType w:val="hybridMultilevel"/>
    <w:tmpl w:val="3DDA3514"/>
    <w:lvl w:ilvl="0" w:tplc="3BA0DD9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nsid w:val="0AD12DB6"/>
    <w:multiLevelType w:val="hybridMultilevel"/>
    <w:tmpl w:val="2138B58C"/>
    <w:lvl w:ilvl="0" w:tplc="0409000F">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nsid w:val="0BCD750D"/>
    <w:multiLevelType w:val="hybridMultilevel"/>
    <w:tmpl w:val="96FEF1E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
    <w:nsid w:val="17B06348"/>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4D5C8B"/>
    <w:multiLevelType w:val="hybridMultilevel"/>
    <w:tmpl w:val="F266C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AE1A73"/>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593AD8"/>
    <w:multiLevelType w:val="hybridMultilevel"/>
    <w:tmpl w:val="831C36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20D0CB8"/>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7B4796"/>
    <w:multiLevelType w:val="hybridMultilevel"/>
    <w:tmpl w:val="2138B58C"/>
    <w:lvl w:ilvl="0" w:tplc="0409000F">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nsid w:val="27191BCF"/>
    <w:multiLevelType w:val="hybridMultilevel"/>
    <w:tmpl w:val="E6EEF81E"/>
    <w:lvl w:ilvl="0" w:tplc="5B10FCD4">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nsid w:val="287F4482"/>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9823DD"/>
    <w:multiLevelType w:val="hybridMultilevel"/>
    <w:tmpl w:val="3DD44AB8"/>
    <w:lvl w:ilvl="0" w:tplc="443E93A8">
      <w:numFmt w:val="bullet"/>
      <w:lvlText w:val="-"/>
      <w:lvlJc w:val="left"/>
      <w:pPr>
        <w:ind w:left="1083" w:hanging="360"/>
      </w:pPr>
      <w:rPr>
        <w:rFonts w:ascii="Arial" w:eastAsia="Times New Roman" w:hAnsi="Arial" w:cs="Aria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4">
    <w:nsid w:val="2FC00227"/>
    <w:multiLevelType w:val="hybridMultilevel"/>
    <w:tmpl w:val="40E2AB7E"/>
    <w:lvl w:ilvl="0" w:tplc="8336364C">
      <w:start w:val="1"/>
      <w:numFmt w:val="decimal"/>
      <w:lvlText w:val="%1."/>
      <w:lvlJc w:val="left"/>
      <w:pPr>
        <w:ind w:left="720"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nsid w:val="2FF75894"/>
    <w:multiLevelType w:val="hybridMultilevel"/>
    <w:tmpl w:val="FECC7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514571"/>
    <w:multiLevelType w:val="hybridMultilevel"/>
    <w:tmpl w:val="E6EEF81E"/>
    <w:lvl w:ilvl="0" w:tplc="5B10FCD4">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nsid w:val="30B3781F"/>
    <w:multiLevelType w:val="hybridMultilevel"/>
    <w:tmpl w:val="2138B58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nsid w:val="31A83393"/>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8402EE"/>
    <w:multiLevelType w:val="hybridMultilevel"/>
    <w:tmpl w:val="2138B58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0">
    <w:nsid w:val="33C954A7"/>
    <w:multiLevelType w:val="hybridMultilevel"/>
    <w:tmpl w:val="40E2AB7E"/>
    <w:lvl w:ilvl="0" w:tplc="8336364C">
      <w:start w:val="1"/>
      <w:numFmt w:val="decimal"/>
      <w:lvlText w:val="%1."/>
      <w:lvlJc w:val="left"/>
      <w:pPr>
        <w:ind w:left="720"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
    <w:nsid w:val="3758775B"/>
    <w:multiLevelType w:val="hybridMultilevel"/>
    <w:tmpl w:val="A24A8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75C0CEB"/>
    <w:multiLevelType w:val="hybridMultilevel"/>
    <w:tmpl w:val="0CB84C2C"/>
    <w:lvl w:ilvl="0" w:tplc="8336364C">
      <w:start w:val="1"/>
      <w:numFmt w:val="decimal"/>
      <w:lvlText w:val="%1."/>
      <w:lvlJc w:val="left"/>
      <w:pPr>
        <w:ind w:left="720"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3">
    <w:nsid w:val="41006F0F"/>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394C68"/>
    <w:multiLevelType w:val="hybridMultilevel"/>
    <w:tmpl w:val="B16C08E2"/>
    <w:lvl w:ilvl="0" w:tplc="8336364C">
      <w:start w:val="1"/>
      <w:numFmt w:val="decimal"/>
      <w:lvlText w:val="%1."/>
      <w:lvlJc w:val="left"/>
      <w:pPr>
        <w:ind w:left="720"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nsid w:val="45BC79B0"/>
    <w:multiLevelType w:val="hybridMultilevel"/>
    <w:tmpl w:val="40E2AB7E"/>
    <w:lvl w:ilvl="0" w:tplc="8336364C">
      <w:start w:val="1"/>
      <w:numFmt w:val="decimal"/>
      <w:lvlText w:val="%1."/>
      <w:lvlJc w:val="left"/>
      <w:pPr>
        <w:ind w:left="720"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6">
    <w:nsid w:val="49DC3514"/>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B92B34"/>
    <w:multiLevelType w:val="hybridMultilevel"/>
    <w:tmpl w:val="2138B58C"/>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8">
    <w:nsid w:val="4FF52175"/>
    <w:multiLevelType w:val="hybridMultilevel"/>
    <w:tmpl w:val="96FEF1E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9">
    <w:nsid w:val="50940CAD"/>
    <w:multiLevelType w:val="hybridMultilevel"/>
    <w:tmpl w:val="FFFC1A48"/>
    <w:lvl w:ilvl="0" w:tplc="9AF09A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0F63E10"/>
    <w:multiLevelType w:val="hybridMultilevel"/>
    <w:tmpl w:val="FFFC1A48"/>
    <w:lvl w:ilvl="0" w:tplc="9AF09A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3CA3FF5"/>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181809"/>
    <w:multiLevelType w:val="hybridMultilevel"/>
    <w:tmpl w:val="0CB84C2C"/>
    <w:lvl w:ilvl="0" w:tplc="8336364C">
      <w:start w:val="1"/>
      <w:numFmt w:val="decimal"/>
      <w:lvlText w:val="%1."/>
      <w:lvlJc w:val="left"/>
      <w:pPr>
        <w:ind w:left="720"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3">
    <w:nsid w:val="5906754E"/>
    <w:multiLevelType w:val="hybridMultilevel"/>
    <w:tmpl w:val="9CB42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B035742"/>
    <w:multiLevelType w:val="hybridMultilevel"/>
    <w:tmpl w:val="40FC68C8"/>
    <w:lvl w:ilvl="0" w:tplc="8336364C">
      <w:start w:val="1"/>
      <w:numFmt w:val="decimal"/>
      <w:lvlText w:val="%1."/>
      <w:lvlJc w:val="left"/>
      <w:pPr>
        <w:ind w:left="720"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5">
    <w:nsid w:val="63C553AF"/>
    <w:multiLevelType w:val="hybridMultilevel"/>
    <w:tmpl w:val="E6EEF81E"/>
    <w:lvl w:ilvl="0" w:tplc="5B10FCD4">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6">
    <w:nsid w:val="67446ABB"/>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8D57FEA"/>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B8A5C40"/>
    <w:multiLevelType w:val="hybridMultilevel"/>
    <w:tmpl w:val="2138B58C"/>
    <w:lvl w:ilvl="0" w:tplc="0409000F">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9">
    <w:nsid w:val="6E79623E"/>
    <w:multiLevelType w:val="hybridMultilevel"/>
    <w:tmpl w:val="A768B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33A4841"/>
    <w:multiLevelType w:val="hybridMultilevel"/>
    <w:tmpl w:val="45E60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4B75EE1"/>
    <w:multiLevelType w:val="hybridMultilevel"/>
    <w:tmpl w:val="8E4EA9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8191D14"/>
    <w:multiLevelType w:val="hybridMultilevel"/>
    <w:tmpl w:val="ED50BB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F47954"/>
    <w:multiLevelType w:val="hybridMultilevel"/>
    <w:tmpl w:val="E6EEF81E"/>
    <w:lvl w:ilvl="0" w:tplc="5B10FCD4">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4">
    <w:nsid w:val="7D270E8E"/>
    <w:multiLevelType w:val="hybridMultilevel"/>
    <w:tmpl w:val="94483CD4"/>
    <w:lvl w:ilvl="0" w:tplc="8336364C">
      <w:start w:val="1"/>
      <w:numFmt w:val="decimal"/>
      <w:lvlText w:val="%1."/>
      <w:lvlJc w:val="left"/>
      <w:pPr>
        <w:ind w:left="720"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5">
    <w:nsid w:val="7DD76AE8"/>
    <w:multiLevelType w:val="hybridMultilevel"/>
    <w:tmpl w:val="1E087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44"/>
  </w:num>
  <w:num w:numId="3">
    <w:abstractNumId w:val="16"/>
  </w:num>
  <w:num w:numId="4">
    <w:abstractNumId w:val="24"/>
  </w:num>
  <w:num w:numId="5">
    <w:abstractNumId w:val="34"/>
  </w:num>
  <w:num w:numId="6">
    <w:abstractNumId w:val="22"/>
  </w:num>
  <w:num w:numId="7">
    <w:abstractNumId w:val="11"/>
  </w:num>
  <w:num w:numId="8">
    <w:abstractNumId w:val="43"/>
  </w:num>
  <w:num w:numId="9">
    <w:abstractNumId w:val="32"/>
  </w:num>
  <w:num w:numId="10">
    <w:abstractNumId w:val="25"/>
  </w:num>
  <w:num w:numId="11">
    <w:abstractNumId w:val="14"/>
  </w:num>
  <w:num w:numId="12">
    <w:abstractNumId w:val="20"/>
  </w:num>
  <w:num w:numId="13">
    <w:abstractNumId w:val="28"/>
  </w:num>
  <w:num w:numId="14">
    <w:abstractNumId w:val="4"/>
  </w:num>
  <w:num w:numId="15">
    <w:abstractNumId w:val="15"/>
  </w:num>
  <w:num w:numId="16">
    <w:abstractNumId w:val="6"/>
  </w:num>
  <w:num w:numId="17">
    <w:abstractNumId w:val="0"/>
  </w:num>
  <w:num w:numId="18">
    <w:abstractNumId w:val="40"/>
  </w:num>
  <w:num w:numId="19">
    <w:abstractNumId w:val="19"/>
  </w:num>
  <w:num w:numId="20">
    <w:abstractNumId w:val="27"/>
  </w:num>
  <w:num w:numId="21">
    <w:abstractNumId w:val="17"/>
  </w:num>
  <w:num w:numId="22">
    <w:abstractNumId w:val="3"/>
  </w:num>
  <w:num w:numId="23">
    <w:abstractNumId w:val="38"/>
  </w:num>
  <w:num w:numId="24">
    <w:abstractNumId w:val="10"/>
  </w:num>
  <w:num w:numId="25">
    <w:abstractNumId w:val="29"/>
  </w:num>
  <w:num w:numId="26">
    <w:abstractNumId w:val="30"/>
  </w:num>
  <w:num w:numId="27">
    <w:abstractNumId w:val="21"/>
  </w:num>
  <w:num w:numId="28">
    <w:abstractNumId w:val="33"/>
  </w:num>
  <w:num w:numId="29">
    <w:abstractNumId w:val="13"/>
  </w:num>
  <w:num w:numId="30">
    <w:abstractNumId w:val="2"/>
  </w:num>
  <w:num w:numId="31">
    <w:abstractNumId w:val="41"/>
  </w:num>
  <w:num w:numId="32">
    <w:abstractNumId w:val="37"/>
  </w:num>
  <w:num w:numId="33">
    <w:abstractNumId w:val="39"/>
  </w:num>
  <w:num w:numId="34">
    <w:abstractNumId w:val="23"/>
  </w:num>
  <w:num w:numId="35">
    <w:abstractNumId w:val="12"/>
  </w:num>
  <w:num w:numId="36">
    <w:abstractNumId w:val="26"/>
  </w:num>
  <w:num w:numId="37">
    <w:abstractNumId w:val="36"/>
  </w:num>
  <w:num w:numId="38">
    <w:abstractNumId w:val="9"/>
  </w:num>
  <w:num w:numId="39">
    <w:abstractNumId w:val="42"/>
  </w:num>
  <w:num w:numId="40">
    <w:abstractNumId w:val="5"/>
  </w:num>
  <w:num w:numId="41">
    <w:abstractNumId w:val="18"/>
  </w:num>
  <w:num w:numId="42">
    <w:abstractNumId w:val="45"/>
  </w:num>
  <w:num w:numId="43">
    <w:abstractNumId w:val="7"/>
  </w:num>
  <w:num w:numId="44">
    <w:abstractNumId w:val="8"/>
  </w:num>
  <w:num w:numId="45">
    <w:abstractNumId w:val="1"/>
  </w:num>
  <w:num w:numId="46">
    <w:abstractNumId w:val="3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embedSystemFonts/>
  <w:proofState w:spelling="clean" w:grammar="clean"/>
  <w:stylePaneFormatFilter w:val="3F01"/>
  <w:trackRevisions/>
  <w:defaultTabStop w:val="720"/>
  <w:noPunctuationKerning/>
  <w:characterSpacingControl w:val="doNotCompress"/>
  <w:footnotePr>
    <w:footnote w:id="-1"/>
    <w:footnote w:id="0"/>
  </w:footnotePr>
  <w:endnotePr>
    <w:endnote w:id="-1"/>
    <w:endnote w:id="0"/>
  </w:endnotePr>
  <w:compat/>
  <w:rsids>
    <w:rsidRoot w:val="001069AF"/>
    <w:rsid w:val="00001B80"/>
    <w:rsid w:val="00001E3A"/>
    <w:rsid w:val="0000314B"/>
    <w:rsid w:val="0001070D"/>
    <w:rsid w:val="00013D04"/>
    <w:rsid w:val="00020BD1"/>
    <w:rsid w:val="000217A7"/>
    <w:rsid w:val="00022F95"/>
    <w:rsid w:val="00024FCF"/>
    <w:rsid w:val="00033C7E"/>
    <w:rsid w:val="00033CAE"/>
    <w:rsid w:val="000359AE"/>
    <w:rsid w:val="000408E0"/>
    <w:rsid w:val="000423D7"/>
    <w:rsid w:val="000508A5"/>
    <w:rsid w:val="00050ECF"/>
    <w:rsid w:val="000521B8"/>
    <w:rsid w:val="00052CFC"/>
    <w:rsid w:val="00064EBA"/>
    <w:rsid w:val="00073C67"/>
    <w:rsid w:val="00075147"/>
    <w:rsid w:val="00077ABE"/>
    <w:rsid w:val="00083B6C"/>
    <w:rsid w:val="000859E0"/>
    <w:rsid w:val="00085E17"/>
    <w:rsid w:val="00092E94"/>
    <w:rsid w:val="0009506B"/>
    <w:rsid w:val="000A1176"/>
    <w:rsid w:val="000A1F5A"/>
    <w:rsid w:val="000A46F3"/>
    <w:rsid w:val="000B2048"/>
    <w:rsid w:val="000B4634"/>
    <w:rsid w:val="000B5513"/>
    <w:rsid w:val="000C0442"/>
    <w:rsid w:val="000C0D33"/>
    <w:rsid w:val="000C4A86"/>
    <w:rsid w:val="000C52B4"/>
    <w:rsid w:val="000C7F37"/>
    <w:rsid w:val="000D16B2"/>
    <w:rsid w:val="000D2053"/>
    <w:rsid w:val="000D65BB"/>
    <w:rsid w:val="000D6AA5"/>
    <w:rsid w:val="000D6F57"/>
    <w:rsid w:val="000D7B38"/>
    <w:rsid w:val="000E10C4"/>
    <w:rsid w:val="000E2E9F"/>
    <w:rsid w:val="000E5093"/>
    <w:rsid w:val="000E5BA3"/>
    <w:rsid w:val="001045E8"/>
    <w:rsid w:val="001064F1"/>
    <w:rsid w:val="001069AF"/>
    <w:rsid w:val="00106EC8"/>
    <w:rsid w:val="00110B1E"/>
    <w:rsid w:val="00111FDD"/>
    <w:rsid w:val="00112FC6"/>
    <w:rsid w:val="001160D1"/>
    <w:rsid w:val="001228CF"/>
    <w:rsid w:val="00123F97"/>
    <w:rsid w:val="001314E0"/>
    <w:rsid w:val="0013366D"/>
    <w:rsid w:val="00134E06"/>
    <w:rsid w:val="00135CAE"/>
    <w:rsid w:val="0014324E"/>
    <w:rsid w:val="001443CF"/>
    <w:rsid w:val="00147790"/>
    <w:rsid w:val="00152BD7"/>
    <w:rsid w:val="00154974"/>
    <w:rsid w:val="00154B39"/>
    <w:rsid w:val="00157661"/>
    <w:rsid w:val="001579B9"/>
    <w:rsid w:val="00160A4C"/>
    <w:rsid w:val="00165362"/>
    <w:rsid w:val="00165E63"/>
    <w:rsid w:val="00171B97"/>
    <w:rsid w:val="001734B6"/>
    <w:rsid w:val="00173838"/>
    <w:rsid w:val="00173EA9"/>
    <w:rsid w:val="00174DB5"/>
    <w:rsid w:val="001779A1"/>
    <w:rsid w:val="00182162"/>
    <w:rsid w:val="001935C2"/>
    <w:rsid w:val="001945B5"/>
    <w:rsid w:val="00197ABE"/>
    <w:rsid w:val="001A2F97"/>
    <w:rsid w:val="001A669C"/>
    <w:rsid w:val="001B372B"/>
    <w:rsid w:val="001C0186"/>
    <w:rsid w:val="001C495E"/>
    <w:rsid w:val="001C64FF"/>
    <w:rsid w:val="001C7C47"/>
    <w:rsid w:val="001D10F3"/>
    <w:rsid w:val="001D163B"/>
    <w:rsid w:val="001D28E6"/>
    <w:rsid w:val="001D30B9"/>
    <w:rsid w:val="001D6FF7"/>
    <w:rsid w:val="001E3855"/>
    <w:rsid w:val="001E7FB2"/>
    <w:rsid w:val="001F0DD0"/>
    <w:rsid w:val="001F11F3"/>
    <w:rsid w:val="001F30C7"/>
    <w:rsid w:val="001F4E9E"/>
    <w:rsid w:val="0020018C"/>
    <w:rsid w:val="00201397"/>
    <w:rsid w:val="00203919"/>
    <w:rsid w:val="00205400"/>
    <w:rsid w:val="00205BBA"/>
    <w:rsid w:val="00213C40"/>
    <w:rsid w:val="00215B95"/>
    <w:rsid w:val="00217570"/>
    <w:rsid w:val="00221BCD"/>
    <w:rsid w:val="002257B0"/>
    <w:rsid w:val="0023050C"/>
    <w:rsid w:val="00232A14"/>
    <w:rsid w:val="0023506D"/>
    <w:rsid w:val="002457AE"/>
    <w:rsid w:val="00250F10"/>
    <w:rsid w:val="002573F8"/>
    <w:rsid w:val="00257A2C"/>
    <w:rsid w:val="00265623"/>
    <w:rsid w:val="00265833"/>
    <w:rsid w:val="002679D6"/>
    <w:rsid w:val="002743CC"/>
    <w:rsid w:val="00277252"/>
    <w:rsid w:val="00285A06"/>
    <w:rsid w:val="00294F44"/>
    <w:rsid w:val="00295DA7"/>
    <w:rsid w:val="002A0FDA"/>
    <w:rsid w:val="002A4243"/>
    <w:rsid w:val="002A5274"/>
    <w:rsid w:val="002B1B10"/>
    <w:rsid w:val="002B2EC1"/>
    <w:rsid w:val="002B3068"/>
    <w:rsid w:val="002C1B8A"/>
    <w:rsid w:val="002C7AC1"/>
    <w:rsid w:val="002D22D2"/>
    <w:rsid w:val="002D2E0B"/>
    <w:rsid w:val="002D32CF"/>
    <w:rsid w:val="002D4D45"/>
    <w:rsid w:val="002D76CB"/>
    <w:rsid w:val="002E5BA1"/>
    <w:rsid w:val="002E67E6"/>
    <w:rsid w:val="002E708D"/>
    <w:rsid w:val="002F0027"/>
    <w:rsid w:val="002F27BA"/>
    <w:rsid w:val="002F5452"/>
    <w:rsid w:val="002F6391"/>
    <w:rsid w:val="002F6CC1"/>
    <w:rsid w:val="00300B5A"/>
    <w:rsid w:val="00300EC5"/>
    <w:rsid w:val="00310C38"/>
    <w:rsid w:val="00315B27"/>
    <w:rsid w:val="00317211"/>
    <w:rsid w:val="00317D43"/>
    <w:rsid w:val="00320BE3"/>
    <w:rsid w:val="0032254E"/>
    <w:rsid w:val="003249E7"/>
    <w:rsid w:val="003262AE"/>
    <w:rsid w:val="0033206A"/>
    <w:rsid w:val="00337087"/>
    <w:rsid w:val="003374AC"/>
    <w:rsid w:val="003418E7"/>
    <w:rsid w:val="003423FD"/>
    <w:rsid w:val="003465AD"/>
    <w:rsid w:val="00352DFF"/>
    <w:rsid w:val="003535D4"/>
    <w:rsid w:val="0035515B"/>
    <w:rsid w:val="003558C7"/>
    <w:rsid w:val="00357F69"/>
    <w:rsid w:val="00365089"/>
    <w:rsid w:val="003672F9"/>
    <w:rsid w:val="00367934"/>
    <w:rsid w:val="0037337C"/>
    <w:rsid w:val="00374F74"/>
    <w:rsid w:val="00376E0B"/>
    <w:rsid w:val="0038147E"/>
    <w:rsid w:val="0038198F"/>
    <w:rsid w:val="00381AD3"/>
    <w:rsid w:val="00381F8E"/>
    <w:rsid w:val="00381FE1"/>
    <w:rsid w:val="0038201B"/>
    <w:rsid w:val="0038732B"/>
    <w:rsid w:val="00387577"/>
    <w:rsid w:val="003907FA"/>
    <w:rsid w:val="00391656"/>
    <w:rsid w:val="003A0D81"/>
    <w:rsid w:val="003A3BED"/>
    <w:rsid w:val="003A3C69"/>
    <w:rsid w:val="003A7E9B"/>
    <w:rsid w:val="003B31A5"/>
    <w:rsid w:val="003B5D52"/>
    <w:rsid w:val="003B63EF"/>
    <w:rsid w:val="003C1C67"/>
    <w:rsid w:val="003D1B67"/>
    <w:rsid w:val="003D41F0"/>
    <w:rsid w:val="003D57C0"/>
    <w:rsid w:val="003D63D0"/>
    <w:rsid w:val="003D6EB2"/>
    <w:rsid w:val="003E0E4C"/>
    <w:rsid w:val="003E1DBB"/>
    <w:rsid w:val="003E389D"/>
    <w:rsid w:val="003E619E"/>
    <w:rsid w:val="003E63A5"/>
    <w:rsid w:val="003F2AD4"/>
    <w:rsid w:val="003F4149"/>
    <w:rsid w:val="003F63A5"/>
    <w:rsid w:val="00400C8E"/>
    <w:rsid w:val="00404B26"/>
    <w:rsid w:val="00404DF0"/>
    <w:rsid w:val="00407FBC"/>
    <w:rsid w:val="0041071B"/>
    <w:rsid w:val="00413FE7"/>
    <w:rsid w:val="00415485"/>
    <w:rsid w:val="00417DF9"/>
    <w:rsid w:val="00427FC3"/>
    <w:rsid w:val="0043031F"/>
    <w:rsid w:val="004303BE"/>
    <w:rsid w:val="004312B7"/>
    <w:rsid w:val="0043290A"/>
    <w:rsid w:val="00434AAF"/>
    <w:rsid w:val="00437226"/>
    <w:rsid w:val="004406C0"/>
    <w:rsid w:val="0044762A"/>
    <w:rsid w:val="0045298E"/>
    <w:rsid w:val="00454A2A"/>
    <w:rsid w:val="00457F5B"/>
    <w:rsid w:val="00461878"/>
    <w:rsid w:val="00465F5B"/>
    <w:rsid w:val="00466B17"/>
    <w:rsid w:val="00470E0A"/>
    <w:rsid w:val="00472641"/>
    <w:rsid w:val="00475042"/>
    <w:rsid w:val="00475813"/>
    <w:rsid w:val="00483FB0"/>
    <w:rsid w:val="00484A84"/>
    <w:rsid w:val="00487411"/>
    <w:rsid w:val="00495EAC"/>
    <w:rsid w:val="00496C15"/>
    <w:rsid w:val="004A38D7"/>
    <w:rsid w:val="004A3F03"/>
    <w:rsid w:val="004A623D"/>
    <w:rsid w:val="004B251B"/>
    <w:rsid w:val="004B51CD"/>
    <w:rsid w:val="004B58B7"/>
    <w:rsid w:val="004B58BA"/>
    <w:rsid w:val="004B5AF4"/>
    <w:rsid w:val="004B7342"/>
    <w:rsid w:val="004C38A4"/>
    <w:rsid w:val="004C78D3"/>
    <w:rsid w:val="004D019B"/>
    <w:rsid w:val="004D2363"/>
    <w:rsid w:val="004D7EFE"/>
    <w:rsid w:val="004E6FB1"/>
    <w:rsid w:val="004F152C"/>
    <w:rsid w:val="004F21C8"/>
    <w:rsid w:val="004F2A30"/>
    <w:rsid w:val="004F40C4"/>
    <w:rsid w:val="005038A4"/>
    <w:rsid w:val="00506B66"/>
    <w:rsid w:val="00506EDE"/>
    <w:rsid w:val="00513336"/>
    <w:rsid w:val="00514B60"/>
    <w:rsid w:val="005156FC"/>
    <w:rsid w:val="0052074C"/>
    <w:rsid w:val="005217ED"/>
    <w:rsid w:val="00525DAC"/>
    <w:rsid w:val="00525F48"/>
    <w:rsid w:val="00526ECF"/>
    <w:rsid w:val="0052712A"/>
    <w:rsid w:val="00542B75"/>
    <w:rsid w:val="005444CC"/>
    <w:rsid w:val="005643D8"/>
    <w:rsid w:val="005673F1"/>
    <w:rsid w:val="005712A0"/>
    <w:rsid w:val="00572EBD"/>
    <w:rsid w:val="00573A20"/>
    <w:rsid w:val="005757BF"/>
    <w:rsid w:val="00580D28"/>
    <w:rsid w:val="00581F41"/>
    <w:rsid w:val="00584E3C"/>
    <w:rsid w:val="00586A5E"/>
    <w:rsid w:val="00587D5C"/>
    <w:rsid w:val="005973EA"/>
    <w:rsid w:val="005A18DF"/>
    <w:rsid w:val="005A3DCB"/>
    <w:rsid w:val="005A4A9C"/>
    <w:rsid w:val="005A677C"/>
    <w:rsid w:val="005B1EB7"/>
    <w:rsid w:val="005B1EF9"/>
    <w:rsid w:val="005B3988"/>
    <w:rsid w:val="005C01F6"/>
    <w:rsid w:val="005C1AC6"/>
    <w:rsid w:val="005C1FC1"/>
    <w:rsid w:val="005C3137"/>
    <w:rsid w:val="005C4C80"/>
    <w:rsid w:val="005D164B"/>
    <w:rsid w:val="005D20B3"/>
    <w:rsid w:val="005D4DA6"/>
    <w:rsid w:val="005D6109"/>
    <w:rsid w:val="005E2CB7"/>
    <w:rsid w:val="005E50B6"/>
    <w:rsid w:val="005F1C93"/>
    <w:rsid w:val="005F2EC4"/>
    <w:rsid w:val="00602B48"/>
    <w:rsid w:val="00603A75"/>
    <w:rsid w:val="006040D1"/>
    <w:rsid w:val="006061A0"/>
    <w:rsid w:val="00606E23"/>
    <w:rsid w:val="00607888"/>
    <w:rsid w:val="00610645"/>
    <w:rsid w:val="006117CE"/>
    <w:rsid w:val="00615063"/>
    <w:rsid w:val="00624D7F"/>
    <w:rsid w:val="00626BC4"/>
    <w:rsid w:val="00627F2A"/>
    <w:rsid w:val="00630D7A"/>
    <w:rsid w:val="00631992"/>
    <w:rsid w:val="00643550"/>
    <w:rsid w:val="00643BA6"/>
    <w:rsid w:val="00651FF7"/>
    <w:rsid w:val="00652C9D"/>
    <w:rsid w:val="006549D3"/>
    <w:rsid w:val="00661913"/>
    <w:rsid w:val="00662659"/>
    <w:rsid w:val="00666EC0"/>
    <w:rsid w:val="006709F1"/>
    <w:rsid w:val="00672C01"/>
    <w:rsid w:val="00680F65"/>
    <w:rsid w:val="00683C50"/>
    <w:rsid w:val="006856D7"/>
    <w:rsid w:val="0069004D"/>
    <w:rsid w:val="00691E60"/>
    <w:rsid w:val="006A2595"/>
    <w:rsid w:val="006A32B4"/>
    <w:rsid w:val="006A6533"/>
    <w:rsid w:val="006A6689"/>
    <w:rsid w:val="006B013B"/>
    <w:rsid w:val="006B1F06"/>
    <w:rsid w:val="006B58B0"/>
    <w:rsid w:val="006C0C82"/>
    <w:rsid w:val="006C27DC"/>
    <w:rsid w:val="006C300F"/>
    <w:rsid w:val="006C32CB"/>
    <w:rsid w:val="006C5029"/>
    <w:rsid w:val="006C6DD6"/>
    <w:rsid w:val="006C7F7A"/>
    <w:rsid w:val="006D0409"/>
    <w:rsid w:val="006D333E"/>
    <w:rsid w:val="006D419A"/>
    <w:rsid w:val="006D49FF"/>
    <w:rsid w:val="006D5B58"/>
    <w:rsid w:val="006E0803"/>
    <w:rsid w:val="006F0A51"/>
    <w:rsid w:val="006F5FCC"/>
    <w:rsid w:val="00700565"/>
    <w:rsid w:val="00700D8A"/>
    <w:rsid w:val="00702421"/>
    <w:rsid w:val="00704A65"/>
    <w:rsid w:val="0070552D"/>
    <w:rsid w:val="00711C7F"/>
    <w:rsid w:val="00715DE7"/>
    <w:rsid w:val="00715E21"/>
    <w:rsid w:val="0072430E"/>
    <w:rsid w:val="007256FF"/>
    <w:rsid w:val="00726751"/>
    <w:rsid w:val="00730F7C"/>
    <w:rsid w:val="00732673"/>
    <w:rsid w:val="007373CF"/>
    <w:rsid w:val="00743F93"/>
    <w:rsid w:val="00745C56"/>
    <w:rsid w:val="00747F4A"/>
    <w:rsid w:val="0075024C"/>
    <w:rsid w:val="0075077A"/>
    <w:rsid w:val="0075298E"/>
    <w:rsid w:val="00753A5D"/>
    <w:rsid w:val="007567BB"/>
    <w:rsid w:val="00761144"/>
    <w:rsid w:val="00764AC5"/>
    <w:rsid w:val="0076742B"/>
    <w:rsid w:val="007700ED"/>
    <w:rsid w:val="007748FA"/>
    <w:rsid w:val="0078676A"/>
    <w:rsid w:val="007871C1"/>
    <w:rsid w:val="00791ECB"/>
    <w:rsid w:val="007939E4"/>
    <w:rsid w:val="00795FA2"/>
    <w:rsid w:val="00796637"/>
    <w:rsid w:val="00796F57"/>
    <w:rsid w:val="0079781A"/>
    <w:rsid w:val="00797CFE"/>
    <w:rsid w:val="007A1450"/>
    <w:rsid w:val="007A3A8A"/>
    <w:rsid w:val="007A4B97"/>
    <w:rsid w:val="007A6946"/>
    <w:rsid w:val="007B4D65"/>
    <w:rsid w:val="007C0135"/>
    <w:rsid w:val="007C15A6"/>
    <w:rsid w:val="007C474F"/>
    <w:rsid w:val="007C7670"/>
    <w:rsid w:val="007D0A39"/>
    <w:rsid w:val="007D315B"/>
    <w:rsid w:val="007D3B5B"/>
    <w:rsid w:val="007E5719"/>
    <w:rsid w:val="007E6296"/>
    <w:rsid w:val="007F5A2E"/>
    <w:rsid w:val="00802D99"/>
    <w:rsid w:val="00803E8E"/>
    <w:rsid w:val="008044AB"/>
    <w:rsid w:val="00805292"/>
    <w:rsid w:val="00806B69"/>
    <w:rsid w:val="00810E2B"/>
    <w:rsid w:val="00811D9D"/>
    <w:rsid w:val="00812342"/>
    <w:rsid w:val="00813D86"/>
    <w:rsid w:val="00814901"/>
    <w:rsid w:val="00816F6F"/>
    <w:rsid w:val="00821C2A"/>
    <w:rsid w:val="008231C3"/>
    <w:rsid w:val="008248CC"/>
    <w:rsid w:val="008264E2"/>
    <w:rsid w:val="008272D0"/>
    <w:rsid w:val="0083017E"/>
    <w:rsid w:val="00830A33"/>
    <w:rsid w:val="00831930"/>
    <w:rsid w:val="00833328"/>
    <w:rsid w:val="0083459F"/>
    <w:rsid w:val="00834C90"/>
    <w:rsid w:val="008401A6"/>
    <w:rsid w:val="0084468A"/>
    <w:rsid w:val="00852639"/>
    <w:rsid w:val="0085593F"/>
    <w:rsid w:val="00867A22"/>
    <w:rsid w:val="00880D12"/>
    <w:rsid w:val="00883EF6"/>
    <w:rsid w:val="008856AF"/>
    <w:rsid w:val="00896412"/>
    <w:rsid w:val="008A054F"/>
    <w:rsid w:val="008A08D1"/>
    <w:rsid w:val="008A625A"/>
    <w:rsid w:val="008A6317"/>
    <w:rsid w:val="008B26BB"/>
    <w:rsid w:val="008C4CBD"/>
    <w:rsid w:val="008C4FFA"/>
    <w:rsid w:val="008C759B"/>
    <w:rsid w:val="008D1F46"/>
    <w:rsid w:val="008E1F3C"/>
    <w:rsid w:val="008E21A7"/>
    <w:rsid w:val="008E2BF3"/>
    <w:rsid w:val="008E36A6"/>
    <w:rsid w:val="008E3EB3"/>
    <w:rsid w:val="008F09C9"/>
    <w:rsid w:val="008F1094"/>
    <w:rsid w:val="00900443"/>
    <w:rsid w:val="00905F17"/>
    <w:rsid w:val="0090665F"/>
    <w:rsid w:val="0090793B"/>
    <w:rsid w:val="00907FA2"/>
    <w:rsid w:val="00914290"/>
    <w:rsid w:val="009157CC"/>
    <w:rsid w:val="00921A3A"/>
    <w:rsid w:val="00922AD6"/>
    <w:rsid w:val="00925DC1"/>
    <w:rsid w:val="00926C0A"/>
    <w:rsid w:val="0092767A"/>
    <w:rsid w:val="00932F66"/>
    <w:rsid w:val="009339F1"/>
    <w:rsid w:val="009373D2"/>
    <w:rsid w:val="00941A16"/>
    <w:rsid w:val="0094404A"/>
    <w:rsid w:val="00944246"/>
    <w:rsid w:val="009475EC"/>
    <w:rsid w:val="00952699"/>
    <w:rsid w:val="00956D42"/>
    <w:rsid w:val="009642BF"/>
    <w:rsid w:val="00966404"/>
    <w:rsid w:val="009675FB"/>
    <w:rsid w:val="00970DC0"/>
    <w:rsid w:val="0097362B"/>
    <w:rsid w:val="00973ADE"/>
    <w:rsid w:val="00974560"/>
    <w:rsid w:val="0098002E"/>
    <w:rsid w:val="00981662"/>
    <w:rsid w:val="0098710D"/>
    <w:rsid w:val="009900C1"/>
    <w:rsid w:val="009917F0"/>
    <w:rsid w:val="009A4227"/>
    <w:rsid w:val="009A7738"/>
    <w:rsid w:val="009B2DCE"/>
    <w:rsid w:val="009B3C03"/>
    <w:rsid w:val="009B5003"/>
    <w:rsid w:val="009B60E8"/>
    <w:rsid w:val="009C05D0"/>
    <w:rsid w:val="009C1280"/>
    <w:rsid w:val="009C3D54"/>
    <w:rsid w:val="009C68C5"/>
    <w:rsid w:val="009D2BED"/>
    <w:rsid w:val="009D4A26"/>
    <w:rsid w:val="009D4E0C"/>
    <w:rsid w:val="009D55A1"/>
    <w:rsid w:val="009D65BC"/>
    <w:rsid w:val="009D7E29"/>
    <w:rsid w:val="009E04F3"/>
    <w:rsid w:val="009E204E"/>
    <w:rsid w:val="009E46EF"/>
    <w:rsid w:val="009E59F5"/>
    <w:rsid w:val="009E64F2"/>
    <w:rsid w:val="009F1C1B"/>
    <w:rsid w:val="009F5BCF"/>
    <w:rsid w:val="009F6DF5"/>
    <w:rsid w:val="009F6EC9"/>
    <w:rsid w:val="009F7D11"/>
    <w:rsid w:val="00A00F36"/>
    <w:rsid w:val="00A06369"/>
    <w:rsid w:val="00A0767A"/>
    <w:rsid w:val="00A078BD"/>
    <w:rsid w:val="00A07FA0"/>
    <w:rsid w:val="00A15AD1"/>
    <w:rsid w:val="00A17FF8"/>
    <w:rsid w:val="00A2206A"/>
    <w:rsid w:val="00A25C53"/>
    <w:rsid w:val="00A30902"/>
    <w:rsid w:val="00A31D02"/>
    <w:rsid w:val="00A32B3C"/>
    <w:rsid w:val="00A3417B"/>
    <w:rsid w:val="00A3485B"/>
    <w:rsid w:val="00A34BC9"/>
    <w:rsid w:val="00A355CC"/>
    <w:rsid w:val="00A3671B"/>
    <w:rsid w:val="00A36E39"/>
    <w:rsid w:val="00A412CE"/>
    <w:rsid w:val="00A445BE"/>
    <w:rsid w:val="00A51544"/>
    <w:rsid w:val="00A53FDD"/>
    <w:rsid w:val="00A575B6"/>
    <w:rsid w:val="00A64748"/>
    <w:rsid w:val="00A6560F"/>
    <w:rsid w:val="00A75DE4"/>
    <w:rsid w:val="00A83E5A"/>
    <w:rsid w:val="00A84763"/>
    <w:rsid w:val="00A852CD"/>
    <w:rsid w:val="00A860AD"/>
    <w:rsid w:val="00A90B52"/>
    <w:rsid w:val="00A92182"/>
    <w:rsid w:val="00A94D2E"/>
    <w:rsid w:val="00A95383"/>
    <w:rsid w:val="00A9612E"/>
    <w:rsid w:val="00A9759A"/>
    <w:rsid w:val="00AA0563"/>
    <w:rsid w:val="00AA09C3"/>
    <w:rsid w:val="00AA2971"/>
    <w:rsid w:val="00AB31EA"/>
    <w:rsid w:val="00AB3B9D"/>
    <w:rsid w:val="00AB4F27"/>
    <w:rsid w:val="00AB7EC6"/>
    <w:rsid w:val="00AC2540"/>
    <w:rsid w:val="00AC3BFF"/>
    <w:rsid w:val="00AC4DA7"/>
    <w:rsid w:val="00AD029D"/>
    <w:rsid w:val="00AD1481"/>
    <w:rsid w:val="00AD42FB"/>
    <w:rsid w:val="00AD43A9"/>
    <w:rsid w:val="00AD4D97"/>
    <w:rsid w:val="00AD720D"/>
    <w:rsid w:val="00AE40EA"/>
    <w:rsid w:val="00AE681E"/>
    <w:rsid w:val="00AF32A8"/>
    <w:rsid w:val="00AF4562"/>
    <w:rsid w:val="00AF69B6"/>
    <w:rsid w:val="00B00F60"/>
    <w:rsid w:val="00B01A59"/>
    <w:rsid w:val="00B10834"/>
    <w:rsid w:val="00B1186F"/>
    <w:rsid w:val="00B2316B"/>
    <w:rsid w:val="00B2487A"/>
    <w:rsid w:val="00B24A69"/>
    <w:rsid w:val="00B3201F"/>
    <w:rsid w:val="00B3265B"/>
    <w:rsid w:val="00B327B0"/>
    <w:rsid w:val="00B402DD"/>
    <w:rsid w:val="00B415CE"/>
    <w:rsid w:val="00B44201"/>
    <w:rsid w:val="00B45288"/>
    <w:rsid w:val="00B45F8D"/>
    <w:rsid w:val="00B5315C"/>
    <w:rsid w:val="00B55661"/>
    <w:rsid w:val="00B560F0"/>
    <w:rsid w:val="00B570CF"/>
    <w:rsid w:val="00B62675"/>
    <w:rsid w:val="00B6765D"/>
    <w:rsid w:val="00B765BD"/>
    <w:rsid w:val="00B80384"/>
    <w:rsid w:val="00B829C4"/>
    <w:rsid w:val="00B830BD"/>
    <w:rsid w:val="00B85F60"/>
    <w:rsid w:val="00B91D1D"/>
    <w:rsid w:val="00B94947"/>
    <w:rsid w:val="00B9554A"/>
    <w:rsid w:val="00B95BD8"/>
    <w:rsid w:val="00BB1413"/>
    <w:rsid w:val="00BB6AFD"/>
    <w:rsid w:val="00BB7666"/>
    <w:rsid w:val="00BC1D4D"/>
    <w:rsid w:val="00BC4C58"/>
    <w:rsid w:val="00BC5B38"/>
    <w:rsid w:val="00BC6182"/>
    <w:rsid w:val="00BC6E83"/>
    <w:rsid w:val="00BC744A"/>
    <w:rsid w:val="00BC78C2"/>
    <w:rsid w:val="00BD4123"/>
    <w:rsid w:val="00BD6DBA"/>
    <w:rsid w:val="00BE07C0"/>
    <w:rsid w:val="00BE5B31"/>
    <w:rsid w:val="00BF0AB1"/>
    <w:rsid w:val="00BF47CE"/>
    <w:rsid w:val="00C0086E"/>
    <w:rsid w:val="00C01C8C"/>
    <w:rsid w:val="00C01C9E"/>
    <w:rsid w:val="00C01F51"/>
    <w:rsid w:val="00C0236C"/>
    <w:rsid w:val="00C11763"/>
    <w:rsid w:val="00C20A51"/>
    <w:rsid w:val="00C26196"/>
    <w:rsid w:val="00C2748F"/>
    <w:rsid w:val="00C27F87"/>
    <w:rsid w:val="00C330C2"/>
    <w:rsid w:val="00C4002F"/>
    <w:rsid w:val="00C45FF6"/>
    <w:rsid w:val="00C465A1"/>
    <w:rsid w:val="00C5557D"/>
    <w:rsid w:val="00C557DB"/>
    <w:rsid w:val="00C63785"/>
    <w:rsid w:val="00C64737"/>
    <w:rsid w:val="00C66781"/>
    <w:rsid w:val="00C66E9C"/>
    <w:rsid w:val="00C67476"/>
    <w:rsid w:val="00C704F7"/>
    <w:rsid w:val="00C73215"/>
    <w:rsid w:val="00C7420A"/>
    <w:rsid w:val="00C75E5D"/>
    <w:rsid w:val="00C766CA"/>
    <w:rsid w:val="00C846BB"/>
    <w:rsid w:val="00C84CAF"/>
    <w:rsid w:val="00C95F5F"/>
    <w:rsid w:val="00CA4275"/>
    <w:rsid w:val="00CA62FD"/>
    <w:rsid w:val="00CB375B"/>
    <w:rsid w:val="00CB37B2"/>
    <w:rsid w:val="00CB7402"/>
    <w:rsid w:val="00CC14BB"/>
    <w:rsid w:val="00CC6E03"/>
    <w:rsid w:val="00CD5422"/>
    <w:rsid w:val="00CE6627"/>
    <w:rsid w:val="00CF0E60"/>
    <w:rsid w:val="00CF17B4"/>
    <w:rsid w:val="00CF1A28"/>
    <w:rsid w:val="00CF58FF"/>
    <w:rsid w:val="00D11AD3"/>
    <w:rsid w:val="00D14737"/>
    <w:rsid w:val="00D172B5"/>
    <w:rsid w:val="00D201F2"/>
    <w:rsid w:val="00D21F43"/>
    <w:rsid w:val="00D22531"/>
    <w:rsid w:val="00D23C81"/>
    <w:rsid w:val="00D3200A"/>
    <w:rsid w:val="00D405F6"/>
    <w:rsid w:val="00D41A6F"/>
    <w:rsid w:val="00D41E7D"/>
    <w:rsid w:val="00D4582C"/>
    <w:rsid w:val="00D46D12"/>
    <w:rsid w:val="00D5405D"/>
    <w:rsid w:val="00D56C17"/>
    <w:rsid w:val="00D602AB"/>
    <w:rsid w:val="00D622FC"/>
    <w:rsid w:val="00D65C9F"/>
    <w:rsid w:val="00D66925"/>
    <w:rsid w:val="00D676A8"/>
    <w:rsid w:val="00D725F4"/>
    <w:rsid w:val="00D73F45"/>
    <w:rsid w:val="00D830D8"/>
    <w:rsid w:val="00D840F6"/>
    <w:rsid w:val="00D86185"/>
    <w:rsid w:val="00D92501"/>
    <w:rsid w:val="00D93373"/>
    <w:rsid w:val="00D94ACC"/>
    <w:rsid w:val="00D96B16"/>
    <w:rsid w:val="00D97065"/>
    <w:rsid w:val="00DA54FA"/>
    <w:rsid w:val="00DB09CA"/>
    <w:rsid w:val="00DB1762"/>
    <w:rsid w:val="00DB1ECD"/>
    <w:rsid w:val="00DB2FA0"/>
    <w:rsid w:val="00DB4132"/>
    <w:rsid w:val="00DB611E"/>
    <w:rsid w:val="00DC006B"/>
    <w:rsid w:val="00DC1CBC"/>
    <w:rsid w:val="00DC2C1E"/>
    <w:rsid w:val="00DC5769"/>
    <w:rsid w:val="00DD3387"/>
    <w:rsid w:val="00DD4539"/>
    <w:rsid w:val="00DE2529"/>
    <w:rsid w:val="00DE42A8"/>
    <w:rsid w:val="00DE7C62"/>
    <w:rsid w:val="00DF13C8"/>
    <w:rsid w:val="00DF59E4"/>
    <w:rsid w:val="00DF78DF"/>
    <w:rsid w:val="00E014A3"/>
    <w:rsid w:val="00E04855"/>
    <w:rsid w:val="00E052A8"/>
    <w:rsid w:val="00E10B48"/>
    <w:rsid w:val="00E12EB9"/>
    <w:rsid w:val="00E13BF9"/>
    <w:rsid w:val="00E15925"/>
    <w:rsid w:val="00E16A4A"/>
    <w:rsid w:val="00E17E0A"/>
    <w:rsid w:val="00E20653"/>
    <w:rsid w:val="00E20E64"/>
    <w:rsid w:val="00E23780"/>
    <w:rsid w:val="00E23E82"/>
    <w:rsid w:val="00E246F2"/>
    <w:rsid w:val="00E339A0"/>
    <w:rsid w:val="00E36C33"/>
    <w:rsid w:val="00E372B8"/>
    <w:rsid w:val="00E4219F"/>
    <w:rsid w:val="00E42F96"/>
    <w:rsid w:val="00E47C3E"/>
    <w:rsid w:val="00E52D9A"/>
    <w:rsid w:val="00E554BA"/>
    <w:rsid w:val="00E63790"/>
    <w:rsid w:val="00E66768"/>
    <w:rsid w:val="00E71B3C"/>
    <w:rsid w:val="00E72AF1"/>
    <w:rsid w:val="00E72EBD"/>
    <w:rsid w:val="00E736D7"/>
    <w:rsid w:val="00E75840"/>
    <w:rsid w:val="00E77385"/>
    <w:rsid w:val="00E77CD7"/>
    <w:rsid w:val="00E8425E"/>
    <w:rsid w:val="00E850B5"/>
    <w:rsid w:val="00E87D8C"/>
    <w:rsid w:val="00E92B66"/>
    <w:rsid w:val="00E955BB"/>
    <w:rsid w:val="00E959C8"/>
    <w:rsid w:val="00E960DE"/>
    <w:rsid w:val="00EA4211"/>
    <w:rsid w:val="00EA42BF"/>
    <w:rsid w:val="00EA481B"/>
    <w:rsid w:val="00EA571E"/>
    <w:rsid w:val="00EA5994"/>
    <w:rsid w:val="00EB23DE"/>
    <w:rsid w:val="00EB5EB8"/>
    <w:rsid w:val="00EB674C"/>
    <w:rsid w:val="00EB7122"/>
    <w:rsid w:val="00EB7802"/>
    <w:rsid w:val="00EC11E4"/>
    <w:rsid w:val="00EC185C"/>
    <w:rsid w:val="00EC415E"/>
    <w:rsid w:val="00ED459E"/>
    <w:rsid w:val="00ED4A23"/>
    <w:rsid w:val="00ED5A15"/>
    <w:rsid w:val="00EE4918"/>
    <w:rsid w:val="00EE7400"/>
    <w:rsid w:val="00EE7724"/>
    <w:rsid w:val="00EE7D5C"/>
    <w:rsid w:val="00EF4314"/>
    <w:rsid w:val="00EF6B42"/>
    <w:rsid w:val="00F03C76"/>
    <w:rsid w:val="00F07BF3"/>
    <w:rsid w:val="00F1301D"/>
    <w:rsid w:val="00F13A14"/>
    <w:rsid w:val="00F13A8F"/>
    <w:rsid w:val="00F157D0"/>
    <w:rsid w:val="00F15B8E"/>
    <w:rsid w:val="00F20DEC"/>
    <w:rsid w:val="00F23553"/>
    <w:rsid w:val="00F24FD4"/>
    <w:rsid w:val="00F262B4"/>
    <w:rsid w:val="00F31680"/>
    <w:rsid w:val="00F31760"/>
    <w:rsid w:val="00F31F45"/>
    <w:rsid w:val="00F37EF4"/>
    <w:rsid w:val="00F43704"/>
    <w:rsid w:val="00F43B93"/>
    <w:rsid w:val="00F45EA5"/>
    <w:rsid w:val="00F47DF1"/>
    <w:rsid w:val="00F5152E"/>
    <w:rsid w:val="00F541C7"/>
    <w:rsid w:val="00F571BB"/>
    <w:rsid w:val="00F57262"/>
    <w:rsid w:val="00F600C1"/>
    <w:rsid w:val="00F61355"/>
    <w:rsid w:val="00F62BE5"/>
    <w:rsid w:val="00F65D20"/>
    <w:rsid w:val="00F66F24"/>
    <w:rsid w:val="00F72693"/>
    <w:rsid w:val="00F747AE"/>
    <w:rsid w:val="00F775C0"/>
    <w:rsid w:val="00F845B7"/>
    <w:rsid w:val="00F870EB"/>
    <w:rsid w:val="00F91E90"/>
    <w:rsid w:val="00F93356"/>
    <w:rsid w:val="00F9430B"/>
    <w:rsid w:val="00F95DD6"/>
    <w:rsid w:val="00FA0399"/>
    <w:rsid w:val="00FA228F"/>
    <w:rsid w:val="00FA4395"/>
    <w:rsid w:val="00FA4833"/>
    <w:rsid w:val="00FA744D"/>
    <w:rsid w:val="00FA7DEC"/>
    <w:rsid w:val="00FB15B0"/>
    <w:rsid w:val="00FB1A64"/>
    <w:rsid w:val="00FB28E8"/>
    <w:rsid w:val="00FB7BD9"/>
    <w:rsid w:val="00FC0780"/>
    <w:rsid w:val="00FC1ADF"/>
    <w:rsid w:val="00FC2148"/>
    <w:rsid w:val="00FC4070"/>
    <w:rsid w:val="00FD14C3"/>
    <w:rsid w:val="00FD5E39"/>
    <w:rsid w:val="00FD6510"/>
    <w:rsid w:val="00FD6B5F"/>
    <w:rsid w:val="00FE057C"/>
    <w:rsid w:val="00FE2314"/>
    <w:rsid w:val="00FE3481"/>
    <w:rsid w:val="00FE55F6"/>
    <w:rsid w:val="00FE72BF"/>
    <w:rsid w:val="00FF3902"/>
    <w:rsid w:val="00FF6D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2">
      <o:colormenu v:ext="edit" fillcolor="gray"/>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366D"/>
    <w:rPr>
      <w:rFonts w:ascii="Arial" w:hAnsi="Arial"/>
      <w:sz w:val="18"/>
      <w:szCs w:val="24"/>
    </w:rPr>
  </w:style>
  <w:style w:type="paragraph" w:styleId="Heading1">
    <w:name w:val="heading 1"/>
    <w:basedOn w:val="Normal"/>
    <w:qFormat/>
    <w:rsid w:val="00352DFF"/>
    <w:pPr>
      <w:spacing w:before="100" w:beforeAutospacing="1" w:after="100" w:afterAutospacing="1"/>
      <w:outlineLvl w:val="0"/>
    </w:pPr>
    <w:rPr>
      <w:rFonts w:cs="Arial"/>
      <w:b/>
      <w:bCs/>
      <w:color w:val="000000"/>
      <w:kern w:val="36"/>
      <w:sz w:val="27"/>
      <w:szCs w:val="27"/>
    </w:rPr>
  </w:style>
  <w:style w:type="paragraph" w:styleId="Heading2">
    <w:name w:val="heading 2"/>
    <w:basedOn w:val="Normal"/>
    <w:qFormat/>
    <w:rsid w:val="00352DFF"/>
    <w:pPr>
      <w:spacing w:before="100" w:beforeAutospacing="1" w:after="100" w:afterAutospacing="1"/>
      <w:outlineLvl w:val="1"/>
    </w:pPr>
    <w:rPr>
      <w:rFonts w:cs="Arial"/>
      <w:b/>
      <w:bCs/>
      <w:sz w:val="24"/>
    </w:rPr>
  </w:style>
  <w:style w:type="paragraph" w:styleId="Heading3">
    <w:name w:val="heading 3"/>
    <w:basedOn w:val="Normal"/>
    <w:qFormat/>
    <w:rsid w:val="003535D4"/>
    <w:pPr>
      <w:spacing w:before="100" w:beforeAutospacing="1" w:after="100" w:afterAutospacing="1"/>
      <w:ind w:left="270"/>
      <w:outlineLvl w:val="2"/>
    </w:pPr>
    <w:rPr>
      <w:rFonts w:cs="Arial"/>
      <w:b/>
      <w:bCs/>
      <w:color w:val="808080"/>
      <w:sz w:val="21"/>
      <w:szCs w:val="21"/>
    </w:rPr>
  </w:style>
  <w:style w:type="paragraph" w:styleId="Heading4">
    <w:name w:val="heading 4"/>
    <w:basedOn w:val="Normal"/>
    <w:qFormat/>
    <w:rsid w:val="003535D4"/>
    <w:pPr>
      <w:spacing w:before="100" w:beforeAutospacing="1" w:after="100" w:afterAutospacing="1"/>
      <w:ind w:left="600"/>
      <w:outlineLvl w:val="3"/>
    </w:pPr>
    <w:rPr>
      <w:rFonts w:cs="Arial"/>
      <w:b/>
      <w:bCs/>
      <w:color w:val="80808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535D4"/>
    <w:pPr>
      <w:spacing w:before="100" w:beforeAutospacing="1" w:after="100" w:afterAutospacing="1"/>
      <w:ind w:left="600"/>
    </w:pPr>
    <w:rPr>
      <w:rFonts w:cs="Arial"/>
      <w:color w:val="000000"/>
      <w:szCs w:val="18"/>
    </w:rPr>
  </w:style>
  <w:style w:type="character" w:styleId="Hyperlink">
    <w:name w:val="Hyperlink"/>
    <w:basedOn w:val="DefaultParagraphFont"/>
    <w:uiPriority w:val="99"/>
    <w:rsid w:val="003535D4"/>
    <w:rPr>
      <w:color w:val="0000FF"/>
      <w:u w:val="single"/>
    </w:rPr>
  </w:style>
  <w:style w:type="character" w:styleId="FollowedHyperlink">
    <w:name w:val="FollowedHyperlink"/>
    <w:basedOn w:val="DefaultParagraphFont"/>
    <w:rsid w:val="003535D4"/>
    <w:rPr>
      <w:color w:val="0000FF"/>
      <w:u w:val="single"/>
    </w:rPr>
  </w:style>
  <w:style w:type="paragraph" w:styleId="Header">
    <w:name w:val="header"/>
    <w:basedOn w:val="Normal"/>
    <w:rsid w:val="008A08D1"/>
    <w:pPr>
      <w:tabs>
        <w:tab w:val="center" w:pos="4320"/>
        <w:tab w:val="right" w:pos="8640"/>
      </w:tabs>
    </w:pPr>
  </w:style>
  <w:style w:type="paragraph" w:styleId="Footer">
    <w:name w:val="footer"/>
    <w:basedOn w:val="Normal"/>
    <w:rsid w:val="008A08D1"/>
    <w:pPr>
      <w:tabs>
        <w:tab w:val="center" w:pos="4320"/>
        <w:tab w:val="right" w:pos="8640"/>
      </w:tabs>
    </w:pPr>
  </w:style>
  <w:style w:type="paragraph" w:styleId="BalloonText">
    <w:name w:val="Balloon Text"/>
    <w:basedOn w:val="Normal"/>
    <w:link w:val="BalloonTextChar"/>
    <w:rsid w:val="000359AE"/>
    <w:rPr>
      <w:rFonts w:ascii="Tahoma" w:hAnsi="Tahoma" w:cs="Tahoma"/>
      <w:sz w:val="16"/>
      <w:szCs w:val="16"/>
    </w:rPr>
  </w:style>
  <w:style w:type="character" w:customStyle="1" w:styleId="BalloonTextChar">
    <w:name w:val="Balloon Text Char"/>
    <w:basedOn w:val="DefaultParagraphFont"/>
    <w:link w:val="BalloonText"/>
    <w:rsid w:val="000359AE"/>
    <w:rPr>
      <w:rFonts w:ascii="Tahoma" w:hAnsi="Tahoma" w:cs="Tahoma"/>
      <w:sz w:val="16"/>
      <w:szCs w:val="16"/>
      <w:lang w:eastAsia="en-US"/>
    </w:rPr>
  </w:style>
  <w:style w:type="paragraph" w:styleId="NoSpacing">
    <w:name w:val="No Spacing"/>
    <w:uiPriority w:val="1"/>
    <w:qFormat/>
    <w:rsid w:val="009D7E29"/>
    <w:rPr>
      <w:rFonts w:ascii="Arial" w:hAnsi="Arial"/>
      <w:sz w:val="18"/>
      <w:szCs w:val="24"/>
    </w:rPr>
  </w:style>
  <w:style w:type="character" w:customStyle="1" w:styleId="Monospace">
    <w:name w:val="Monospace"/>
    <w:basedOn w:val="DefaultParagraphFont"/>
    <w:qFormat/>
    <w:rsid w:val="00D405F6"/>
    <w:rPr>
      <w:rFonts w:ascii="Courier New" w:hAnsi="Courier New" w:cs="Courier New"/>
      <w:color w:val="auto"/>
      <w:sz w:val="18"/>
    </w:rPr>
  </w:style>
  <w:style w:type="paragraph" w:styleId="ListParagraph">
    <w:name w:val="List Paragraph"/>
    <w:basedOn w:val="Normal"/>
    <w:uiPriority w:val="34"/>
    <w:qFormat/>
    <w:rsid w:val="005D6109"/>
    <w:pPr>
      <w:spacing w:after="200" w:line="276" w:lineRule="auto"/>
      <w:ind w:left="720"/>
      <w:contextualSpacing/>
    </w:pPr>
    <w:rPr>
      <w:rFonts w:asciiTheme="minorHAnsi" w:eastAsiaTheme="minorHAnsi"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28246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731274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76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256565">
      <w:marLeft w:val="0"/>
      <w:marRight w:val="0"/>
      <w:marTop w:val="0"/>
      <w:marBottom w:val="0"/>
      <w:divBdr>
        <w:top w:val="none" w:sz="0" w:space="0" w:color="auto"/>
        <w:left w:val="none" w:sz="0" w:space="0" w:color="auto"/>
        <w:bottom w:val="none" w:sz="0" w:space="0" w:color="auto"/>
        <w:right w:val="none" w:sz="0" w:space="0" w:color="auto"/>
      </w:divBdr>
    </w:div>
    <w:div w:id="2104689729">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igital.ni.com/public.nsf/allkb/A22F95B2007DA53B8625773E0063657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p4.natinst.com/browser/perforce/TestStand/WebPages/proposals/TestStand45/SMPinVIs/SMP%20in%20VIs.do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p4.natinst.com/browser/perforce/TestStand/WebPages/TestCases/Adapters/LabVIEW/SMPin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TestStand Test Plan Template</vt:lpstr>
    </vt:vector>
  </TitlesOfParts>
  <Company>National Instruments</Company>
  <LinksUpToDate>false</LinksUpToDate>
  <CharactersWithSpaces>11075</CharactersWithSpaces>
  <SharedDoc>false</SharedDoc>
  <HLinks>
    <vt:vector size="6" baseType="variant">
      <vt:variant>
        <vt:i4>5636115</vt:i4>
      </vt:variant>
      <vt:variant>
        <vt:i4>3</vt:i4>
      </vt:variant>
      <vt:variant>
        <vt:i4>0</vt:i4>
      </vt:variant>
      <vt:variant>
        <vt:i4>5</vt:i4>
      </vt:variant>
      <vt:variant>
        <vt:lpwstr>../StandardTest/Dialogs.html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TestStand Test Plan Template</dc:title>
  <dc:creator>Isaac Squires</dc:creator>
  <cp:lastModifiedBy>inkundun</cp:lastModifiedBy>
  <cp:revision>3</cp:revision>
  <dcterms:created xsi:type="dcterms:W3CDTF">2013-11-08T12:46:00Z</dcterms:created>
  <dcterms:modified xsi:type="dcterms:W3CDTF">2014-03-11T06:00:00Z</dcterms:modified>
</cp:coreProperties>
</file>