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comments.xml" ContentType="application/vnd.openxmlformats-officedocument.wordprocessingml.comment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2BC8" w:rsidRDefault="00302BC8" w:rsidP="00154DCA">
      <w:pPr>
        <w:pStyle w:val="Appendix"/>
        <w:numPr>
          <w:ilvl w:val="0"/>
          <w:numId w:val="1"/>
        </w:numPr>
        <w:rPr>
          <w:w w:val="100"/>
        </w:rPr>
      </w:pPr>
      <w:bookmarkStart w:id="0" w:name="RTF350030003500320039003a00"/>
    </w:p>
    <w:bookmarkEnd w:id="0"/>
    <w:commentRangeStart w:id="1"/>
    <w:p w:rsidR="00302BC8" w:rsidRDefault="00E221F4">
      <w:pPr>
        <w:pStyle w:val="ChapAppxtitle"/>
        <w:rPr>
          <w:w w:val="100"/>
        </w:rPr>
      </w:pPr>
      <w:r>
        <w:rPr>
          <w:w w:val="100"/>
        </w:rPr>
        <w:fldChar w:fldCharType="begin"/>
      </w:r>
      <w:r w:rsidR="00C6433B">
        <w:rPr>
          <w:w w:val="100"/>
        </w:rPr>
        <w:instrText>xe "process models:architecture"</w:instrText>
      </w:r>
      <w:r>
        <w:rPr>
          <w:w w:val="100"/>
        </w:rPr>
        <w:fldChar w:fldCharType="end"/>
      </w:r>
      <w:bookmarkStart w:id="2" w:name="RTF330032003000300031003a00"/>
      <w:r w:rsidR="00C6433B">
        <w:rPr>
          <w:w w:val="100"/>
        </w:rPr>
        <w:t>Pro</w:t>
      </w:r>
      <w:bookmarkEnd w:id="2"/>
      <w:r w:rsidR="00C6433B">
        <w:rPr>
          <w:w w:val="100"/>
        </w:rPr>
        <w:t>cess Model Architecture</w:t>
      </w:r>
      <w:commentRangeEnd w:id="1"/>
      <w:r w:rsidR="005D006B">
        <w:rPr>
          <w:rStyle w:val="CommentReference"/>
          <w:rFonts w:ascii="Calibri" w:hAnsi="Calibri" w:cs="Times New Roman"/>
          <w:b w:val="0"/>
          <w:bCs w:val="0"/>
          <w:color w:val="auto"/>
          <w:w w:val="100"/>
        </w:rPr>
        <w:commentReference w:id="1"/>
      </w:r>
    </w:p>
    <w:p w:rsidR="00302BC8" w:rsidRDefault="00C6433B">
      <w:pPr>
        <w:pStyle w:val="Body1"/>
        <w:rPr>
          <w:w w:val="100"/>
        </w:rPr>
      </w:pPr>
      <w:r>
        <w:rPr>
          <w:w w:val="100"/>
        </w:rPr>
        <w:t xml:space="preserve">To better understand the information in this appendix, review the </w:t>
      </w:r>
      <w:r>
        <w:rPr>
          <w:rStyle w:val="ColorBlue"/>
          <w:i/>
          <w:iCs/>
          <w:w w:val="100"/>
        </w:rPr>
        <w:t>Process Models</w:t>
      </w:r>
      <w:r>
        <w:rPr>
          <w:w w:val="100"/>
        </w:rPr>
        <w:t xml:space="preserve"> section of Chapter 1, </w:t>
      </w:r>
      <w:r>
        <w:rPr>
          <w:rStyle w:val="ColorBlue"/>
          <w:i/>
          <w:iCs/>
          <w:w w:val="100"/>
        </w:rPr>
        <w:t>NI TestStand Architecture</w:t>
      </w:r>
      <w:r>
        <w:rPr>
          <w:w w:val="100"/>
        </w:rPr>
        <w:t>, which includes general information about process models, entry points, and the relationship between a process model and a client sequence file.</w:t>
      </w:r>
    </w:p>
    <w:p w:rsidR="00302BC8" w:rsidRDefault="00C6433B">
      <w:pPr>
        <w:pStyle w:val="Body"/>
        <w:rPr>
          <w:w w:val="100"/>
        </w:rPr>
      </w:pPr>
      <w:r>
        <w:rPr>
          <w:w w:val="100"/>
        </w:rPr>
        <w:t>The Sequential, Parallel, and Batch process models use the same basic structure for running a test sequence. Using the Test UUTs or Single Pass execution entry point, the process models run test sequences, generate reports, and log unit under test (UUT) results to a database according to configuration settings, as shown in Figure</w:t>
      </w:r>
      <w:r w:rsidR="00E221F4">
        <w:rPr>
          <w:w w:val="100"/>
        </w:rPr>
        <w:fldChar w:fldCharType="begin"/>
      </w:r>
      <w:r>
        <w:rPr>
          <w:w w:val="100"/>
        </w:rPr>
        <w:instrText xml:space="preserve"> REF  RTF390033003000390034003a00 \h</w:instrText>
      </w:r>
      <w:r w:rsidR="00E221F4">
        <w:rPr>
          <w:w w:val="100"/>
        </w:rPr>
      </w:r>
      <w:r w:rsidR="00E221F4">
        <w:rPr>
          <w:w w:val="100"/>
        </w:rPr>
        <w:fldChar w:fldCharType="separate"/>
      </w:r>
      <w:r>
        <w:rPr>
          <w:w w:val="100"/>
        </w:rPr>
        <w:t> A</w:t>
      </w:r>
      <w:r>
        <w:rPr>
          <w:rFonts w:ascii="MS Mincho" w:eastAsia="MS Mincho" w:hAnsi="MS Mincho" w:cs="MS Mincho" w:hint="eastAsia"/>
          <w:w w:val="100"/>
        </w:rPr>
        <w:t>‑</w:t>
      </w:r>
      <w:r>
        <w:rPr>
          <w:w w:val="100"/>
        </w:rPr>
        <w:t>1</w:t>
      </w:r>
      <w:r w:rsidR="00E221F4">
        <w:rPr>
          <w:w w:val="100"/>
        </w:rPr>
        <w:fldChar w:fldCharType="end"/>
      </w:r>
      <w:r>
        <w:rPr>
          <w:w w:val="100"/>
        </w:rPr>
        <w:t>.</w:t>
      </w:r>
    </w:p>
    <w:p w:rsidR="00302BC8" w:rsidRDefault="00C6433B">
      <w:pPr>
        <w:pStyle w:val="AnchorTOP"/>
        <w:rPr>
          <w:w w:val="100"/>
        </w:rPr>
      </w:pPr>
      <w:r>
        <w:rPr>
          <w:vanish/>
          <w:w w:val="100"/>
        </w:rPr>
        <w:lastRenderedPageBreak/>
        <w:t>process.eps</w:t>
      </w:r>
      <w:r w:rsidR="00E221F4" w:rsidRPr="00E221F4">
        <w:rPr>
          <w:w w:val="1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7.65pt;height:344.95pt">
            <v:imagedata r:id="rId9" o:title=""/>
          </v:shape>
        </w:pict>
      </w:r>
    </w:p>
    <w:p w:rsidR="00302BC8" w:rsidRDefault="00302BC8">
      <w:pPr>
        <w:pStyle w:val="PLDspacer"/>
        <w:rPr>
          <w:spacing w:val="1"/>
          <w:w w:val="100"/>
        </w:rPr>
      </w:pPr>
    </w:p>
    <w:p w:rsidR="00302BC8" w:rsidRDefault="00E221F4" w:rsidP="00154DCA">
      <w:pPr>
        <w:pStyle w:val="Figurecaption"/>
        <w:numPr>
          <w:ilvl w:val="0"/>
          <w:numId w:val="2"/>
        </w:numPr>
        <w:rPr>
          <w:w w:val="100"/>
        </w:rPr>
      </w:pPr>
      <w:r>
        <w:rPr>
          <w:w w:val="100"/>
        </w:rPr>
        <w:fldChar w:fldCharType="begin"/>
      </w:r>
      <w:r w:rsidR="00C6433B">
        <w:rPr>
          <w:w w:val="100"/>
        </w:rPr>
        <w:instrText>xe "process models:process flow (figure)"</w:instrText>
      </w:r>
      <w:r>
        <w:rPr>
          <w:w w:val="100"/>
        </w:rPr>
        <w:fldChar w:fldCharType="end"/>
      </w:r>
      <w:bookmarkStart w:id="3" w:name="RTF390033003000390034003a00"/>
      <w:r w:rsidR="00C6433B">
        <w:rPr>
          <w:w w:val="100"/>
        </w:rPr>
        <w:t>Process Flow</w:t>
      </w:r>
      <w:bookmarkEnd w:id="3"/>
    </w:p>
    <w:p w:rsidR="001B5E1F" w:rsidRPr="002C1D84" w:rsidRDefault="001B5E1F" w:rsidP="001B5E1F">
      <w:pPr>
        <w:pStyle w:val="Body"/>
        <w:numPr>
          <w:ilvl w:val="0"/>
          <w:numId w:val="2"/>
        </w:numPr>
        <w:rPr>
          <w:ins w:id="4" w:author="jgrey" w:date="2012-05-04T15:01:00Z"/>
          <w:i/>
        </w:rPr>
      </w:pPr>
      <w:ins w:id="5" w:author="jgrey" w:date="2012-05-04T15:01:00Z">
        <w:r w:rsidRPr="002C1D84">
          <w:rPr>
            <w:i/>
          </w:rPr>
          <w:t xml:space="preserve">[James] This diagram needs alteration. The Generate Report and Log Results to a Database boxes should be contained in a </w:t>
        </w:r>
        <w:r>
          <w:rPr>
            <w:i/>
          </w:rPr>
          <w:t xml:space="preserve">Model Plug-ins </w:t>
        </w:r>
        <w:r w:rsidRPr="002C1D84">
          <w:rPr>
            <w:i/>
          </w:rPr>
          <w:t xml:space="preserve"> box along with a “…” box.</w:t>
        </w:r>
        <w:r>
          <w:rPr>
            <w:i/>
          </w:rPr>
          <w:t xml:space="preserve"> Or maybe it should show all the plug-in hook locations like the tables in the plug-in appendix??</w:t>
        </w:r>
      </w:ins>
    </w:p>
    <w:p w:rsidR="00E467E1" w:rsidRDefault="00E467E1">
      <w:pPr>
        <w:pStyle w:val="Body"/>
        <w:rPr>
          <w:ins w:id="6" w:author="jgrey" w:date="2011-07-12T09:57:00Z"/>
          <w:w w:val="100"/>
        </w:rPr>
      </w:pPr>
    </w:p>
    <w:p w:rsidR="00302BC8" w:rsidRDefault="00C6433B">
      <w:pPr>
        <w:pStyle w:val="Body"/>
        <w:rPr>
          <w:w w:val="100"/>
        </w:rPr>
      </w:pPr>
      <w:r>
        <w:rPr>
          <w:w w:val="100"/>
        </w:rPr>
        <w:t xml:space="preserve">The main differences between the process models are the number of </w:t>
      </w:r>
      <w:r>
        <w:rPr>
          <w:w w:val="100"/>
        </w:rPr>
        <w:br/>
        <w:t>UUTs each process model runs for the Test UUTs or Single Pass Execution entry points and the way each process model relates to and synchronizes with UUTs.</w:t>
      </w:r>
    </w:p>
    <w:p w:rsidR="00302BC8" w:rsidRDefault="00C6433B">
      <w:pPr>
        <w:pStyle w:val="ApxLevel1Head"/>
        <w:pageBreakBefore/>
        <w:rPr>
          <w:w w:val="100"/>
        </w:rPr>
      </w:pPr>
      <w:r>
        <w:rPr>
          <w:w w:val="100"/>
        </w:rPr>
        <w:lastRenderedPageBreak/>
        <w:t>TestStand Process Models</w:t>
      </w:r>
    </w:p>
    <w:p w:rsidR="00302BC8" w:rsidRDefault="00C6433B">
      <w:pPr>
        <w:pStyle w:val="Body1"/>
        <w:rPr>
          <w:w w:val="100"/>
        </w:rPr>
      </w:pPr>
      <w:r>
        <w:rPr>
          <w:w w:val="100"/>
        </w:rPr>
        <w:t>The Sequential model is the default process model. The Parallel and Batch models include features to help you implement test stations for testing multiple UUTs at the same time.</w:t>
      </w:r>
    </w:p>
    <w:p w:rsidR="00302BC8" w:rsidRDefault="00C6433B">
      <w:pPr>
        <w:pStyle w:val="Body"/>
        <w:rPr>
          <w:w w:val="100"/>
        </w:rPr>
      </w:pPr>
      <w:r>
        <w:rPr>
          <w:w w:val="100"/>
        </w:rPr>
        <w:t>Table</w:t>
      </w:r>
      <w:r w:rsidR="00E221F4">
        <w:rPr>
          <w:w w:val="100"/>
        </w:rPr>
        <w:fldChar w:fldCharType="begin"/>
      </w:r>
      <w:r>
        <w:rPr>
          <w:w w:val="100"/>
        </w:rPr>
        <w:instrText xml:space="preserve"> REF  RTF370032003200340036003a00 \h</w:instrText>
      </w:r>
      <w:r w:rsidR="00E221F4">
        <w:rPr>
          <w:w w:val="100"/>
        </w:rPr>
      </w:r>
      <w:r w:rsidR="00E221F4">
        <w:rPr>
          <w:w w:val="100"/>
        </w:rPr>
        <w:fldChar w:fldCharType="separate"/>
      </w:r>
      <w:r>
        <w:rPr>
          <w:w w:val="100"/>
        </w:rPr>
        <w:t> A</w:t>
      </w:r>
      <w:r>
        <w:rPr>
          <w:rFonts w:ascii="MS Mincho" w:eastAsia="MS Mincho" w:hAnsi="MS Mincho" w:cs="MS Mincho" w:hint="eastAsia"/>
          <w:w w:val="100"/>
        </w:rPr>
        <w:t>‑</w:t>
      </w:r>
      <w:r>
        <w:rPr>
          <w:w w:val="100"/>
        </w:rPr>
        <w:t>1</w:t>
      </w:r>
      <w:r w:rsidR="00E221F4">
        <w:rPr>
          <w:w w:val="100"/>
        </w:rPr>
        <w:fldChar w:fldCharType="end"/>
      </w:r>
      <w:r>
        <w:rPr>
          <w:w w:val="100"/>
        </w:rPr>
        <w:t xml:space="preserve"> lists the process models and their respective sequence files.</w:t>
      </w:r>
    </w:p>
    <w:tbl>
      <w:tblPr>
        <w:tblW w:w="0" w:type="auto"/>
        <w:jc w:val="right"/>
        <w:tblLayout w:type="fixed"/>
        <w:tblCellMar>
          <w:top w:w="120" w:type="dxa"/>
          <w:left w:w="2" w:type="dxa"/>
          <w:bottom w:w="60" w:type="dxa"/>
          <w:right w:w="2" w:type="dxa"/>
        </w:tblCellMar>
        <w:tblLook w:val="0000"/>
      </w:tblPr>
      <w:tblGrid>
        <w:gridCol w:w="1660"/>
        <w:gridCol w:w="4260"/>
      </w:tblGrid>
      <w:tr w:rsidR="00302BC8" w:rsidRPr="00C6433B">
        <w:trPr>
          <w:jc w:val="right"/>
        </w:trPr>
        <w:tc>
          <w:tcPr>
            <w:tcW w:w="5920" w:type="dxa"/>
            <w:gridSpan w:val="2"/>
            <w:tcBorders>
              <w:top w:val="nil"/>
              <w:left w:val="nil"/>
              <w:bottom w:val="nil"/>
              <w:right w:val="nil"/>
            </w:tcBorders>
            <w:tcMar>
              <w:top w:w="120" w:type="dxa"/>
              <w:left w:w="2" w:type="dxa"/>
              <w:bottom w:w="60" w:type="dxa"/>
              <w:right w:w="2" w:type="dxa"/>
            </w:tcMar>
            <w:vAlign w:val="center"/>
          </w:tcPr>
          <w:p w:rsidR="00302BC8" w:rsidRPr="00C6433B" w:rsidRDefault="00E221F4" w:rsidP="00154DCA">
            <w:pPr>
              <w:pStyle w:val="Tablecaption"/>
              <w:numPr>
                <w:ilvl w:val="0"/>
                <w:numId w:val="3"/>
              </w:numPr>
              <w:rPr>
                <w:rFonts w:eastAsiaTheme="minorEastAsia"/>
              </w:rPr>
            </w:pPr>
            <w:r w:rsidRPr="00C6433B">
              <w:rPr>
                <w:rFonts w:eastAsiaTheme="minorEastAsia"/>
                <w:w w:val="100"/>
              </w:rPr>
              <w:fldChar w:fldCharType="begin"/>
            </w:r>
            <w:r w:rsidR="00C6433B" w:rsidRPr="00C6433B">
              <w:rPr>
                <w:rFonts w:eastAsiaTheme="minorEastAsia"/>
                <w:w w:val="100"/>
              </w:rPr>
              <w:instrText>xe "process models:process model location (table)"</w:instrText>
            </w:r>
            <w:r w:rsidRPr="00C6433B">
              <w:rPr>
                <w:rFonts w:eastAsiaTheme="minorEastAsia"/>
                <w:w w:val="100"/>
              </w:rPr>
              <w:fldChar w:fldCharType="end"/>
            </w:r>
            <w:bookmarkStart w:id="7" w:name="RTF370032003200340036003a00"/>
            <w:r w:rsidR="00C6433B" w:rsidRPr="00C6433B">
              <w:rPr>
                <w:rFonts w:eastAsiaTheme="minorEastAsia"/>
                <w:w w:val="100"/>
              </w:rPr>
              <w:t>Tes</w:t>
            </w:r>
            <w:bookmarkEnd w:id="7"/>
            <w:r w:rsidR="00C6433B" w:rsidRPr="00C6433B">
              <w:rPr>
                <w:rFonts w:eastAsiaTheme="minorEastAsia"/>
                <w:w w:val="100"/>
              </w:rPr>
              <w:t>tStand Process Models</w:t>
            </w:r>
          </w:p>
        </w:tc>
      </w:tr>
      <w:tr w:rsidR="00302BC8" w:rsidRPr="00C6433B">
        <w:trPr>
          <w:trHeight w:val="360"/>
          <w:jc w:val="right"/>
        </w:trPr>
        <w:tc>
          <w:tcPr>
            <w:tcW w:w="1660" w:type="dxa"/>
            <w:tcBorders>
              <w:top w:val="single" w:sz="4" w:space="0" w:color="000000"/>
              <w:left w:val="single" w:sz="4" w:space="0" w:color="000000"/>
              <w:bottom w:val="double" w:sz="4" w:space="0" w:color="000000"/>
              <w:right w:val="single" w:sz="4" w:space="0" w:color="000000"/>
            </w:tcBorders>
            <w:shd w:val="clear" w:color="000000" w:fill="auto"/>
            <w:tcMar>
              <w:top w:w="120" w:type="dxa"/>
              <w:left w:w="2" w:type="dxa"/>
              <w:bottom w:w="60" w:type="dxa"/>
              <w:right w:w="2" w:type="dxa"/>
            </w:tcMar>
            <w:vAlign w:val="bottom"/>
          </w:tcPr>
          <w:p w:rsidR="00302BC8" w:rsidRPr="00C6433B" w:rsidRDefault="00C6433B">
            <w:pPr>
              <w:pStyle w:val="TableHead"/>
              <w:rPr>
                <w:rFonts w:eastAsiaTheme="minorEastAsia"/>
              </w:rPr>
            </w:pPr>
            <w:r w:rsidRPr="00C6433B">
              <w:rPr>
                <w:rFonts w:eastAsiaTheme="minorEastAsia"/>
                <w:w w:val="100"/>
              </w:rPr>
              <w:t>Process Model</w:t>
            </w:r>
          </w:p>
        </w:tc>
        <w:tc>
          <w:tcPr>
            <w:tcW w:w="4260" w:type="dxa"/>
            <w:tcBorders>
              <w:top w:val="single" w:sz="4" w:space="0" w:color="000000"/>
              <w:left w:val="single" w:sz="4" w:space="0" w:color="000000"/>
              <w:bottom w:val="double" w:sz="4" w:space="0" w:color="000000"/>
              <w:right w:val="single" w:sz="4" w:space="0" w:color="000000"/>
            </w:tcBorders>
            <w:shd w:val="clear" w:color="000000" w:fill="auto"/>
            <w:tcMar>
              <w:top w:w="120" w:type="dxa"/>
              <w:left w:w="2" w:type="dxa"/>
              <w:bottom w:w="60" w:type="dxa"/>
              <w:right w:w="2" w:type="dxa"/>
            </w:tcMar>
            <w:vAlign w:val="bottom"/>
          </w:tcPr>
          <w:p w:rsidR="00302BC8" w:rsidRPr="00C6433B" w:rsidRDefault="00C6433B">
            <w:pPr>
              <w:pStyle w:val="TableHead"/>
              <w:rPr>
                <w:rFonts w:eastAsiaTheme="minorEastAsia"/>
              </w:rPr>
            </w:pPr>
            <w:r w:rsidRPr="00C6433B">
              <w:rPr>
                <w:rFonts w:eastAsiaTheme="minorEastAsia"/>
                <w:w w:val="100"/>
              </w:rPr>
              <w:t>Process Model Sequence File</w:t>
            </w:r>
          </w:p>
        </w:tc>
      </w:tr>
      <w:tr w:rsidR="00302BC8" w:rsidRPr="00C6433B">
        <w:trPr>
          <w:trHeight w:val="580"/>
          <w:jc w:val="right"/>
        </w:trPr>
        <w:tc>
          <w:tcPr>
            <w:tcW w:w="166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Sequential Model</w:t>
            </w:r>
          </w:p>
        </w:tc>
        <w:tc>
          <w:tcPr>
            <w:tcW w:w="426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&lt;TestStand&gt;\Components\Models\</w:t>
            </w:r>
            <w:r w:rsidRPr="00C6433B">
              <w:rPr>
                <w:rStyle w:val="Monospace"/>
                <w:rFonts w:eastAsiaTheme="minorEastAsia"/>
                <w:w w:val="100"/>
              </w:rPr>
              <w:br/>
              <w:t>TestStandModels\SequentialModel.seq</w:t>
            </w:r>
          </w:p>
        </w:tc>
      </w:tr>
      <w:tr w:rsidR="00302BC8" w:rsidRPr="00C6433B">
        <w:trPr>
          <w:trHeight w:val="580"/>
          <w:jc w:val="right"/>
        </w:trPr>
        <w:tc>
          <w:tcPr>
            <w:tcW w:w="166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Parallel Model</w:t>
            </w:r>
          </w:p>
        </w:tc>
        <w:tc>
          <w:tcPr>
            <w:tcW w:w="426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&lt;TestStand&gt;\Components\Models\</w:t>
            </w:r>
            <w:r w:rsidRPr="00C6433B">
              <w:rPr>
                <w:rStyle w:val="Monospace"/>
                <w:rFonts w:eastAsiaTheme="minorEastAsia"/>
                <w:w w:val="100"/>
              </w:rPr>
              <w:br/>
              <w:t>TestStandModels\ParallelModel.seq</w:t>
            </w:r>
          </w:p>
        </w:tc>
      </w:tr>
      <w:tr w:rsidR="00302BC8" w:rsidRPr="00C6433B">
        <w:trPr>
          <w:trHeight w:val="580"/>
          <w:jc w:val="right"/>
        </w:trPr>
        <w:tc>
          <w:tcPr>
            <w:tcW w:w="166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Batch Model</w:t>
            </w:r>
          </w:p>
        </w:tc>
        <w:tc>
          <w:tcPr>
            <w:tcW w:w="426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&lt;TestStand&gt;\Components\Models\</w:t>
            </w:r>
            <w:r w:rsidRPr="00C6433B">
              <w:rPr>
                <w:rStyle w:val="Monospace"/>
                <w:rFonts w:eastAsiaTheme="minorEastAsia"/>
                <w:w w:val="100"/>
              </w:rPr>
              <w:br/>
              <w:t>TestStandModels\BatchModel.seq</w:t>
            </w:r>
          </w:p>
        </w:tc>
      </w:tr>
    </w:tbl>
    <w:p w:rsidR="00302BC8" w:rsidRDefault="00302BC8">
      <w:pPr>
        <w:pStyle w:val="Anchor"/>
        <w:rPr>
          <w:w w:val="100"/>
        </w:rPr>
      </w:pPr>
    </w:p>
    <w:p w:rsidR="00302BC8" w:rsidRDefault="00C6433B">
      <w:pPr>
        <w:pStyle w:val="Body"/>
        <w:rPr>
          <w:w w:val="100"/>
        </w:rPr>
      </w:pPr>
      <w:r>
        <w:rPr>
          <w:w w:val="100"/>
        </w:rPr>
        <w:t>You can create your own process models, or you can modify a copy of the default process models.</w:t>
      </w:r>
    </w:p>
    <w:p w:rsidR="00302BC8" w:rsidRDefault="00C6433B">
      <w:pPr>
        <w:pStyle w:val="Body"/>
        <w:rPr>
          <w:w w:val="100"/>
        </w:rPr>
      </w:pPr>
      <w:r>
        <w:rPr>
          <w:w w:val="100"/>
        </w:rPr>
        <w:t xml:space="preserve">To modify the installed process models or to create a new process model, copy all the process model files from the </w:t>
      </w:r>
      <w:r>
        <w:rPr>
          <w:rStyle w:val="Monospace"/>
          <w:w w:val="100"/>
        </w:rPr>
        <w:t>&lt;TestStand&gt;\Components\</w:t>
      </w:r>
      <w:r>
        <w:rPr>
          <w:rStyle w:val="Monospace"/>
          <w:w w:val="100"/>
        </w:rPr>
        <w:br/>
        <w:t>Models\TestStandModels</w:t>
      </w:r>
      <w:r>
        <w:rPr>
          <w:w w:val="100"/>
        </w:rPr>
        <w:t xml:space="preserve"> directory to the </w:t>
      </w:r>
      <w:r>
        <w:rPr>
          <w:rStyle w:val="Monospace"/>
          <w:w w:val="100"/>
        </w:rPr>
        <w:t>&lt;TestStand Public&gt;\</w:t>
      </w:r>
      <w:r>
        <w:rPr>
          <w:rStyle w:val="Monospace"/>
          <w:w w:val="100"/>
        </w:rPr>
        <w:br/>
        <w:t>Components\Models\TestStandModels</w:t>
      </w:r>
      <w:r>
        <w:rPr>
          <w:w w:val="100"/>
        </w:rPr>
        <w:t xml:space="preserve"> directory and make changes to the copy. When you copy installed files to modify, rename the files after you modify them if you want to create a separate custom component. You do not have to rename the files after you modify them if you only want to modify the behavior of an existing component. If you do not rename the files and you use the files in a future version of TestStand, changes National Instruments makes to the component might not be compatible with the modified version of the component. Storing new and customized files in the </w:t>
      </w:r>
      <w:r>
        <w:rPr>
          <w:rStyle w:val="Monospace"/>
          <w:w w:val="100"/>
        </w:rPr>
        <w:t>&lt;TestStand Public&gt;</w:t>
      </w:r>
      <w:r>
        <w:rPr>
          <w:w w:val="100"/>
        </w:rPr>
        <w:t xml:space="preserve"> directory ensures that installations of the same version of TestStand do not overwrite the customizations and ensures that uninstalling TestStand does not remove the files you customize.</w:t>
      </w:r>
    </w:p>
    <w:p w:rsidR="00302BC8" w:rsidRDefault="00C6433B">
      <w:pPr>
        <w:pStyle w:val="Body"/>
        <w:keepNext/>
        <w:rPr>
          <w:w w:val="100"/>
        </w:rPr>
      </w:pPr>
      <w:r>
        <w:rPr>
          <w:w w:val="100"/>
        </w:rPr>
        <w:lastRenderedPageBreak/>
        <w:t xml:space="preserve">The list of search paths includes the subdirectories in the </w:t>
      </w:r>
      <w:r>
        <w:rPr>
          <w:rStyle w:val="Monospace"/>
          <w:w w:val="100"/>
        </w:rPr>
        <w:t>&lt;TestStand Public&gt;\Components</w:t>
      </w:r>
      <w:r>
        <w:rPr>
          <w:w w:val="100"/>
        </w:rPr>
        <w:t xml:space="preserve"> directory. Refer to the </w:t>
      </w:r>
      <w:r>
        <w:rPr>
          <w:rStyle w:val="Crossreference"/>
          <w:color w:val="0000FF"/>
          <w:w w:val="100"/>
        </w:rPr>
        <w:t>Search Paths</w:t>
      </w:r>
      <w:r>
        <w:rPr>
          <w:w w:val="100"/>
        </w:rPr>
        <w:t xml:space="preserve"> section </w:t>
      </w:r>
      <w:r>
        <w:rPr>
          <w:w w:val="100"/>
        </w:rPr>
        <w:br/>
        <w:t xml:space="preserve">of Chapter 5, </w:t>
      </w:r>
      <w:r>
        <w:rPr>
          <w:rStyle w:val="Crossreference"/>
          <w:color w:val="0000FF"/>
          <w:w w:val="100"/>
        </w:rPr>
        <w:t>Module Adapters</w:t>
      </w:r>
      <w:r>
        <w:rPr>
          <w:w w:val="100"/>
        </w:rPr>
        <w:t xml:space="preserve">, for more information about TestStand search directories. Refer to the </w:t>
      </w:r>
      <w:r>
        <w:rPr>
          <w:rStyle w:val="Crossreference"/>
          <w:color w:val="0000FF"/>
          <w:w w:val="100"/>
        </w:rPr>
        <w:t>TestStand Directory Structure</w:t>
      </w:r>
      <w:r>
        <w:rPr>
          <w:w w:val="100"/>
        </w:rPr>
        <w:t xml:space="preserve"> section of Chapter 8, </w:t>
      </w:r>
      <w:r>
        <w:rPr>
          <w:rStyle w:val="Crossreference"/>
          <w:color w:val="0000FF"/>
          <w:w w:val="100"/>
        </w:rPr>
        <w:t>Customizing and Configuring TestStand</w:t>
      </w:r>
      <w:r>
        <w:rPr>
          <w:w w:val="100"/>
        </w:rPr>
        <w:t>, for more information about TestStand directories.</w:t>
      </w:r>
    </w:p>
    <w:p w:rsidR="00302BC8" w:rsidRDefault="00C6433B">
      <w:pPr>
        <w:pStyle w:val="Body"/>
        <w:rPr>
          <w:w w:val="100"/>
        </w:rPr>
      </w:pPr>
      <w:r>
        <w:rPr>
          <w:w w:val="100"/>
        </w:rPr>
        <w:t>When you create a custom process model, use the Model tab of the Station Options dialog box to set the custom process model sequence file as the process model for the station.</w:t>
      </w:r>
    </w:p>
    <w:p w:rsidR="00302BC8" w:rsidRDefault="00E221F4">
      <w:pPr>
        <w:pStyle w:val="ApxLevel2Head"/>
        <w:rPr>
          <w:w w:val="100"/>
        </w:rPr>
      </w:pPr>
      <w:r>
        <w:rPr>
          <w:w w:val="100"/>
        </w:rPr>
        <w:fldChar w:fldCharType="begin"/>
      </w:r>
      <w:r w:rsidR="00C6433B">
        <w:rPr>
          <w:w w:val="100"/>
        </w:rPr>
        <w:instrText>xe "process models:common features"</w:instrText>
      </w:r>
      <w:r>
        <w:rPr>
          <w:w w:val="100"/>
        </w:rPr>
        <w:fldChar w:fldCharType="end"/>
      </w:r>
      <w:r w:rsidR="00C6433B">
        <w:rPr>
          <w:w w:val="100"/>
        </w:rPr>
        <w:t>Features Common to all TestStand Process Models</w:t>
      </w:r>
    </w:p>
    <w:p w:rsidR="0022645D" w:rsidRDefault="00C6433B" w:rsidP="0022645D">
      <w:pPr>
        <w:pStyle w:val="Body1"/>
        <w:rPr>
          <w:ins w:id="8" w:author="jgrey" w:date="2012-05-04T15:05:00Z"/>
          <w:w w:val="100"/>
        </w:rPr>
      </w:pPr>
      <w:r>
        <w:rPr>
          <w:w w:val="100"/>
        </w:rPr>
        <w:t>All TestStand process models identify UUTs</w:t>
      </w:r>
      <w:ins w:id="9" w:author="jgrey" w:date="2012-05-04T15:08:00Z">
        <w:r w:rsidR="0022645D">
          <w:rPr>
            <w:w w:val="100"/>
          </w:rPr>
          <w:t xml:space="preserve"> and display UUT status information. Process models also call process model plug-ins </w:t>
        </w:r>
        <w:del w:id="10" w:author="calliej" w:date="2012-05-11T12:28:00Z">
          <w:r w:rsidR="0022645D" w:rsidDel="00572B3B">
            <w:rPr>
              <w:w w:val="100"/>
            </w:rPr>
            <w:delText>which</w:delText>
          </w:r>
        </w:del>
      </w:ins>
      <w:ins w:id="11" w:author="calliej" w:date="2012-05-11T12:28:00Z">
        <w:r w:rsidR="00572B3B">
          <w:rPr>
            <w:w w:val="100"/>
          </w:rPr>
          <w:t>that</w:t>
        </w:r>
      </w:ins>
      <w:ins w:id="12" w:author="jgrey" w:date="2012-05-04T15:09:00Z">
        <w:r w:rsidR="0022645D">
          <w:rPr>
            <w:w w:val="100"/>
          </w:rPr>
          <w:t xml:space="preserve"> </w:t>
        </w:r>
      </w:ins>
      <w:del w:id="13" w:author="jgrey" w:date="2012-05-04T15:09:00Z">
        <w:r w:rsidDel="0022645D">
          <w:rPr>
            <w:w w:val="100"/>
          </w:rPr>
          <w:delText xml:space="preserve">, </w:delText>
        </w:r>
      </w:del>
      <w:r>
        <w:rPr>
          <w:w w:val="100"/>
        </w:rPr>
        <w:t>generate reports</w:t>
      </w:r>
      <w:ins w:id="14" w:author="jgrey" w:date="2012-05-04T15:09:00Z">
        <w:r w:rsidR="0022645D">
          <w:rPr>
            <w:w w:val="100"/>
          </w:rPr>
          <w:t xml:space="preserve"> and</w:t>
        </w:r>
      </w:ins>
      <w:del w:id="15" w:author="jgrey" w:date="2012-05-04T15:09:00Z">
        <w:r w:rsidDel="0022645D">
          <w:rPr>
            <w:w w:val="100"/>
          </w:rPr>
          <w:delText>,</w:delText>
        </w:r>
      </w:del>
      <w:r>
        <w:rPr>
          <w:w w:val="100"/>
        </w:rPr>
        <w:t xml:space="preserve"> log results to databases</w:t>
      </w:r>
      <w:ins w:id="16" w:author="jgrey" w:date="2012-05-04T15:10:00Z">
        <w:r w:rsidR="0022645D">
          <w:rPr>
            <w:w w:val="100"/>
          </w:rPr>
          <w:t xml:space="preserve"> or files</w:t>
        </w:r>
      </w:ins>
      <w:del w:id="17" w:author="jgrey" w:date="2012-05-04T15:10:00Z">
        <w:r w:rsidDel="0022645D">
          <w:rPr>
            <w:w w:val="100"/>
          </w:rPr>
          <w:delText>, and display UUT status information.</w:delText>
        </w:r>
      </w:del>
      <w:ins w:id="18" w:author="jgrey" w:date="2012-05-04T15:10:00Z">
        <w:r w:rsidR="0022645D">
          <w:rPr>
            <w:w w:val="100"/>
          </w:rPr>
          <w:t>.</w:t>
        </w:r>
      </w:ins>
    </w:p>
    <w:p w:rsidR="0022645D" w:rsidRDefault="0022645D">
      <w:pPr>
        <w:pStyle w:val="Body1"/>
        <w:rPr>
          <w:ins w:id="19" w:author="jgrey" w:date="2012-05-04T15:05:00Z"/>
          <w:w w:val="100"/>
        </w:rPr>
      </w:pPr>
    </w:p>
    <w:p w:rsidR="00302BC8" w:rsidRDefault="00C6433B">
      <w:pPr>
        <w:pStyle w:val="Body1"/>
        <w:rPr>
          <w:w w:val="100"/>
        </w:rPr>
      </w:pPr>
      <w:del w:id="20" w:author="Manooch Hosseini" w:date="2012-05-14T13:41:00Z">
        <w:r w:rsidDel="00125531">
          <w:rPr>
            <w:w w:val="100"/>
          </w:rPr>
          <w:delText xml:space="preserve"> </w:delText>
        </w:r>
      </w:del>
      <w:r>
        <w:rPr>
          <w:w w:val="100"/>
        </w:rPr>
        <w:t xml:space="preserve">You can use client sequence files to customize various process model operations by overriding model-defined callback sequences. </w:t>
      </w:r>
    </w:p>
    <w:p w:rsidR="00302BC8" w:rsidRDefault="00C6433B">
      <w:pPr>
        <w:pStyle w:val="Body"/>
        <w:rPr>
          <w:w w:val="100"/>
        </w:rPr>
      </w:pPr>
      <w:del w:id="21" w:author="jgrey" w:date="2012-05-04T15:11:00Z">
        <w:r w:rsidDel="0022645D">
          <w:rPr>
            <w:w w:val="100"/>
          </w:rPr>
          <w:delText>In addition to using a primary, or parent, process model file, you can use a secondary, or child</w:delText>
        </w:r>
      </w:del>
      <w:ins w:id="22" w:author="jgrey" w:date="2012-05-04T15:11:00Z">
        <w:r w:rsidR="0022645D">
          <w:rPr>
            <w:w w:val="100"/>
          </w:rPr>
          <w:t>You can also create or modify process model plug-ins to add or modify functionality</w:t>
        </w:r>
      </w:ins>
      <w:ins w:id="23" w:author="jgrey" w:date="2012-05-04T15:12:00Z">
        <w:r w:rsidR="0022645D">
          <w:rPr>
            <w:w w:val="100"/>
          </w:rPr>
          <w:t>.</w:t>
        </w:r>
        <w:r w:rsidR="0027240D">
          <w:rPr>
            <w:w w:val="100"/>
          </w:rPr>
          <w:t xml:space="preserve"> Refer to appendix A2 – Process Model Plug-ins for more information.</w:t>
        </w:r>
      </w:ins>
      <w:del w:id="24" w:author="jgrey" w:date="2012-05-04T15:11:00Z">
        <w:r w:rsidDel="0022645D">
          <w:rPr>
            <w:w w:val="100"/>
          </w:rPr>
          <w:delText xml:space="preserve">, process model file to encapsulate specific functionality, </w:delText>
        </w:r>
      </w:del>
      <w:del w:id="25" w:author="jgrey" w:date="2012-05-04T15:12:00Z">
        <w:r w:rsidDel="0022645D">
          <w:rPr>
            <w:w w:val="100"/>
          </w:rPr>
          <w:delText>such as report generation.</w:delText>
        </w:r>
      </w:del>
    </w:p>
    <w:p w:rsidR="00302BC8" w:rsidRDefault="00C6433B">
      <w:pPr>
        <w:pStyle w:val="Body"/>
        <w:rPr>
          <w:w w:val="100"/>
        </w:rPr>
      </w:pPr>
      <w:r>
        <w:rPr>
          <w:w w:val="100"/>
        </w:rPr>
        <w:t>Process models provide Configuration and Execution entry points for configuring model settings and running client files under the model. Each entry point is a sequence in the process model file. The Configure and Execute menus of an application typically include the model entry points.</w:t>
      </w:r>
    </w:p>
    <w:p w:rsidR="00302BC8" w:rsidRDefault="00E221F4">
      <w:pPr>
        <w:pStyle w:val="ApxLevel2Head"/>
        <w:rPr>
          <w:w w:val="100"/>
        </w:rPr>
      </w:pPr>
      <w:r>
        <w:rPr>
          <w:w w:val="100"/>
        </w:rPr>
        <w:fldChar w:fldCharType="begin"/>
      </w:r>
      <w:r w:rsidR="00C6433B">
        <w:rPr>
          <w:w w:val="100"/>
        </w:rPr>
        <w:instrText>xe "process models:Sequential. See Sequential process model"</w:instrText>
      </w:r>
      <w:r>
        <w:rPr>
          <w:w w:val="100"/>
        </w:rPr>
        <w:fldChar w:fldCharType="end"/>
      </w:r>
      <w:r>
        <w:rPr>
          <w:w w:val="100"/>
        </w:rPr>
        <w:fldChar w:fldCharType="begin"/>
      </w:r>
      <w:r w:rsidR="00C6433B">
        <w:rPr>
          <w:w w:val="100"/>
        </w:rPr>
        <w:instrText>xe "Sequential process model"</w:instrText>
      </w:r>
      <w:r>
        <w:rPr>
          <w:w w:val="100"/>
        </w:rPr>
        <w:fldChar w:fldCharType="end"/>
      </w:r>
      <w:r w:rsidR="00C6433B">
        <w:rPr>
          <w:w w:val="100"/>
        </w:rPr>
        <w:t>Sequential Model</w:t>
      </w:r>
    </w:p>
    <w:p w:rsidR="00302BC8" w:rsidRDefault="00C6433B">
      <w:pPr>
        <w:pStyle w:val="Body1"/>
        <w:rPr>
          <w:w w:val="100"/>
        </w:rPr>
      </w:pPr>
      <w:r>
        <w:rPr>
          <w:w w:val="100"/>
        </w:rPr>
        <w:t xml:space="preserve">Use the Sequential process model to test one UUT at a time. </w:t>
      </w:r>
    </w:p>
    <w:p w:rsidR="00302BC8" w:rsidRDefault="00C6433B">
      <w:pPr>
        <w:pStyle w:val="ApxLevel2Head"/>
        <w:rPr>
          <w:w w:val="100"/>
        </w:rPr>
      </w:pPr>
      <w:bookmarkStart w:id="26" w:name="RTF340037003100310031003a00"/>
      <w:r>
        <w:rPr>
          <w:w w:val="100"/>
        </w:rPr>
        <w:t>Parallel and Batch Models</w:t>
      </w:r>
      <w:bookmarkEnd w:id="26"/>
    </w:p>
    <w:p w:rsidR="00302BC8" w:rsidRDefault="00C6433B">
      <w:pPr>
        <w:pStyle w:val="Body1"/>
        <w:rPr>
          <w:w w:val="100"/>
        </w:rPr>
      </w:pPr>
      <w:r>
        <w:rPr>
          <w:w w:val="100"/>
        </w:rPr>
        <w:t xml:space="preserve">Use the Parallel and Batch process models to simultaneously run the same test sequence on groups of similar UUTs. Select </w:t>
      </w:r>
      <w:r>
        <w:rPr>
          <w:rStyle w:val="Bold"/>
          <w:w w:val="100"/>
        </w:rPr>
        <w:t>Configure»Model Options</w:t>
      </w:r>
      <w:r>
        <w:rPr>
          <w:w w:val="100"/>
        </w:rPr>
        <w:t xml:space="preserve"> to launch the Model Options dialog box to specify the number of test sockets in the test system.</w:t>
      </w:r>
    </w:p>
    <w:p w:rsidR="00302BC8" w:rsidRDefault="00E221F4">
      <w:pPr>
        <w:pStyle w:val="ApxLevel3Head"/>
        <w:rPr>
          <w:w w:val="100"/>
        </w:rPr>
      </w:pPr>
      <w:r>
        <w:rPr>
          <w:w w:val="100"/>
        </w:rPr>
        <w:lastRenderedPageBreak/>
        <w:fldChar w:fldCharType="begin"/>
      </w:r>
      <w:r w:rsidR="00C6433B">
        <w:rPr>
          <w:w w:val="100"/>
        </w:rPr>
        <w:instrText>xe "process models:Parallel. See Parallel process model"</w:instrText>
      </w:r>
      <w:r>
        <w:rPr>
          <w:w w:val="100"/>
        </w:rPr>
        <w:fldChar w:fldCharType="end"/>
      </w:r>
      <w:r>
        <w:rPr>
          <w:w w:val="100"/>
        </w:rPr>
        <w:fldChar w:fldCharType="begin"/>
      </w:r>
      <w:r w:rsidR="00C6433B">
        <w:rPr>
          <w:w w:val="100"/>
        </w:rPr>
        <w:instrText>xe "Parallel process model"</w:instrText>
      </w:r>
      <w:r>
        <w:rPr>
          <w:w w:val="100"/>
        </w:rPr>
        <w:fldChar w:fldCharType="end"/>
      </w:r>
      <w:r w:rsidR="00C6433B">
        <w:rPr>
          <w:w w:val="100"/>
        </w:rPr>
        <w:t>Parallel Model</w:t>
      </w:r>
    </w:p>
    <w:p w:rsidR="00302BC8" w:rsidRDefault="00C6433B">
      <w:pPr>
        <w:pStyle w:val="Body1"/>
        <w:rPr>
          <w:w w:val="100"/>
        </w:rPr>
      </w:pPr>
      <w:r>
        <w:rPr>
          <w:w w:val="100"/>
        </w:rPr>
        <w:t>Use the Parallel model to control multiple independent test sockets. With the Parallel model, you can start and stop testing on any test socket at any time. For example, if you have five test sockets for testing radios, you can load a new radio into an open test socket while the other test sockets continue testing other radios.</w:t>
      </w:r>
    </w:p>
    <w:p w:rsidR="00302BC8" w:rsidRDefault="00C6433B">
      <w:pPr>
        <w:pStyle w:val="Body"/>
        <w:rPr>
          <w:w w:val="100"/>
        </w:rPr>
      </w:pPr>
      <w:r>
        <w:rPr>
          <w:w w:val="100"/>
        </w:rPr>
        <w:t>When you select the Single Pass Execution entry point, the Parallel model launches a separate execution for each test socket without prompting for UUT serial numbers.</w:t>
      </w:r>
    </w:p>
    <w:p w:rsidR="00302BC8" w:rsidRDefault="00E221F4">
      <w:pPr>
        <w:pStyle w:val="ApxLevel3Head"/>
        <w:rPr>
          <w:w w:val="100"/>
        </w:rPr>
      </w:pPr>
      <w:r>
        <w:rPr>
          <w:w w:val="100"/>
        </w:rPr>
        <w:fldChar w:fldCharType="begin"/>
      </w:r>
      <w:r w:rsidR="00C6433B">
        <w:rPr>
          <w:w w:val="100"/>
        </w:rPr>
        <w:instrText>xe "Batch process model"</w:instrText>
      </w:r>
      <w:r>
        <w:rPr>
          <w:w w:val="100"/>
        </w:rPr>
        <w:fldChar w:fldCharType="end"/>
      </w:r>
      <w:bookmarkStart w:id="27" w:name="RTF350037003200310030003a00"/>
      <w:r w:rsidR="00C6433B">
        <w:rPr>
          <w:w w:val="100"/>
        </w:rPr>
        <w:t>Bat</w:t>
      </w:r>
      <w:bookmarkEnd w:id="27"/>
      <w:r w:rsidR="00C6433B">
        <w:rPr>
          <w:w w:val="100"/>
        </w:rPr>
        <w:t>ch Model</w:t>
      </w:r>
    </w:p>
    <w:p w:rsidR="00302BC8" w:rsidRDefault="00C6433B">
      <w:pPr>
        <w:pStyle w:val="Body1"/>
        <w:keepNext/>
        <w:rPr>
          <w:w w:val="100"/>
        </w:rPr>
      </w:pPr>
      <w:r>
        <w:rPr>
          <w:w w:val="100"/>
        </w:rPr>
        <w:t>Use the Batch model to control a set of test sockets that test multiple UUTs as a group. For example, if you have a set of circuit boards attached to a common carrier, use the Batch model to ensure that you start and finish testing all boards at the same time. With the synchronization features of the Batch model, you can direct a step that applies to the batch as a whole to run only once per batch instead of once for each UUT. You can also specify whether certain steps or groups of steps cannot run on more than one UUT at a time or whether certain steps must run on all UUTs at the same time. The Batch model generates batch reports that summarize the test results for the UUTs in the batch.</w:t>
      </w:r>
    </w:p>
    <w:p w:rsidR="00302BC8" w:rsidRDefault="00C6433B">
      <w:pPr>
        <w:pStyle w:val="Body"/>
        <w:rPr>
          <w:w w:val="100"/>
        </w:rPr>
      </w:pPr>
      <w:r>
        <w:rPr>
          <w:w w:val="100"/>
        </w:rPr>
        <w:t>When you select the Single Pass Execution entry point, the Batch model launches a separate execution for each test socket without prompting for UUT serial numbers.</w:t>
      </w:r>
    </w:p>
    <w:p w:rsidR="00302BC8" w:rsidRDefault="00E221F4">
      <w:pPr>
        <w:pStyle w:val="ApxLevel2Head"/>
        <w:rPr>
          <w:w w:val="100"/>
        </w:rPr>
      </w:pPr>
      <w:r>
        <w:rPr>
          <w:w w:val="100"/>
        </w:rPr>
        <w:fldChar w:fldCharType="begin"/>
      </w:r>
      <w:r w:rsidR="00C6433B">
        <w:rPr>
          <w:w w:val="100"/>
        </w:rPr>
        <w:instrText>xe "process models:selecting the default process model"</w:instrText>
      </w:r>
      <w:r>
        <w:rPr>
          <w:w w:val="100"/>
        </w:rPr>
        <w:fldChar w:fldCharType="end"/>
      </w:r>
      <w:r w:rsidR="00C6433B">
        <w:rPr>
          <w:w w:val="100"/>
        </w:rPr>
        <w:t>Selecting the Default Process Model</w:t>
      </w:r>
    </w:p>
    <w:p w:rsidR="00302BC8" w:rsidRDefault="00C6433B">
      <w:pPr>
        <w:pStyle w:val="Body1"/>
        <w:rPr>
          <w:w w:val="100"/>
        </w:rPr>
      </w:pPr>
      <w:r>
        <w:rPr>
          <w:w w:val="100"/>
        </w:rPr>
        <w:t xml:space="preserve">Select </w:t>
      </w:r>
      <w:r>
        <w:rPr>
          <w:rStyle w:val="Bold"/>
          <w:w w:val="100"/>
        </w:rPr>
        <w:t xml:space="preserve">Configure»Station Options </w:t>
      </w:r>
      <w:r>
        <w:rPr>
          <w:w w:val="100"/>
        </w:rPr>
        <w:t xml:space="preserve">and click the </w:t>
      </w:r>
      <w:r>
        <w:rPr>
          <w:rStyle w:val="Bold"/>
          <w:w w:val="100"/>
        </w:rPr>
        <w:t>Model</w:t>
      </w:r>
      <w:r>
        <w:rPr>
          <w:w w:val="100"/>
        </w:rPr>
        <w:t xml:space="preserve"> tab to change the default process model. Select a model from the Station Model ring control or click </w:t>
      </w:r>
      <w:r>
        <w:rPr>
          <w:rStyle w:val="Bold"/>
          <w:w w:val="100"/>
        </w:rPr>
        <w:t>Browse</w:t>
      </w:r>
      <w:r>
        <w:rPr>
          <w:w w:val="100"/>
        </w:rPr>
        <w:t xml:space="preserve"> to select a process model sequence file. You can also use the Sequence File Properties dialog box to specify that a sequence file always uses a particular process model.</w:t>
      </w:r>
    </w:p>
    <w:p w:rsidR="00302BC8" w:rsidRDefault="00E221F4">
      <w:pPr>
        <w:pStyle w:val="ApxLevel1Head"/>
        <w:rPr>
          <w:w w:val="100"/>
        </w:rPr>
      </w:pPr>
      <w:r>
        <w:rPr>
          <w:w w:val="100"/>
        </w:rPr>
        <w:fldChar w:fldCharType="begin"/>
      </w:r>
      <w:r w:rsidR="00C6433B">
        <w:rPr>
          <w:w w:val="100"/>
        </w:rPr>
        <w:instrText>xe "Sequential process model"</w:instrText>
      </w:r>
      <w:r>
        <w:rPr>
          <w:w w:val="100"/>
        </w:rPr>
        <w:fldChar w:fldCharType="end"/>
      </w:r>
      <w:bookmarkStart w:id="28" w:name="RTF320035003700320033003a00"/>
      <w:r w:rsidR="00C6433B">
        <w:rPr>
          <w:w w:val="100"/>
        </w:rPr>
        <w:t>Seq</w:t>
      </w:r>
      <w:bookmarkEnd w:id="28"/>
      <w:r w:rsidR="00C6433B">
        <w:rPr>
          <w:w w:val="100"/>
        </w:rPr>
        <w:t>uential Process Model</w:t>
      </w:r>
    </w:p>
    <w:p w:rsidR="00302BC8" w:rsidRDefault="00C6433B">
      <w:pPr>
        <w:pStyle w:val="Body1"/>
        <w:rPr>
          <w:w w:val="100"/>
        </w:rPr>
      </w:pPr>
      <w:r>
        <w:rPr>
          <w:w w:val="100"/>
        </w:rPr>
        <w:t xml:space="preserve">The Sequential process model, </w:t>
      </w:r>
      <w:r>
        <w:rPr>
          <w:rStyle w:val="Monospace"/>
          <w:w w:val="100"/>
        </w:rPr>
        <w:t>SequentialModel.seq</w:t>
      </w:r>
      <w:r>
        <w:rPr>
          <w:w w:val="100"/>
        </w:rPr>
        <w:t>, includes sequences for Execution entry points, Configuration entry points, Model callbacks, Utility sequences, and Engine callbacks. The Execution entry points are Test UUTs and Single Pass.</w:t>
      </w:r>
    </w:p>
    <w:p w:rsidR="00302BC8" w:rsidRDefault="00E221F4">
      <w:pPr>
        <w:pStyle w:val="ApxLevel2Head"/>
        <w:rPr>
          <w:w w:val="100"/>
        </w:rPr>
      </w:pPr>
      <w:r>
        <w:rPr>
          <w:w w:val="100"/>
        </w:rPr>
        <w:lastRenderedPageBreak/>
        <w:fldChar w:fldCharType="begin"/>
      </w:r>
      <w:r w:rsidR="00C6433B">
        <w:rPr>
          <w:w w:val="100"/>
        </w:rPr>
        <w:instrText>xe "entry points:Execution"</w:instrText>
      </w:r>
      <w:r>
        <w:rPr>
          <w:w w:val="100"/>
        </w:rPr>
        <w:fldChar w:fldCharType="end"/>
      </w:r>
      <w:r>
        <w:rPr>
          <w:w w:val="100"/>
        </w:rPr>
        <w:fldChar w:fldCharType="begin"/>
      </w:r>
      <w:r w:rsidR="00C6433B">
        <w:rPr>
          <w:w w:val="100"/>
        </w:rPr>
        <w:instrText>xe "Sequential process model:Execution entry point"</w:instrText>
      </w:r>
      <w:r>
        <w:rPr>
          <w:w w:val="100"/>
        </w:rPr>
        <w:fldChar w:fldCharType="end"/>
      </w:r>
      <w:r>
        <w:rPr>
          <w:w w:val="100"/>
        </w:rPr>
        <w:fldChar w:fldCharType="begin"/>
      </w:r>
      <w:r w:rsidR="00C6433B">
        <w:rPr>
          <w:w w:val="100"/>
        </w:rPr>
        <w:instrText>xe "Execution entry point:Sequential process model"</w:instrText>
      </w:r>
      <w:r>
        <w:rPr>
          <w:w w:val="100"/>
        </w:rPr>
        <w:fldChar w:fldCharType="end"/>
      </w:r>
      <w:r w:rsidR="00C6433B">
        <w:rPr>
          <w:w w:val="100"/>
        </w:rPr>
        <w:t>Execution Entry Points</w:t>
      </w:r>
    </w:p>
    <w:p w:rsidR="00302BC8" w:rsidRDefault="00C6433B">
      <w:pPr>
        <w:pStyle w:val="Body1"/>
        <w:rPr>
          <w:w w:val="100"/>
        </w:rPr>
      </w:pPr>
      <w:r>
        <w:rPr>
          <w:w w:val="100"/>
        </w:rPr>
        <w:t>The Sequential process model includes the following Execution entry point sequences:</w:t>
      </w:r>
    </w:p>
    <w:p w:rsidR="00302BC8" w:rsidRDefault="00E221F4" w:rsidP="00154DCA">
      <w:pPr>
        <w:pStyle w:val="ListBullet"/>
        <w:numPr>
          <w:ilvl w:val="0"/>
          <w:numId w:val="4"/>
        </w:numPr>
        <w:ind w:left="2520" w:hanging="360"/>
        <w:rPr>
          <w:w w:val="100"/>
        </w:rPr>
      </w:pPr>
      <w:r>
        <w:rPr>
          <w:rStyle w:val="Bold"/>
          <w:w w:val="100"/>
        </w:rPr>
        <w:fldChar w:fldCharType="begin"/>
      </w:r>
      <w:r w:rsidR="00C6433B">
        <w:rPr>
          <w:rStyle w:val="Bold"/>
          <w:w w:val="100"/>
        </w:rPr>
        <w:instrText>xe "Test UUTs Execution entry point;Execution entry point:Test UUTs"</w:instrText>
      </w:r>
      <w:r>
        <w:rPr>
          <w:rStyle w:val="Bold"/>
          <w:w w:val="100"/>
        </w:rPr>
        <w:fldChar w:fldCharType="end"/>
      </w:r>
      <w:r w:rsidR="00C6433B">
        <w:rPr>
          <w:rStyle w:val="Bold"/>
          <w:w w:val="100"/>
        </w:rPr>
        <w:t>Test UUTs</w:t>
      </w:r>
      <w:r w:rsidR="00C6433B">
        <w:rPr>
          <w:w w:val="100"/>
        </w:rPr>
        <w:t xml:space="preserve">—Tests and identifies multiple UUTs in a loop. The Execute menu includes the Test UUTs item when a window for a client sequence file is active. Refer to the </w:t>
      </w:r>
      <w:r>
        <w:rPr>
          <w:rStyle w:val="ColorBlue"/>
          <w:i/>
          <w:iCs/>
          <w:w w:val="100"/>
        </w:rPr>
        <w:fldChar w:fldCharType="begin"/>
      </w:r>
      <w:r w:rsidR="00C6433B">
        <w:rPr>
          <w:rStyle w:val="ColorBlue"/>
          <w:i/>
          <w:iCs/>
          <w:w w:val="100"/>
        </w:rPr>
        <w:instrText xml:space="preserve"> REF  RTF370035003600330030003a00 \h</w:instrText>
      </w:r>
      <w:r>
        <w:rPr>
          <w:rStyle w:val="ColorBlue"/>
          <w:i/>
          <w:iCs/>
          <w:w w:val="100"/>
        </w:rPr>
      </w:r>
      <w:r>
        <w:rPr>
          <w:rStyle w:val="ColorBlue"/>
          <w:i/>
          <w:iCs/>
          <w:w w:val="100"/>
        </w:rPr>
        <w:fldChar w:fldCharType="separate"/>
      </w:r>
      <w:r w:rsidR="00C6433B">
        <w:rPr>
          <w:rStyle w:val="ColorBlue"/>
          <w:i/>
          <w:iCs/>
          <w:w w:val="100"/>
        </w:rPr>
        <w:t>Test UUTs</w:t>
      </w:r>
      <w:r>
        <w:rPr>
          <w:rStyle w:val="ColorBlue"/>
          <w:i/>
          <w:iCs/>
          <w:w w:val="100"/>
        </w:rPr>
        <w:fldChar w:fldCharType="end"/>
      </w:r>
      <w:r w:rsidR="00C6433B">
        <w:rPr>
          <w:i/>
          <w:iCs/>
          <w:w w:val="100"/>
        </w:rPr>
        <w:t xml:space="preserve"> </w:t>
      </w:r>
      <w:r w:rsidR="00C6433B">
        <w:rPr>
          <w:w w:val="100"/>
        </w:rPr>
        <w:t xml:space="preserve">section of the </w:t>
      </w:r>
      <w:r>
        <w:rPr>
          <w:rStyle w:val="ColorBlue"/>
          <w:i/>
          <w:iCs/>
          <w:w w:val="100"/>
        </w:rPr>
        <w:fldChar w:fldCharType="begin"/>
      </w:r>
      <w:r w:rsidR="00C6433B">
        <w:rPr>
          <w:rStyle w:val="ColorBlue"/>
          <w:i/>
          <w:iCs/>
          <w:w w:val="100"/>
        </w:rPr>
        <w:instrText xml:space="preserve"> REF  RTF320035003700320033003a00 \h</w:instrText>
      </w:r>
      <w:r>
        <w:rPr>
          <w:rStyle w:val="ColorBlue"/>
          <w:i/>
          <w:iCs/>
          <w:w w:val="100"/>
        </w:rPr>
      </w:r>
      <w:r>
        <w:rPr>
          <w:rStyle w:val="ColorBlue"/>
          <w:i/>
          <w:iCs/>
          <w:w w:val="100"/>
        </w:rPr>
        <w:fldChar w:fldCharType="separate"/>
      </w:r>
      <w:r w:rsidR="00C6433B">
        <w:rPr>
          <w:rStyle w:val="ColorBlue"/>
          <w:i/>
          <w:iCs/>
          <w:w w:val="100"/>
        </w:rPr>
        <w:t>Sequential Process Model</w:t>
      </w:r>
      <w:r>
        <w:rPr>
          <w:rStyle w:val="ColorBlue"/>
          <w:i/>
          <w:iCs/>
          <w:w w:val="100"/>
        </w:rPr>
        <w:fldChar w:fldCharType="end"/>
      </w:r>
      <w:r w:rsidR="00C6433B">
        <w:rPr>
          <w:w w:val="100"/>
        </w:rPr>
        <w:t xml:space="preserve"> section of this appendix for more information about the Test UUTs Execution entry point.</w:t>
      </w:r>
    </w:p>
    <w:p w:rsidR="00302BC8" w:rsidRDefault="00E221F4" w:rsidP="00154DCA">
      <w:pPr>
        <w:pStyle w:val="Note"/>
        <w:numPr>
          <w:ilvl w:val="0"/>
          <w:numId w:val="5"/>
        </w:numPr>
        <w:ind w:left="920" w:hanging="920"/>
        <w:rPr>
          <w:w w:val="100"/>
        </w:rPr>
      </w:pPr>
      <w:r w:rsidRPr="00E221F4">
        <w:rPr>
          <w:w w:val="100"/>
        </w:rPr>
        <w:pict>
          <v:shape id="_x0000_i1026" type="#_x0000_t75" style="width:26.85pt;height:21.5pt">
            <v:imagedata r:id="rId10" o:title=""/>
          </v:shape>
        </w:pict>
      </w:r>
      <w:r w:rsidR="00C6433B">
        <w:rPr>
          <w:w w:val="100"/>
        </w:rPr>
        <w:t xml:space="preserve">When you select the Test UUTs Execution entry point to start an execution that continuously tests UUTs, any subsequent configuration changes you make to </w:t>
      </w:r>
      <w:del w:id="29" w:author="jgrey" w:date="2011-07-12T10:12:00Z">
        <w:r w:rsidR="00C6433B" w:rsidDel="00E8336F">
          <w:rPr>
            <w:w w:val="100"/>
          </w:rPr>
          <w:delText>the Configure Repor</w:delText>
        </w:r>
      </w:del>
      <w:ins w:id="30" w:author="jgrey" w:date="2011-07-12T10:12:00Z">
        <w:r w:rsidR="00E8336F">
          <w:rPr>
            <w:w w:val="100"/>
          </w:rPr>
          <w:t>model options, report options, database logging options, or other result processing options</w:t>
        </w:r>
      </w:ins>
      <w:del w:id="31" w:author="jgrey" w:date="2011-07-12T10:13:00Z">
        <w:r w:rsidR="00C6433B" w:rsidDel="00E8336F">
          <w:rPr>
            <w:w w:val="100"/>
          </w:rPr>
          <w:delText>t Options, Configure Database Options, or Configure Model Options Configuration entry points</w:delText>
        </w:r>
      </w:del>
      <w:r w:rsidR="00C6433B">
        <w:rPr>
          <w:w w:val="100"/>
        </w:rPr>
        <w:t xml:space="preserve"> do not affect UUTs tested in the execution.</w:t>
      </w:r>
    </w:p>
    <w:p w:rsidR="00302BC8" w:rsidRDefault="00E221F4" w:rsidP="00154DCA">
      <w:pPr>
        <w:pStyle w:val="ListBullet"/>
        <w:numPr>
          <w:ilvl w:val="0"/>
          <w:numId w:val="4"/>
        </w:numPr>
        <w:ind w:left="2520" w:hanging="360"/>
        <w:rPr>
          <w:w w:val="100"/>
        </w:rPr>
      </w:pPr>
      <w:r>
        <w:rPr>
          <w:rStyle w:val="Bold"/>
          <w:w w:val="100"/>
        </w:rPr>
        <w:fldChar w:fldCharType="begin"/>
      </w:r>
      <w:r w:rsidR="00C6433B">
        <w:rPr>
          <w:rStyle w:val="Bold"/>
          <w:w w:val="100"/>
        </w:rPr>
        <w:instrText>xe "Single Pass Execution entry point;Execution entry point:Single Pass"</w:instrText>
      </w:r>
      <w:r>
        <w:rPr>
          <w:rStyle w:val="Bold"/>
          <w:w w:val="100"/>
        </w:rPr>
        <w:fldChar w:fldCharType="end"/>
      </w:r>
      <w:r w:rsidR="00C6433B">
        <w:rPr>
          <w:rStyle w:val="Bold"/>
          <w:w w:val="100"/>
        </w:rPr>
        <w:t>Single Pass</w:t>
      </w:r>
      <w:r w:rsidR="00C6433B">
        <w:rPr>
          <w:w w:val="100"/>
        </w:rPr>
        <w:t xml:space="preserve">—Tests one UUT without identifying the UUTs. The Single Pass Execution entry point performs a single iteration of the loop the Test UUTs Execution entry point performs. The Execute menu includes the Single Pass item when a window for a client sequence file is active. Refer to the </w:t>
      </w:r>
      <w:r>
        <w:rPr>
          <w:rStyle w:val="ColorBlue"/>
          <w:i/>
          <w:iCs/>
          <w:w w:val="100"/>
        </w:rPr>
        <w:fldChar w:fldCharType="begin"/>
      </w:r>
      <w:r w:rsidR="00C6433B">
        <w:rPr>
          <w:rStyle w:val="ColorBlue"/>
          <w:i/>
          <w:iCs/>
          <w:w w:val="100"/>
        </w:rPr>
        <w:instrText xml:space="preserve"> REF  RTF310037003100320039003a00 \h</w:instrText>
      </w:r>
      <w:r>
        <w:rPr>
          <w:rStyle w:val="ColorBlue"/>
          <w:i/>
          <w:iCs/>
          <w:w w:val="100"/>
        </w:rPr>
      </w:r>
      <w:r>
        <w:rPr>
          <w:rStyle w:val="ColorBlue"/>
          <w:i/>
          <w:iCs/>
          <w:w w:val="100"/>
        </w:rPr>
        <w:fldChar w:fldCharType="separate"/>
      </w:r>
      <w:r w:rsidR="00C6433B">
        <w:rPr>
          <w:rStyle w:val="ColorBlue"/>
          <w:i/>
          <w:iCs/>
          <w:w w:val="100"/>
        </w:rPr>
        <w:t>Single Pass</w:t>
      </w:r>
      <w:r>
        <w:rPr>
          <w:rStyle w:val="ColorBlue"/>
          <w:i/>
          <w:iCs/>
          <w:w w:val="100"/>
        </w:rPr>
        <w:fldChar w:fldCharType="end"/>
      </w:r>
      <w:r w:rsidR="00C6433B">
        <w:rPr>
          <w:w w:val="100"/>
        </w:rPr>
        <w:t xml:space="preserve"> section of the </w:t>
      </w:r>
      <w:r>
        <w:rPr>
          <w:rStyle w:val="ColorBlue"/>
          <w:i/>
          <w:iCs/>
          <w:w w:val="100"/>
        </w:rPr>
        <w:fldChar w:fldCharType="begin"/>
      </w:r>
      <w:r w:rsidR="00C6433B">
        <w:rPr>
          <w:rStyle w:val="ColorBlue"/>
          <w:i/>
          <w:iCs/>
          <w:w w:val="100"/>
        </w:rPr>
        <w:instrText xml:space="preserve"> REF  RTF320035003700320033003a00 \h</w:instrText>
      </w:r>
      <w:r>
        <w:rPr>
          <w:rStyle w:val="ColorBlue"/>
          <w:i/>
          <w:iCs/>
          <w:w w:val="100"/>
        </w:rPr>
      </w:r>
      <w:r>
        <w:rPr>
          <w:rStyle w:val="ColorBlue"/>
          <w:i/>
          <w:iCs/>
          <w:w w:val="100"/>
        </w:rPr>
        <w:fldChar w:fldCharType="separate"/>
      </w:r>
      <w:r w:rsidR="00C6433B">
        <w:rPr>
          <w:rStyle w:val="ColorBlue"/>
          <w:i/>
          <w:iCs/>
          <w:w w:val="100"/>
        </w:rPr>
        <w:t>Sequential Process Model</w:t>
      </w:r>
      <w:r>
        <w:rPr>
          <w:rStyle w:val="ColorBlue"/>
          <w:i/>
          <w:iCs/>
          <w:w w:val="100"/>
        </w:rPr>
        <w:fldChar w:fldCharType="end"/>
      </w:r>
      <w:r w:rsidR="00C6433B">
        <w:rPr>
          <w:w w:val="100"/>
        </w:rPr>
        <w:t xml:space="preserve"> section of this appendix for more information about the Single Pass Execution entry point.</w:t>
      </w:r>
    </w:p>
    <w:p w:rsidR="00302BC8" w:rsidRDefault="00E221F4">
      <w:pPr>
        <w:pStyle w:val="ApxLevel2Head"/>
        <w:rPr>
          <w:w w:val="100"/>
        </w:rPr>
      </w:pPr>
      <w:r>
        <w:rPr>
          <w:w w:val="100"/>
        </w:rPr>
        <w:fldChar w:fldCharType="begin"/>
      </w:r>
      <w:r w:rsidR="00C6433B">
        <w:rPr>
          <w:w w:val="100"/>
        </w:rPr>
        <w:instrText>xe "entry points:Configuration"</w:instrText>
      </w:r>
      <w:r>
        <w:rPr>
          <w:w w:val="100"/>
        </w:rPr>
        <w:fldChar w:fldCharType="end"/>
      </w:r>
      <w:r>
        <w:rPr>
          <w:w w:val="100"/>
        </w:rPr>
        <w:fldChar w:fldCharType="begin"/>
      </w:r>
      <w:r w:rsidR="00C6433B">
        <w:rPr>
          <w:w w:val="100"/>
        </w:rPr>
        <w:instrText>xe "Sequential process model:Configuration entry points"</w:instrText>
      </w:r>
      <w:r>
        <w:rPr>
          <w:w w:val="100"/>
        </w:rPr>
        <w:fldChar w:fldCharType="end"/>
      </w:r>
      <w:r>
        <w:rPr>
          <w:w w:val="100"/>
        </w:rPr>
        <w:fldChar w:fldCharType="begin"/>
      </w:r>
      <w:r w:rsidR="00C6433B">
        <w:rPr>
          <w:w w:val="100"/>
        </w:rPr>
        <w:instrText>xe "Configuration entry point:process models: Sequential process model"</w:instrText>
      </w:r>
      <w:r>
        <w:rPr>
          <w:w w:val="100"/>
        </w:rPr>
        <w:fldChar w:fldCharType="end"/>
      </w:r>
      <w:bookmarkStart w:id="32" w:name="RTF380032003500390035003a00"/>
      <w:r w:rsidR="00C6433B">
        <w:rPr>
          <w:w w:val="100"/>
        </w:rPr>
        <w:t>Confi</w:t>
      </w:r>
      <w:bookmarkEnd w:id="32"/>
      <w:r w:rsidR="00C6433B">
        <w:rPr>
          <w:w w:val="100"/>
        </w:rPr>
        <w:t>guration Entry Points</w:t>
      </w:r>
    </w:p>
    <w:p w:rsidR="00302BC8" w:rsidRDefault="00C6433B">
      <w:pPr>
        <w:pStyle w:val="Body1"/>
        <w:keepNext/>
        <w:rPr>
          <w:w w:val="100"/>
        </w:rPr>
      </w:pPr>
      <w:r>
        <w:rPr>
          <w:w w:val="100"/>
        </w:rPr>
        <w:t>The Sequential process model includes the following Configuration entry point sequences:</w:t>
      </w:r>
    </w:p>
    <w:commentRangeStart w:id="33"/>
    <w:p w:rsidR="00302BC8" w:rsidRDefault="00E221F4" w:rsidP="00154DCA">
      <w:pPr>
        <w:pStyle w:val="ListBullet"/>
        <w:numPr>
          <w:ilvl w:val="0"/>
          <w:numId w:val="4"/>
        </w:numPr>
        <w:ind w:left="2520" w:hanging="360"/>
        <w:rPr>
          <w:w w:val="100"/>
        </w:rPr>
      </w:pPr>
      <w:r>
        <w:rPr>
          <w:rStyle w:val="Bold"/>
          <w:w w:val="100"/>
        </w:rPr>
        <w:fldChar w:fldCharType="begin"/>
      </w:r>
      <w:r w:rsidR="00C6433B">
        <w:rPr>
          <w:rStyle w:val="Bold"/>
          <w:w w:val="100"/>
        </w:rPr>
        <w:instrText>xe "Configure Report Options Configuration entry point"</w:instrText>
      </w:r>
      <w:r>
        <w:rPr>
          <w:rStyle w:val="Bold"/>
          <w:w w:val="100"/>
        </w:rPr>
        <w:fldChar w:fldCharType="end"/>
      </w:r>
      <w:del w:id="34" w:author="calliej" w:date="2012-05-11T12:32:00Z">
        <w:r w:rsidR="00C6433B" w:rsidDel="00956AE5">
          <w:rPr>
            <w:rStyle w:val="Bold"/>
            <w:w w:val="100"/>
          </w:rPr>
          <w:delText xml:space="preserve">Configure </w:delText>
        </w:r>
      </w:del>
      <w:commentRangeEnd w:id="33"/>
      <w:r w:rsidR="00956AE5">
        <w:rPr>
          <w:rStyle w:val="CommentReference"/>
          <w:rFonts w:ascii="Calibri" w:hAnsi="Calibri" w:cs="Times New Roman"/>
          <w:color w:val="auto"/>
          <w:w w:val="100"/>
        </w:rPr>
        <w:commentReference w:id="33"/>
      </w:r>
      <w:del w:id="35" w:author="jgrey" w:date="2011-07-12T10:15:00Z">
        <w:r w:rsidR="00C6433B" w:rsidDel="006D4D0C">
          <w:rPr>
            <w:rStyle w:val="Bold"/>
            <w:w w:val="100"/>
          </w:rPr>
          <w:delText>Report Options</w:delText>
        </w:r>
      </w:del>
      <w:ins w:id="36" w:author="jgrey" w:date="2011-07-12T10:15:00Z">
        <w:r w:rsidR="006D4D0C">
          <w:rPr>
            <w:rStyle w:val="Bold"/>
            <w:w w:val="100"/>
          </w:rPr>
          <w:t>Configure Result Processing</w:t>
        </w:r>
      </w:ins>
      <w:r w:rsidR="00C6433B">
        <w:rPr>
          <w:w w:val="100"/>
        </w:rPr>
        <w:t xml:space="preserve">—Launches the </w:t>
      </w:r>
      <w:del w:id="37" w:author="jgrey" w:date="2011-07-12T10:16:00Z">
        <w:r w:rsidR="00C6433B" w:rsidDel="006D4D0C">
          <w:rPr>
            <w:w w:val="100"/>
          </w:rPr>
          <w:delText>Report Options</w:delText>
        </w:r>
      </w:del>
      <w:ins w:id="38" w:author="jgrey" w:date="2011-07-12T10:16:00Z">
        <w:r w:rsidR="006D4D0C">
          <w:rPr>
            <w:w w:val="100"/>
          </w:rPr>
          <w:t>Result Processing</w:t>
        </w:r>
      </w:ins>
      <w:r w:rsidR="00C6433B">
        <w:rPr>
          <w:w w:val="100"/>
        </w:rPr>
        <w:t xml:space="preserve"> dialog box, </w:t>
      </w:r>
      <w:commentRangeStart w:id="39"/>
      <w:r w:rsidR="00C6433B">
        <w:rPr>
          <w:w w:val="100"/>
        </w:rPr>
        <w:t xml:space="preserve">in which </w:t>
      </w:r>
      <w:commentRangeEnd w:id="39"/>
      <w:r w:rsidR="00950A92">
        <w:rPr>
          <w:rStyle w:val="CommentReference"/>
          <w:rFonts w:ascii="Calibri" w:hAnsi="Calibri" w:cs="Times New Roman"/>
          <w:color w:val="auto"/>
          <w:w w:val="100"/>
        </w:rPr>
        <w:commentReference w:id="39"/>
      </w:r>
      <w:r w:rsidR="00C6433B">
        <w:rPr>
          <w:w w:val="100"/>
        </w:rPr>
        <w:t>you enable</w:t>
      </w:r>
      <w:ins w:id="40" w:author="jgrey" w:date="2011-07-12T10:17:00Z">
        <w:r w:rsidR="006D4D0C">
          <w:rPr>
            <w:w w:val="100"/>
          </w:rPr>
          <w:t xml:space="preserve"> and configure</w:t>
        </w:r>
      </w:ins>
      <w:del w:id="41" w:author="jgrey" w:date="2011-07-12T10:16:00Z">
        <w:r w:rsidR="00C6433B" w:rsidDel="006D4D0C">
          <w:rPr>
            <w:w w:val="100"/>
          </w:rPr>
          <w:delText xml:space="preserve"> UUT report generation and configure the report type and content of report files.</w:delText>
        </w:r>
      </w:del>
      <w:ins w:id="42" w:author="jgrey" w:date="2011-07-12T10:16:00Z">
        <w:r w:rsidR="006D4D0C">
          <w:rPr>
            <w:w w:val="100"/>
          </w:rPr>
          <w:t xml:space="preserve"> report generation, </w:t>
        </w:r>
      </w:ins>
      <w:ins w:id="43" w:author="jgrey" w:date="2011-07-12T10:17:00Z">
        <w:r w:rsidR="006D4D0C">
          <w:rPr>
            <w:w w:val="100"/>
          </w:rPr>
          <w:t>database logging, and other processing of test results.</w:t>
        </w:r>
      </w:ins>
      <w:r w:rsidR="00C6433B">
        <w:rPr>
          <w:w w:val="100"/>
        </w:rPr>
        <w:t xml:space="preserve"> Refer to the </w:t>
      </w:r>
      <w:r w:rsidR="00C6433B">
        <w:rPr>
          <w:rStyle w:val="Crossreference"/>
          <w:w w:val="100"/>
        </w:rPr>
        <w:t>NI TestStand Help</w:t>
      </w:r>
      <w:r w:rsidR="00C6433B">
        <w:rPr>
          <w:w w:val="100"/>
        </w:rPr>
        <w:t xml:space="preserve"> for more information about report options.</w:t>
      </w:r>
    </w:p>
    <w:p w:rsidR="00302BC8" w:rsidRDefault="00E221F4" w:rsidP="00154DCA">
      <w:pPr>
        <w:pStyle w:val="ListBullet"/>
        <w:numPr>
          <w:ilvl w:val="0"/>
          <w:numId w:val="4"/>
        </w:numPr>
        <w:ind w:left="2520" w:hanging="360"/>
        <w:rPr>
          <w:w w:val="100"/>
        </w:rPr>
      </w:pPr>
      <w:r>
        <w:rPr>
          <w:rStyle w:val="Bold"/>
          <w:w w:val="100"/>
        </w:rPr>
        <w:fldChar w:fldCharType="begin"/>
      </w:r>
      <w:r w:rsidR="00C6433B">
        <w:rPr>
          <w:rStyle w:val="Bold"/>
          <w:w w:val="100"/>
        </w:rPr>
        <w:instrText>xe "Configure Database Options Configuration entry point"</w:instrText>
      </w:r>
      <w:r>
        <w:rPr>
          <w:rStyle w:val="Bold"/>
          <w:w w:val="100"/>
        </w:rPr>
        <w:fldChar w:fldCharType="end"/>
      </w:r>
      <w:del w:id="44" w:author="jgrey" w:date="2011-07-12T10:18:00Z">
        <w:r w:rsidR="00C6433B" w:rsidDel="006D4D0C">
          <w:rPr>
            <w:rStyle w:val="Bold"/>
            <w:w w:val="100"/>
          </w:rPr>
          <w:delText>Configure Database Options</w:delText>
        </w:r>
        <w:r w:rsidR="00C6433B" w:rsidDel="006D4D0C">
          <w:rPr>
            <w:w w:val="100"/>
          </w:rPr>
          <w:delText xml:space="preserve">—Launches the Database Options dialog box, in which you enable UUT result logging and configure the schema for mapping TestStand results to database tables and columns. </w:delText>
        </w:r>
      </w:del>
      <w:r w:rsidR="00C6433B">
        <w:rPr>
          <w:w w:val="100"/>
        </w:rPr>
        <w:t xml:space="preserve">Refer to Chapter 6, </w:t>
      </w:r>
      <w:r w:rsidR="00C6433B">
        <w:rPr>
          <w:rStyle w:val="ColorBlue"/>
          <w:i/>
          <w:iCs/>
          <w:w w:val="100"/>
        </w:rPr>
        <w:t>Database Logging and Report Generation</w:t>
      </w:r>
      <w:r w:rsidR="00C6433B">
        <w:rPr>
          <w:w w:val="100"/>
        </w:rPr>
        <w:t>, for more information about database options</w:t>
      </w:r>
    </w:p>
    <w:p w:rsidR="00302BC8" w:rsidRDefault="00E221F4" w:rsidP="00154DCA">
      <w:pPr>
        <w:pStyle w:val="ListBullet"/>
        <w:numPr>
          <w:ilvl w:val="0"/>
          <w:numId w:val="4"/>
        </w:numPr>
        <w:ind w:left="2520" w:hanging="360"/>
        <w:rPr>
          <w:w w:val="100"/>
        </w:rPr>
      </w:pPr>
      <w:r>
        <w:rPr>
          <w:rStyle w:val="Bold"/>
          <w:w w:val="100"/>
        </w:rPr>
        <w:lastRenderedPageBreak/>
        <w:fldChar w:fldCharType="begin"/>
      </w:r>
      <w:r w:rsidR="00C6433B">
        <w:rPr>
          <w:rStyle w:val="Bold"/>
          <w:w w:val="100"/>
        </w:rPr>
        <w:instrText>xe "Configure Model Options Configuration entry point"</w:instrText>
      </w:r>
      <w:r>
        <w:rPr>
          <w:rStyle w:val="Bold"/>
          <w:w w:val="100"/>
        </w:rPr>
        <w:fldChar w:fldCharType="end"/>
      </w:r>
      <w:r w:rsidR="00C6433B">
        <w:rPr>
          <w:rStyle w:val="Bold"/>
          <w:w w:val="100"/>
        </w:rPr>
        <w:t>Configure Model Options</w:t>
      </w:r>
      <w:r w:rsidR="00C6433B">
        <w:rPr>
          <w:w w:val="100"/>
        </w:rPr>
        <w:t>—Launches the Model Options dialog box, in which you configure the number of test sockets and other process model-related options.</w:t>
      </w:r>
    </w:p>
    <w:p w:rsidR="00302BC8" w:rsidRDefault="00C6433B">
      <w:pPr>
        <w:pStyle w:val="Body"/>
        <w:rPr>
          <w:w w:val="100"/>
        </w:rPr>
      </w:pPr>
      <w:r>
        <w:rPr>
          <w:w w:val="100"/>
        </w:rPr>
        <w:t xml:space="preserve">The Configuration entry points save the station report, database, and model options to disk. The </w:t>
      </w:r>
      <w:del w:id="45" w:author="jgrey" w:date="2012-05-04T15:18:00Z">
        <w:r w:rsidDel="00C546F4">
          <w:rPr>
            <w:w w:val="100"/>
          </w:rPr>
          <w:delText xml:space="preserve">settings in the </w:delText>
        </w:r>
      </w:del>
      <w:del w:id="46" w:author="calliej" w:date="2012-05-11T12:51:00Z">
        <w:r w:rsidDel="00950A92">
          <w:rPr>
            <w:w w:val="100"/>
          </w:rPr>
          <w:delText>R</w:delText>
        </w:r>
      </w:del>
      <w:ins w:id="47" w:author="calliej" w:date="2012-05-11T12:51:00Z">
        <w:r w:rsidR="00950A92">
          <w:rPr>
            <w:w w:val="100"/>
          </w:rPr>
          <w:t>r</w:t>
        </w:r>
      </w:ins>
      <w:r>
        <w:rPr>
          <w:w w:val="100"/>
        </w:rPr>
        <w:t>eport</w:t>
      </w:r>
      <w:del w:id="48" w:author="jgrey" w:date="2011-07-12T16:24:00Z">
        <w:r w:rsidDel="00E22165">
          <w:rPr>
            <w:w w:val="100"/>
          </w:rPr>
          <w:delText xml:space="preserve"> Options</w:delText>
        </w:r>
      </w:del>
      <w:r>
        <w:rPr>
          <w:w w:val="100"/>
        </w:rPr>
        <w:t xml:space="preserve">, </w:t>
      </w:r>
      <w:del w:id="49" w:author="calliej" w:date="2012-05-11T12:51:00Z">
        <w:r w:rsidDel="00950A92">
          <w:rPr>
            <w:w w:val="100"/>
          </w:rPr>
          <w:delText>D</w:delText>
        </w:r>
      </w:del>
      <w:ins w:id="50" w:author="calliej" w:date="2012-05-11T12:51:00Z">
        <w:r w:rsidR="00950A92">
          <w:rPr>
            <w:w w:val="100"/>
          </w:rPr>
          <w:t>d</w:t>
        </w:r>
      </w:ins>
      <w:r>
        <w:rPr>
          <w:w w:val="100"/>
        </w:rPr>
        <w:t>atabase</w:t>
      </w:r>
      <w:del w:id="51" w:author="jgrey" w:date="2011-07-12T16:24:00Z">
        <w:r w:rsidDel="00E22165">
          <w:rPr>
            <w:w w:val="100"/>
          </w:rPr>
          <w:delText xml:space="preserve"> Options</w:delText>
        </w:r>
      </w:del>
      <w:r>
        <w:rPr>
          <w:w w:val="100"/>
        </w:rPr>
        <w:t xml:space="preserve">, and </w:t>
      </w:r>
      <w:del w:id="52" w:author="calliej" w:date="2012-05-11T12:51:00Z">
        <w:r w:rsidDel="00950A92">
          <w:rPr>
            <w:w w:val="100"/>
          </w:rPr>
          <w:delText xml:space="preserve">Model </w:delText>
        </w:r>
      </w:del>
      <w:ins w:id="53" w:author="calliej" w:date="2012-05-11T12:51:00Z">
        <w:r w:rsidR="00950A92">
          <w:rPr>
            <w:w w:val="100"/>
          </w:rPr>
          <w:t xml:space="preserve">model </w:t>
        </w:r>
      </w:ins>
      <w:ins w:id="54" w:author="jgrey" w:date="2011-07-12T16:25:00Z">
        <w:r w:rsidR="00E22165">
          <w:rPr>
            <w:w w:val="100"/>
          </w:rPr>
          <w:t>settings</w:t>
        </w:r>
      </w:ins>
      <w:del w:id="55" w:author="jgrey" w:date="2011-07-12T16:24:00Z">
        <w:r w:rsidDel="00E22165">
          <w:rPr>
            <w:w w:val="100"/>
          </w:rPr>
          <w:delText>O</w:delText>
        </w:r>
      </w:del>
      <w:del w:id="56" w:author="jgrey" w:date="2011-07-12T16:25:00Z">
        <w:r w:rsidDel="00E22165">
          <w:rPr>
            <w:w w:val="100"/>
          </w:rPr>
          <w:delText>ptions</w:delText>
        </w:r>
      </w:del>
      <w:r>
        <w:rPr>
          <w:w w:val="100"/>
        </w:rPr>
        <w:t xml:space="preserve"> </w:t>
      </w:r>
      <w:del w:id="57" w:author="jgrey" w:date="2011-07-12T16:24:00Z">
        <w:r w:rsidDel="00E22165">
          <w:rPr>
            <w:w w:val="100"/>
          </w:rPr>
          <w:delText xml:space="preserve">dialog boxes </w:delText>
        </w:r>
      </w:del>
      <w:r>
        <w:rPr>
          <w:w w:val="100"/>
        </w:rPr>
        <w:t xml:space="preserve">apply to the test station as a whole. Refer to the </w:t>
      </w:r>
      <w:r>
        <w:rPr>
          <w:rStyle w:val="ColorBlue"/>
          <w:i/>
          <w:iCs/>
          <w:w w:val="100"/>
        </w:rPr>
        <w:t>&lt;TestStand Application Data&gt; Directory</w:t>
      </w:r>
      <w:r>
        <w:rPr>
          <w:w w:val="100"/>
        </w:rPr>
        <w:t xml:space="preserve"> section of Chapter 8, </w:t>
      </w:r>
      <w:r>
        <w:rPr>
          <w:rStyle w:val="ColorBlue"/>
          <w:i/>
          <w:iCs/>
          <w:w w:val="100"/>
        </w:rPr>
        <w:t>Customizing and Configuring TestStand</w:t>
      </w:r>
      <w:r>
        <w:rPr>
          <w:w w:val="100"/>
        </w:rPr>
        <w:t xml:space="preserve">, for more information about the configuration files in the </w:t>
      </w:r>
      <w:r>
        <w:rPr>
          <w:rStyle w:val="Monospace"/>
          <w:w w:val="100"/>
        </w:rPr>
        <w:t>&lt;TestStand Application Data&gt;\Cfg</w:t>
      </w:r>
      <w:r>
        <w:rPr>
          <w:w w:val="100"/>
        </w:rPr>
        <w:t xml:space="preserve"> directory.</w:t>
      </w:r>
    </w:p>
    <w:p w:rsidR="00302BC8" w:rsidRDefault="00E221F4">
      <w:pPr>
        <w:pStyle w:val="ApxLevel2Head"/>
        <w:rPr>
          <w:w w:val="100"/>
        </w:rPr>
      </w:pPr>
      <w:r>
        <w:rPr>
          <w:w w:val="100"/>
        </w:rPr>
        <w:fldChar w:fldCharType="begin"/>
      </w:r>
      <w:r w:rsidR="00C6433B">
        <w:rPr>
          <w:w w:val="100"/>
        </w:rPr>
        <w:instrText>xe "Sequential process model:Model callbacks"</w:instrText>
      </w:r>
      <w:r>
        <w:rPr>
          <w:w w:val="100"/>
        </w:rPr>
        <w:fldChar w:fldCharType="end"/>
      </w:r>
      <w:r>
        <w:rPr>
          <w:w w:val="100"/>
        </w:rPr>
        <w:fldChar w:fldCharType="begin"/>
      </w:r>
      <w:r w:rsidR="00C6433B">
        <w:rPr>
          <w:w w:val="100"/>
        </w:rPr>
        <w:instrText>xe "Model callbacks:Sequential process model"</w:instrText>
      </w:r>
      <w:r>
        <w:rPr>
          <w:w w:val="100"/>
        </w:rPr>
        <w:fldChar w:fldCharType="end"/>
      </w:r>
      <w:r>
        <w:rPr>
          <w:w w:val="100"/>
        </w:rPr>
        <w:fldChar w:fldCharType="begin"/>
      </w:r>
      <w:r w:rsidR="00C6433B">
        <w:rPr>
          <w:w w:val="100"/>
        </w:rPr>
        <w:instrText>xe "callbacks:Model:Sequential process model"</w:instrText>
      </w:r>
      <w:r>
        <w:rPr>
          <w:w w:val="100"/>
        </w:rPr>
        <w:fldChar w:fldCharType="end"/>
      </w:r>
      <w:bookmarkStart w:id="58" w:name="RTF350036003600300032003a00"/>
      <w:r w:rsidR="00C6433B">
        <w:rPr>
          <w:w w:val="100"/>
        </w:rPr>
        <w:t>Mod</w:t>
      </w:r>
      <w:bookmarkEnd w:id="58"/>
      <w:r w:rsidR="00C6433B">
        <w:rPr>
          <w:w w:val="100"/>
        </w:rPr>
        <w:t>el Callbacks</w:t>
      </w:r>
    </w:p>
    <w:p w:rsidR="00302BC8" w:rsidRDefault="00C6433B">
      <w:pPr>
        <w:pStyle w:val="Body1"/>
        <w:rPr>
          <w:w w:val="100"/>
        </w:rPr>
      </w:pPr>
      <w:r>
        <w:rPr>
          <w:w w:val="100"/>
        </w:rPr>
        <w:t>The Sequential process model includes the following Model callbacks, which you can override with client sequence files:</w:t>
      </w:r>
    </w:p>
    <w:p w:rsidR="00302BC8" w:rsidRDefault="00C6433B" w:rsidP="00154DCA">
      <w:pPr>
        <w:pStyle w:val="ListBullet"/>
        <w:numPr>
          <w:ilvl w:val="0"/>
          <w:numId w:val="4"/>
        </w:numPr>
        <w:ind w:left="2520" w:hanging="360"/>
        <w:rPr>
          <w:w w:val="100"/>
        </w:rPr>
      </w:pPr>
      <w:r>
        <w:rPr>
          <w:rStyle w:val="Bold"/>
          <w:w w:val="100"/>
        </w:rPr>
        <w:t>MainSequence</w:t>
      </w:r>
      <w:r>
        <w:rPr>
          <w:w w:val="100"/>
        </w:rPr>
        <w:t>—Test UUTs and Single Pass Execution entry point sequences call the MainSequence callback, which is empty in the process model file. The client sequence file must contain a MainSequence callback that performs the tests on a UUT.</w:t>
      </w:r>
    </w:p>
    <w:p w:rsidR="00302BC8" w:rsidRDefault="00C6433B" w:rsidP="00154DCA">
      <w:pPr>
        <w:pStyle w:val="ListBullet"/>
        <w:numPr>
          <w:ilvl w:val="0"/>
          <w:numId w:val="4"/>
        </w:numPr>
        <w:ind w:left="2520" w:hanging="360"/>
        <w:rPr>
          <w:w w:val="100"/>
        </w:rPr>
      </w:pPr>
      <w:r>
        <w:rPr>
          <w:rStyle w:val="Bold"/>
          <w:w w:val="100"/>
        </w:rPr>
        <w:t>PreUUT</w:t>
      </w:r>
      <w:r>
        <w:rPr>
          <w:w w:val="100"/>
        </w:rPr>
        <w:t>—</w:t>
      </w:r>
      <w:ins w:id="59" w:author="jgrey" w:date="2012-05-06T15:48:00Z">
        <w:r w:rsidR="00665BA3">
          <w:rPr>
            <w:w w:val="100"/>
          </w:rPr>
          <w:t xml:space="preserve">Calls the </w:t>
        </w:r>
        <w:commentRangeStart w:id="60"/>
        <w:r w:rsidR="00665BA3">
          <w:rPr>
            <w:w w:val="100"/>
          </w:rPr>
          <w:t>DoPreUUT</w:t>
        </w:r>
      </w:ins>
      <w:commentRangeEnd w:id="60"/>
      <w:r w:rsidR="00950A92">
        <w:rPr>
          <w:rStyle w:val="CommentReference"/>
          <w:rFonts w:ascii="Calibri" w:hAnsi="Calibri" w:cs="Times New Roman"/>
          <w:color w:val="auto"/>
          <w:w w:val="100"/>
        </w:rPr>
        <w:commentReference w:id="60"/>
      </w:r>
      <w:ins w:id="61" w:author="jgrey" w:date="2012-05-06T15:48:00Z">
        <w:r w:rsidR="00665BA3">
          <w:rPr>
            <w:w w:val="100"/>
          </w:rPr>
          <w:t xml:space="preserve"> sequence</w:t>
        </w:r>
      </w:ins>
      <w:ins w:id="62" w:author="calliej" w:date="2012-05-11T12:52:00Z">
        <w:r w:rsidR="00950A92">
          <w:rPr>
            <w:w w:val="100"/>
          </w:rPr>
          <w:t>,</w:t>
        </w:r>
      </w:ins>
      <w:ins w:id="63" w:author="jgrey" w:date="2012-05-06T15:48:00Z">
        <w:r w:rsidR="00665BA3">
          <w:rPr>
            <w:w w:val="100"/>
          </w:rPr>
          <w:t xml:space="preserve"> which l</w:t>
        </w:r>
      </w:ins>
      <w:del w:id="64" w:author="jgrey" w:date="2012-05-06T15:48:00Z">
        <w:r w:rsidDel="00665BA3">
          <w:rPr>
            <w:w w:val="100"/>
          </w:rPr>
          <w:delText>L</w:delText>
        </w:r>
      </w:del>
      <w:r>
        <w:rPr>
          <w:w w:val="100"/>
        </w:rPr>
        <w:t xml:space="preserve">aunches the UUT Information dialog box to obtain the UUT serial number. The Test UUTs Execution entry point calls the PreUUT callback at the beginning of each iteration of the UUT loop. When the operator enters a UUT serial number, the IdentifyUUT step stores the serial number in the </w:t>
      </w:r>
      <w:r>
        <w:rPr>
          <w:rStyle w:val="Bold"/>
          <w:w w:val="100"/>
        </w:rPr>
        <w:t xml:space="preserve">UUT.SerialNumber </w:t>
      </w:r>
      <w:r>
        <w:rPr>
          <w:w w:val="100"/>
        </w:rPr>
        <w:t xml:space="preserve">parameter, which is a local variable the Test UUTs sequence passes to the PreUUT callback. When the operator stops testing, the UUT loop terminates, and the IdentifyUUT step sets the </w:t>
      </w:r>
      <w:r>
        <w:rPr>
          <w:rStyle w:val="Bold"/>
          <w:w w:val="100"/>
        </w:rPr>
        <w:t>ContinueTesting</w:t>
      </w:r>
      <w:r>
        <w:rPr>
          <w:w w:val="100"/>
        </w:rPr>
        <w:t xml:space="preserve"> parameter to </w:t>
      </w:r>
      <w:r>
        <w:rPr>
          <w:rStyle w:val="Monospace"/>
          <w:w w:val="100"/>
        </w:rPr>
        <w:t>False</w:t>
      </w:r>
      <w:r>
        <w:rPr>
          <w:w w:val="100"/>
        </w:rPr>
        <w:t xml:space="preserve">. The </w:t>
      </w:r>
      <w:r>
        <w:rPr>
          <w:rStyle w:val="Bold"/>
          <w:w w:val="100"/>
        </w:rPr>
        <w:t>ContinueTesting</w:t>
      </w:r>
      <w:r>
        <w:rPr>
          <w:w w:val="100"/>
        </w:rPr>
        <w:t xml:space="preserve"> parameter is another local variable the Test UUTs sequence passes to the PreUUT callback.</w:t>
      </w:r>
    </w:p>
    <w:p w:rsidR="00302BC8" w:rsidRDefault="00C6433B" w:rsidP="00154DCA">
      <w:pPr>
        <w:pStyle w:val="ListBullet"/>
        <w:numPr>
          <w:ilvl w:val="0"/>
          <w:numId w:val="4"/>
        </w:numPr>
        <w:ind w:left="2520" w:hanging="360"/>
        <w:rPr>
          <w:w w:val="100"/>
        </w:rPr>
      </w:pPr>
      <w:r>
        <w:rPr>
          <w:rStyle w:val="Bold"/>
          <w:w w:val="100"/>
        </w:rPr>
        <w:t>PostUUT</w:t>
      </w:r>
      <w:r>
        <w:rPr>
          <w:w w:val="100"/>
        </w:rPr>
        <w:t>—</w:t>
      </w:r>
      <w:ins w:id="65" w:author="jgrey" w:date="2012-05-06T15:48:00Z">
        <w:r w:rsidR="00665BA3">
          <w:rPr>
            <w:w w:val="100"/>
          </w:rPr>
          <w:t xml:space="preserve">Calls the </w:t>
        </w:r>
        <w:commentRangeStart w:id="66"/>
        <w:r w:rsidR="00665BA3">
          <w:rPr>
            <w:w w:val="100"/>
          </w:rPr>
          <w:t>DoPostUUT</w:t>
        </w:r>
      </w:ins>
      <w:commentRangeEnd w:id="66"/>
      <w:r w:rsidR="00950A92">
        <w:rPr>
          <w:rStyle w:val="CommentReference"/>
          <w:rFonts w:ascii="Calibri" w:hAnsi="Calibri" w:cs="Times New Roman"/>
          <w:color w:val="auto"/>
          <w:w w:val="100"/>
        </w:rPr>
        <w:commentReference w:id="66"/>
      </w:r>
      <w:ins w:id="67" w:author="jgrey" w:date="2012-05-06T15:48:00Z">
        <w:r w:rsidR="00665BA3">
          <w:rPr>
            <w:w w:val="100"/>
          </w:rPr>
          <w:t xml:space="preserve"> sequence</w:t>
        </w:r>
      </w:ins>
      <w:ins w:id="68" w:author="calliej" w:date="2012-05-11T12:53:00Z">
        <w:r w:rsidR="00950A92">
          <w:rPr>
            <w:w w:val="100"/>
          </w:rPr>
          <w:t>,</w:t>
        </w:r>
      </w:ins>
      <w:ins w:id="69" w:author="jgrey" w:date="2012-05-06T15:48:00Z">
        <w:r w:rsidR="00665BA3">
          <w:rPr>
            <w:w w:val="100"/>
          </w:rPr>
          <w:t xml:space="preserve"> which d</w:t>
        </w:r>
      </w:ins>
      <w:del w:id="70" w:author="jgrey" w:date="2012-05-06T15:48:00Z">
        <w:r w:rsidDel="00665BA3">
          <w:rPr>
            <w:w w:val="100"/>
          </w:rPr>
          <w:delText>D</w:delText>
        </w:r>
      </w:del>
      <w:r>
        <w:rPr>
          <w:w w:val="100"/>
        </w:rPr>
        <w:t>isplays a pass, fail, error, or terminate banner to indicate the status of the test the MainSequence callback in the client sequence file performs on the UUT. The Test UUTs Execution entry point calls the PostUUT callback at the end of each iteration of the UUT loop.</w:t>
      </w:r>
    </w:p>
    <w:p w:rsidR="00302BC8" w:rsidRDefault="00C6433B" w:rsidP="00154DCA">
      <w:pPr>
        <w:pStyle w:val="ListBullet"/>
        <w:numPr>
          <w:ilvl w:val="0"/>
          <w:numId w:val="4"/>
        </w:numPr>
        <w:ind w:left="2520" w:hanging="360"/>
        <w:rPr>
          <w:w w:val="100"/>
        </w:rPr>
      </w:pPr>
      <w:r>
        <w:rPr>
          <w:rStyle w:val="Bold"/>
          <w:w w:val="100"/>
        </w:rPr>
        <w:t>PreUUTLoop</w:t>
      </w:r>
      <w:r>
        <w:rPr>
          <w:w w:val="100"/>
        </w:rPr>
        <w:t xml:space="preserve">—Before the UUT loop begins, the Test UUTs Execution entry point calls the PreUUTLoop callback, which is empty in the process model file. </w:t>
      </w:r>
    </w:p>
    <w:p w:rsidR="00302BC8" w:rsidRDefault="00C6433B" w:rsidP="00154DCA">
      <w:pPr>
        <w:pStyle w:val="ListBullet"/>
        <w:numPr>
          <w:ilvl w:val="0"/>
          <w:numId w:val="4"/>
        </w:numPr>
        <w:ind w:left="2520" w:hanging="360"/>
        <w:rPr>
          <w:w w:val="100"/>
        </w:rPr>
      </w:pPr>
      <w:r>
        <w:rPr>
          <w:rStyle w:val="Bold"/>
          <w:w w:val="100"/>
        </w:rPr>
        <w:lastRenderedPageBreak/>
        <w:t>PostUUTLoop</w:t>
      </w:r>
      <w:r>
        <w:rPr>
          <w:w w:val="100"/>
        </w:rPr>
        <w:t xml:space="preserve">—After the UUT loop terminates, the Test UUTs Execution entry point calls the PostUUTLoop callback, which is empty in the process model file. </w:t>
      </w:r>
    </w:p>
    <w:p w:rsidR="00302BC8" w:rsidRDefault="00C6433B" w:rsidP="00154DCA">
      <w:pPr>
        <w:pStyle w:val="ListBullet"/>
        <w:numPr>
          <w:ilvl w:val="0"/>
          <w:numId w:val="4"/>
        </w:numPr>
        <w:ind w:left="2520" w:hanging="360"/>
        <w:rPr>
          <w:w w:val="100"/>
        </w:rPr>
      </w:pPr>
      <w:r>
        <w:rPr>
          <w:rStyle w:val="Bold"/>
          <w:w w:val="100"/>
        </w:rPr>
        <w:t>ReportOptions</w:t>
      </w:r>
      <w:r>
        <w:rPr>
          <w:w w:val="100"/>
        </w:rPr>
        <w:t>—</w:t>
      </w:r>
      <w:del w:id="71" w:author="jgrey" w:date="2011-07-12T16:27:00Z">
        <w:r w:rsidDel="00E22165">
          <w:rPr>
            <w:w w:val="100"/>
          </w:rPr>
          <w:delText>After reading the test station report options from disk, the Get Report Options subsequence of</w:delText>
        </w:r>
      </w:del>
      <w:ins w:id="72" w:author="jgrey" w:date="2011-07-12T16:28:00Z">
        <w:r w:rsidR="00E22165">
          <w:rPr>
            <w:w w:val="100"/>
          </w:rPr>
          <w:t>T</w:t>
        </w:r>
      </w:ins>
      <w:ins w:id="73" w:author="jgrey" w:date="2011-07-12T16:27:00Z">
        <w:r w:rsidR="00E22165">
          <w:rPr>
            <w:w w:val="100"/>
          </w:rPr>
          <w:t>he process model</w:t>
        </w:r>
      </w:ins>
      <w:del w:id="74" w:author="jgrey" w:date="2011-07-12T16:27:00Z">
        <w:r w:rsidDel="00E22165">
          <w:rPr>
            <w:w w:val="100"/>
          </w:rPr>
          <w:delText xml:space="preserve"> the </w:delText>
        </w:r>
      </w:del>
      <w:ins w:id="75" w:author="jgrey" w:date="2011-07-12T16:27:00Z">
        <w:r w:rsidR="00E22165">
          <w:rPr>
            <w:w w:val="100"/>
          </w:rPr>
          <w:t xml:space="preserve"> </w:t>
        </w:r>
      </w:ins>
      <w:r>
        <w:rPr>
          <w:w w:val="100"/>
        </w:rPr>
        <w:t xml:space="preserve">Execution entry point sequence calls the </w:t>
      </w:r>
      <w:commentRangeStart w:id="76"/>
      <w:ins w:id="77" w:author="jgrey" w:date="2011-07-12T16:28:00Z">
        <w:r w:rsidR="00E22165">
          <w:rPr>
            <w:w w:val="100"/>
          </w:rPr>
          <w:t xml:space="preserve">Begin Processing sequence </w:t>
        </w:r>
      </w:ins>
      <w:commentRangeEnd w:id="76"/>
      <w:r w:rsidR="00402188">
        <w:rPr>
          <w:rStyle w:val="CommentReference"/>
          <w:rFonts w:ascii="Calibri" w:hAnsi="Calibri" w:cs="Times New Roman"/>
          <w:color w:val="auto"/>
          <w:w w:val="100"/>
        </w:rPr>
        <w:commentReference w:id="76"/>
      </w:r>
      <w:ins w:id="78" w:author="jgrey" w:date="2011-07-12T16:28:00Z">
        <w:r w:rsidR="00E22165">
          <w:rPr>
            <w:w w:val="100"/>
          </w:rPr>
          <w:t xml:space="preserve">in ModelSupport.seq. ModelSupport.seq calls the </w:t>
        </w:r>
      </w:ins>
      <w:commentRangeStart w:id="79"/>
      <w:ins w:id="80" w:author="jgrey" w:date="2011-07-12T16:29:00Z">
        <w:r w:rsidR="00E22165">
          <w:rPr>
            <w:w w:val="100"/>
          </w:rPr>
          <w:t xml:space="preserve">Begin </w:t>
        </w:r>
      </w:ins>
      <w:commentRangeEnd w:id="79"/>
      <w:r w:rsidR="00402188">
        <w:rPr>
          <w:rStyle w:val="CommentReference"/>
          <w:rFonts w:ascii="Calibri" w:hAnsi="Calibri" w:cs="Times New Roman"/>
          <w:color w:val="auto"/>
          <w:w w:val="100"/>
        </w:rPr>
        <w:commentReference w:id="79"/>
      </w:r>
      <w:ins w:id="81" w:author="jgrey" w:date="2011-07-12T16:31:00Z">
        <w:r w:rsidR="00E22165">
          <w:rPr>
            <w:w w:val="100"/>
          </w:rPr>
          <w:t xml:space="preserve">plug-in </w:t>
        </w:r>
      </w:ins>
      <w:ins w:id="82" w:author="jgrey" w:date="2011-07-12T16:29:00Z">
        <w:r w:rsidR="00E22165">
          <w:rPr>
            <w:w w:val="100"/>
          </w:rPr>
          <w:t xml:space="preserve">entry point </w:t>
        </w:r>
      </w:ins>
      <w:ins w:id="83" w:author="jgrey" w:date="2011-07-12T16:31:00Z">
        <w:r w:rsidR="00E22165">
          <w:rPr>
            <w:w w:val="100"/>
          </w:rPr>
          <w:t xml:space="preserve">for </w:t>
        </w:r>
      </w:ins>
      <w:ins w:id="84" w:author="jgrey" w:date="2011-07-12T16:29:00Z">
        <w:r w:rsidR="00E22165">
          <w:rPr>
            <w:w w:val="100"/>
          </w:rPr>
          <w:t xml:space="preserve">each configured result processor. The Begin </w:t>
        </w:r>
      </w:ins>
      <w:commentRangeStart w:id="85"/>
      <w:ins w:id="86" w:author="calliej" w:date="2012-05-11T13:18:00Z">
        <w:r w:rsidR="00F577DA">
          <w:rPr>
            <w:w w:val="100"/>
          </w:rPr>
          <w:t xml:space="preserve">plug-in </w:t>
        </w:r>
        <w:commentRangeEnd w:id="85"/>
        <w:r w:rsidR="00F577DA">
          <w:rPr>
            <w:rStyle w:val="CommentReference"/>
            <w:rFonts w:ascii="Calibri" w:hAnsi="Calibri" w:cs="Times New Roman"/>
            <w:color w:val="auto"/>
            <w:w w:val="100"/>
          </w:rPr>
          <w:commentReference w:id="85"/>
        </w:r>
      </w:ins>
      <w:ins w:id="87" w:author="jgrey" w:date="2011-07-12T16:29:00Z">
        <w:r w:rsidR="00E22165">
          <w:rPr>
            <w:w w:val="100"/>
          </w:rPr>
          <w:t xml:space="preserve">entry point in </w:t>
        </w:r>
      </w:ins>
      <w:ins w:id="88" w:author="jgrey" w:date="2011-07-12T16:30:00Z">
        <w:r w:rsidR="00E22165">
          <w:rPr>
            <w:w w:val="100"/>
          </w:rPr>
          <w:t>the NI_ReportGenerator.seq plug-in calls the</w:t>
        </w:r>
      </w:ins>
      <w:ins w:id="89" w:author="jgrey" w:date="2011-07-12T16:28:00Z">
        <w:r w:rsidR="00E22165">
          <w:rPr>
            <w:w w:val="100"/>
          </w:rPr>
          <w:t xml:space="preserve"> </w:t>
        </w:r>
      </w:ins>
      <w:r>
        <w:rPr>
          <w:w w:val="100"/>
        </w:rPr>
        <w:t xml:space="preserve">ReportOptions callback so the client sequence file can modify the report options. The ReportOptions callback in the process model file is empty. </w:t>
      </w:r>
      <w:ins w:id="90" w:author="jgrey" w:date="2011-07-12T16:50:00Z">
        <w:r w:rsidR="00E637D7">
          <w:rPr>
            <w:w w:val="100"/>
          </w:rPr>
          <w:t xml:space="preserve"> This callback serves the same purpose as the more general </w:t>
        </w:r>
      </w:ins>
      <w:ins w:id="91" w:author="jgrey" w:date="2012-05-04T15:20:00Z">
        <w:r w:rsidR="009359FF">
          <w:rPr>
            <w:w w:val="100"/>
          </w:rPr>
          <w:t>ModelPluginOptions</w:t>
        </w:r>
      </w:ins>
      <w:ins w:id="92" w:author="jgrey" w:date="2011-07-12T16:50:00Z">
        <w:r w:rsidR="00E637D7">
          <w:rPr>
            <w:w w:val="100"/>
          </w:rPr>
          <w:t xml:space="preserve"> callback</w:t>
        </w:r>
      </w:ins>
      <w:ins w:id="93" w:author="jgrey" w:date="2011-07-12T16:51:00Z">
        <w:r w:rsidR="00E637D7">
          <w:rPr>
            <w:w w:val="100"/>
          </w:rPr>
          <w:t xml:space="preserve"> but </w:t>
        </w:r>
      </w:ins>
      <w:commentRangeStart w:id="94"/>
      <w:ins w:id="95" w:author="calliej" w:date="2012-05-11T13:08:00Z">
        <w:r w:rsidR="00402188">
          <w:rPr>
            <w:w w:val="100"/>
          </w:rPr>
          <w:t xml:space="preserve">you </w:t>
        </w:r>
        <w:commentRangeEnd w:id="94"/>
        <w:r w:rsidR="00402188">
          <w:rPr>
            <w:rStyle w:val="CommentReference"/>
            <w:rFonts w:ascii="Calibri" w:hAnsi="Calibri" w:cs="Times New Roman"/>
            <w:color w:val="auto"/>
            <w:w w:val="100"/>
          </w:rPr>
          <w:commentReference w:id="94"/>
        </w:r>
        <w:r w:rsidR="00402188">
          <w:rPr>
            <w:w w:val="100"/>
          </w:rPr>
          <w:t>call Report Options</w:t>
        </w:r>
      </w:ins>
      <w:ins w:id="96" w:author="jgrey" w:date="2011-07-12T16:53:00Z">
        <w:del w:id="97" w:author="calliej" w:date="2012-05-11T13:08:00Z">
          <w:r w:rsidR="00AE3734" w:rsidDel="00402188">
            <w:rPr>
              <w:w w:val="100"/>
            </w:rPr>
            <w:delText xml:space="preserve">it </w:delText>
          </w:r>
        </w:del>
      </w:ins>
      <w:ins w:id="98" w:author="jgrey" w:date="2011-07-12T16:51:00Z">
        <w:del w:id="99" w:author="calliej" w:date="2012-05-11T13:08:00Z">
          <w:r w:rsidR="00E637D7" w:rsidDel="00402188">
            <w:rPr>
              <w:w w:val="100"/>
            </w:rPr>
            <w:delText>is called</w:delText>
          </w:r>
        </w:del>
        <w:r w:rsidR="00E637D7">
          <w:rPr>
            <w:w w:val="100"/>
          </w:rPr>
          <w:t xml:space="preserve"> only for report generation result processors and </w:t>
        </w:r>
        <w:del w:id="100" w:author="calliej" w:date="2012-05-11T13:08:00Z">
          <w:r w:rsidR="00E637D7" w:rsidDel="00402188">
            <w:rPr>
              <w:w w:val="100"/>
            </w:rPr>
            <w:delText xml:space="preserve">is </w:delText>
          </w:r>
        </w:del>
        <w:r w:rsidR="00E637D7">
          <w:rPr>
            <w:w w:val="100"/>
          </w:rPr>
          <w:t>pass</w:t>
        </w:r>
        <w:del w:id="101" w:author="calliej" w:date="2012-05-11T13:08:00Z">
          <w:r w:rsidR="00E637D7" w:rsidDel="00402188">
            <w:rPr>
              <w:w w:val="100"/>
            </w:rPr>
            <w:delText>ed</w:delText>
          </w:r>
        </w:del>
      </w:ins>
      <w:ins w:id="102" w:author="calliej" w:date="2012-05-11T13:08:00Z">
        <w:r w:rsidR="00402188">
          <w:rPr>
            <w:w w:val="100"/>
          </w:rPr>
          <w:t xml:space="preserve"> to it</w:t>
        </w:r>
      </w:ins>
      <w:ins w:id="103" w:author="jgrey" w:date="2011-07-12T16:51:00Z">
        <w:r w:rsidR="00E637D7">
          <w:rPr>
            <w:w w:val="100"/>
          </w:rPr>
          <w:t xml:space="preserve"> only reporting options.</w:t>
        </w:r>
      </w:ins>
    </w:p>
    <w:p w:rsidR="00E637D7" w:rsidRPr="009359FF" w:rsidRDefault="00C6433B" w:rsidP="009359FF">
      <w:pPr>
        <w:pStyle w:val="ListBullet"/>
        <w:numPr>
          <w:ilvl w:val="0"/>
          <w:numId w:val="4"/>
        </w:numPr>
        <w:ind w:left="2520" w:hanging="360"/>
        <w:rPr>
          <w:ins w:id="104" w:author="jgrey" w:date="2011-07-12T16:52:00Z"/>
          <w:w w:val="100"/>
        </w:rPr>
      </w:pPr>
      <w:r w:rsidRPr="009359FF">
        <w:rPr>
          <w:rStyle w:val="Bold"/>
          <w:w w:val="100"/>
        </w:rPr>
        <w:t>DatabaseOptions</w:t>
      </w:r>
      <w:r w:rsidRPr="009359FF">
        <w:rPr>
          <w:w w:val="100"/>
        </w:rPr>
        <w:t>—</w:t>
      </w:r>
      <w:del w:id="105" w:author="jgrey" w:date="2011-07-12T16:32:00Z">
        <w:r w:rsidRPr="009359FF" w:rsidDel="00E22165">
          <w:rPr>
            <w:w w:val="100"/>
          </w:rPr>
          <w:delText>After reading the test station database options from disk, the Get Database Options subsequence of the Execution entry point sequence calls the DatabaseOptions callback so the client sequence file can modify the database options. The DatabaseOptions callback in the process model file is empty.</w:delText>
        </w:r>
      </w:del>
      <w:ins w:id="106" w:author="jgrey" w:date="2011-07-12T16:30:00Z">
        <w:r w:rsidR="00E22165" w:rsidRPr="009359FF">
          <w:rPr>
            <w:w w:val="100"/>
          </w:rPr>
          <w:t xml:space="preserve">The process model Execution entry point sequence calls the </w:t>
        </w:r>
      </w:ins>
      <w:ins w:id="107" w:author="jgrey" w:date="2012-05-04T15:42:00Z">
        <w:r w:rsidR="005F7E42">
          <w:rPr>
            <w:w w:val="100"/>
          </w:rPr>
          <w:t xml:space="preserve">Model Plugins - </w:t>
        </w:r>
      </w:ins>
      <w:ins w:id="108" w:author="jgrey" w:date="2011-07-12T16:30:00Z">
        <w:r w:rsidR="00E22165" w:rsidRPr="009359FF">
          <w:rPr>
            <w:w w:val="100"/>
          </w:rPr>
          <w:t xml:space="preserve">Begin sequence in ModelSupport.seq. ModelSupport.seq calls the </w:t>
        </w:r>
      </w:ins>
      <w:ins w:id="109" w:author="jgrey" w:date="2012-05-04T15:42:00Z">
        <w:r w:rsidR="005F7E42">
          <w:rPr>
            <w:w w:val="100"/>
          </w:rPr>
          <w:t xml:space="preserve">Model Plugin - </w:t>
        </w:r>
      </w:ins>
      <w:ins w:id="110" w:author="jgrey" w:date="2011-07-12T16:30:00Z">
        <w:r w:rsidR="00E22165" w:rsidRPr="009359FF">
          <w:rPr>
            <w:w w:val="100"/>
          </w:rPr>
          <w:t xml:space="preserve">Begin entry point </w:t>
        </w:r>
      </w:ins>
      <w:ins w:id="111" w:author="jgrey" w:date="2011-07-12T16:31:00Z">
        <w:r w:rsidR="00E22165" w:rsidRPr="009359FF">
          <w:rPr>
            <w:w w:val="100"/>
          </w:rPr>
          <w:t>for</w:t>
        </w:r>
      </w:ins>
      <w:ins w:id="112" w:author="jgrey" w:date="2011-07-12T16:30:00Z">
        <w:r w:rsidR="00E22165" w:rsidRPr="009359FF">
          <w:rPr>
            <w:w w:val="100"/>
          </w:rPr>
          <w:t xml:space="preserve"> each configured result processor. The Begin</w:t>
        </w:r>
      </w:ins>
      <w:ins w:id="113" w:author="jgrey" w:date="2011-07-12T16:32:00Z">
        <w:r w:rsidR="00E22165" w:rsidRPr="009359FF">
          <w:rPr>
            <w:w w:val="100"/>
          </w:rPr>
          <w:t xml:space="preserve"> plug-in</w:t>
        </w:r>
      </w:ins>
      <w:ins w:id="114" w:author="jgrey" w:date="2011-07-12T16:30:00Z">
        <w:r w:rsidR="00E22165" w:rsidRPr="009359FF">
          <w:rPr>
            <w:w w:val="100"/>
          </w:rPr>
          <w:t xml:space="preserve"> entry point in the NI_</w:t>
        </w:r>
      </w:ins>
      <w:ins w:id="115" w:author="jgrey" w:date="2011-07-12T16:31:00Z">
        <w:r w:rsidR="00E22165" w:rsidRPr="009359FF">
          <w:rPr>
            <w:w w:val="100"/>
          </w:rPr>
          <w:t>Database</w:t>
        </w:r>
      </w:ins>
      <w:ins w:id="116" w:author="Manooch Hosseini" w:date="2012-05-14T13:53:00Z">
        <w:r w:rsidR="00097891">
          <w:rPr>
            <w:w w:val="100"/>
          </w:rPr>
          <w:t>L</w:t>
        </w:r>
      </w:ins>
      <w:ins w:id="117" w:author="jgrey" w:date="2011-07-12T16:31:00Z">
        <w:del w:id="118" w:author="Manooch Hosseini" w:date="2012-05-14T13:53:00Z">
          <w:r w:rsidR="00E22165" w:rsidRPr="009359FF" w:rsidDel="00097891">
            <w:rPr>
              <w:w w:val="100"/>
            </w:rPr>
            <w:delText>l</w:delText>
          </w:r>
        </w:del>
        <w:r w:rsidR="00E22165" w:rsidRPr="009359FF">
          <w:rPr>
            <w:w w:val="100"/>
          </w:rPr>
          <w:t>ogger</w:t>
        </w:r>
      </w:ins>
      <w:ins w:id="119" w:author="jgrey" w:date="2011-07-12T16:30:00Z">
        <w:r w:rsidR="00E22165" w:rsidRPr="009359FF">
          <w:rPr>
            <w:w w:val="100"/>
          </w:rPr>
          <w:t xml:space="preserve">.seq plug-in calls the </w:t>
        </w:r>
      </w:ins>
      <w:ins w:id="120" w:author="jgrey" w:date="2011-07-12T16:31:00Z">
        <w:r w:rsidR="00E22165" w:rsidRPr="009359FF">
          <w:rPr>
            <w:w w:val="100"/>
          </w:rPr>
          <w:t xml:space="preserve">DatabaseOptions </w:t>
        </w:r>
      </w:ins>
      <w:ins w:id="121" w:author="jgrey" w:date="2011-07-12T16:30:00Z">
        <w:r w:rsidR="00E22165" w:rsidRPr="009359FF">
          <w:rPr>
            <w:w w:val="100"/>
          </w:rPr>
          <w:t xml:space="preserve">callback so the client sequence file can modify the </w:t>
        </w:r>
      </w:ins>
      <w:ins w:id="122" w:author="jgrey" w:date="2011-07-12T16:32:00Z">
        <w:r w:rsidR="00E22165" w:rsidRPr="009359FF">
          <w:rPr>
            <w:w w:val="100"/>
          </w:rPr>
          <w:t>database</w:t>
        </w:r>
      </w:ins>
      <w:ins w:id="123" w:author="jgrey" w:date="2012-05-04T15:28:00Z">
        <w:r w:rsidR="009359FF">
          <w:rPr>
            <w:w w:val="100"/>
          </w:rPr>
          <w:t xml:space="preserve"> </w:t>
        </w:r>
      </w:ins>
      <w:ins w:id="124" w:author="jgrey" w:date="2011-07-12T16:30:00Z">
        <w:r w:rsidR="00E22165" w:rsidRPr="009359FF">
          <w:rPr>
            <w:w w:val="100"/>
          </w:rPr>
          <w:t xml:space="preserve">options. The </w:t>
        </w:r>
      </w:ins>
      <w:ins w:id="125" w:author="jgrey" w:date="2011-07-12T16:31:00Z">
        <w:r w:rsidR="00E22165" w:rsidRPr="009359FF">
          <w:rPr>
            <w:w w:val="100"/>
          </w:rPr>
          <w:t xml:space="preserve">DatabaseOptions </w:t>
        </w:r>
      </w:ins>
      <w:ins w:id="126" w:author="jgrey" w:date="2011-07-12T16:30:00Z">
        <w:r w:rsidR="00E22165" w:rsidRPr="009359FF">
          <w:rPr>
            <w:w w:val="100"/>
          </w:rPr>
          <w:t xml:space="preserve">callback in the process model file is empty. </w:t>
        </w:r>
      </w:ins>
      <w:ins w:id="127" w:author="jgrey" w:date="2011-07-12T16:52:00Z">
        <w:r w:rsidR="00E637D7" w:rsidRPr="009359FF">
          <w:rPr>
            <w:w w:val="100"/>
          </w:rPr>
          <w:t xml:space="preserve">This callback serves the same purpose as the more general </w:t>
        </w:r>
      </w:ins>
      <w:ins w:id="128" w:author="jgrey" w:date="2012-05-04T15:28:00Z">
        <w:r w:rsidR="009359FF">
          <w:rPr>
            <w:w w:val="100"/>
          </w:rPr>
          <w:t xml:space="preserve">ModelPluginOptions </w:t>
        </w:r>
      </w:ins>
      <w:ins w:id="129" w:author="jgrey" w:date="2011-07-12T16:52:00Z">
        <w:r w:rsidR="00E637D7" w:rsidRPr="009359FF">
          <w:rPr>
            <w:w w:val="100"/>
          </w:rPr>
          <w:t xml:space="preserve">callback but </w:t>
        </w:r>
      </w:ins>
      <w:commentRangeStart w:id="130"/>
      <w:ins w:id="131" w:author="calliej" w:date="2012-05-11T13:19:00Z">
        <w:r w:rsidR="00F577DA">
          <w:rPr>
            <w:w w:val="100"/>
          </w:rPr>
          <w:t xml:space="preserve">you </w:t>
        </w:r>
        <w:commentRangeEnd w:id="130"/>
        <w:r w:rsidR="00F577DA">
          <w:rPr>
            <w:rStyle w:val="CommentReference"/>
            <w:rFonts w:ascii="Calibri" w:hAnsi="Calibri" w:cs="Times New Roman"/>
            <w:color w:val="auto"/>
            <w:w w:val="100"/>
          </w:rPr>
          <w:commentReference w:id="130"/>
        </w:r>
        <w:r w:rsidR="00F577DA">
          <w:rPr>
            <w:w w:val="100"/>
          </w:rPr>
          <w:t>call DatabaseOptions</w:t>
        </w:r>
      </w:ins>
      <w:ins w:id="132" w:author="jgrey" w:date="2011-07-12T16:52:00Z">
        <w:del w:id="133" w:author="calliej" w:date="2012-05-11T13:19:00Z">
          <w:r w:rsidR="00AE3734" w:rsidRPr="009359FF" w:rsidDel="00F577DA">
            <w:rPr>
              <w:w w:val="100"/>
            </w:rPr>
            <w:delText xml:space="preserve">it </w:delText>
          </w:r>
          <w:r w:rsidR="00E637D7" w:rsidRPr="009359FF" w:rsidDel="00F577DA">
            <w:rPr>
              <w:w w:val="100"/>
            </w:rPr>
            <w:delText>is called</w:delText>
          </w:r>
        </w:del>
        <w:r w:rsidR="00E637D7" w:rsidRPr="009359FF">
          <w:rPr>
            <w:w w:val="100"/>
          </w:rPr>
          <w:t xml:space="preserve"> only for database logging result processors and </w:t>
        </w:r>
        <w:del w:id="134" w:author="calliej" w:date="2012-05-11T13:19:00Z">
          <w:r w:rsidR="00E637D7" w:rsidRPr="009359FF" w:rsidDel="00F577DA">
            <w:rPr>
              <w:w w:val="100"/>
            </w:rPr>
            <w:delText xml:space="preserve">is </w:delText>
          </w:r>
        </w:del>
        <w:r w:rsidR="00E637D7" w:rsidRPr="009359FF">
          <w:rPr>
            <w:w w:val="100"/>
          </w:rPr>
          <w:t>pass</w:t>
        </w:r>
        <w:del w:id="135" w:author="calliej" w:date="2012-05-11T13:19:00Z">
          <w:r w:rsidR="00E637D7" w:rsidRPr="009359FF" w:rsidDel="00F577DA">
            <w:rPr>
              <w:w w:val="100"/>
            </w:rPr>
            <w:delText>ed</w:delText>
          </w:r>
        </w:del>
      </w:ins>
      <w:ins w:id="136" w:author="calliej" w:date="2012-05-11T13:19:00Z">
        <w:r w:rsidR="00F577DA">
          <w:rPr>
            <w:w w:val="100"/>
          </w:rPr>
          <w:t>to it</w:t>
        </w:r>
      </w:ins>
      <w:ins w:id="137" w:author="jgrey" w:date="2011-07-12T16:52:00Z">
        <w:r w:rsidR="00E637D7" w:rsidRPr="009359FF">
          <w:rPr>
            <w:w w:val="100"/>
          </w:rPr>
          <w:t xml:space="preserve"> only database options.</w:t>
        </w:r>
      </w:ins>
    </w:p>
    <w:p w:rsidR="00572B3B" w:rsidRDefault="00572B3B">
      <w:pPr>
        <w:pStyle w:val="ListBullet"/>
        <w:numPr>
          <w:ilvl w:val="0"/>
          <w:numId w:val="4"/>
        </w:numPr>
        <w:ind w:left="2880" w:hanging="360"/>
        <w:rPr>
          <w:del w:id="138" w:author="jgrey" w:date="2012-05-04T15:28:00Z"/>
          <w:w w:val="100"/>
        </w:rPr>
      </w:pPr>
    </w:p>
    <w:p w:rsidR="00572B3B" w:rsidRDefault="00C6433B">
      <w:pPr>
        <w:pStyle w:val="ListBullet"/>
        <w:numPr>
          <w:ilvl w:val="0"/>
          <w:numId w:val="4"/>
        </w:numPr>
        <w:ind w:left="2520"/>
        <w:rPr>
          <w:w w:val="100"/>
        </w:rPr>
      </w:pPr>
      <w:r w:rsidRPr="00B02744">
        <w:rPr>
          <w:rStyle w:val="Bold"/>
          <w:w w:val="100"/>
        </w:rPr>
        <w:t>ModelOptions</w:t>
      </w:r>
      <w:r w:rsidRPr="00B02744">
        <w:rPr>
          <w:w w:val="100"/>
        </w:rPr>
        <w:t>—</w:t>
      </w:r>
      <w:ins w:id="139" w:author="jgrey" w:date="2012-05-04T16:06:00Z">
        <w:r w:rsidR="00D27EC2" w:rsidRPr="00B02744">
          <w:rPr>
            <w:w w:val="100"/>
          </w:rPr>
          <w:t xml:space="preserve">The process model Execution entry point sequence calls the Initialize Execution Entry Point sequence in ModelSupport.seq. </w:t>
        </w:r>
      </w:ins>
      <w:r w:rsidRPr="00B02744">
        <w:rPr>
          <w:w w:val="100"/>
        </w:rPr>
        <w:t>After reading the test station model options from disk,</w:t>
      </w:r>
      <w:del w:id="140" w:author="jgrey" w:date="2012-05-04T16:07:00Z">
        <w:r w:rsidRPr="00B02744" w:rsidDel="00D27EC2">
          <w:rPr>
            <w:w w:val="100"/>
          </w:rPr>
          <w:delText xml:space="preserve"> the Get Model Options subsequence of the Execution entry point s</w:delText>
        </w:r>
      </w:del>
      <w:ins w:id="141" w:author="jgrey" w:date="2012-05-04T16:07:00Z">
        <w:r w:rsidR="00D27EC2" w:rsidRPr="00B02744">
          <w:rPr>
            <w:w w:val="100"/>
          </w:rPr>
          <w:t xml:space="preserve"> the s</w:t>
        </w:r>
      </w:ins>
      <w:r w:rsidRPr="00B02744">
        <w:rPr>
          <w:w w:val="100"/>
        </w:rPr>
        <w:t xml:space="preserve">equence calls the ModelOptions callback so the client sequence file can modify the model options. The ModelOptions callback in the process model file is empty. </w:t>
      </w:r>
      <w:ins w:id="142" w:author="jgrey" w:date="2012-05-04T16:03:00Z">
        <w:r w:rsidR="00220F20" w:rsidRPr="00B02744">
          <w:rPr>
            <w:w w:val="100"/>
          </w:rPr>
          <w:t>The client sequence file can change the value of the</w:t>
        </w:r>
      </w:ins>
      <w:ins w:id="143" w:author="jgrey" w:date="2012-05-04T16:08:00Z">
        <w:r w:rsidR="00D27EC2" w:rsidRPr="00B02744">
          <w:rPr>
            <w:w w:val="100"/>
          </w:rPr>
          <w:t xml:space="preserve"> ModelPlugin</w:t>
        </w:r>
      </w:ins>
      <w:ins w:id="144" w:author="jgrey" w:date="2012-05-04T16:03:00Z">
        <w:r w:rsidR="00220F20" w:rsidRPr="00B02744">
          <w:rPr>
            <w:w w:val="100"/>
          </w:rPr>
          <w:t xml:space="preserve">ConfigurationToLoad </w:t>
        </w:r>
        <w:r w:rsidR="00B02744" w:rsidRPr="00B02744">
          <w:rPr>
            <w:w w:val="100"/>
          </w:rPr>
          <w:t xml:space="preserve"> parameter to s</w:t>
        </w:r>
      </w:ins>
      <w:ins w:id="145" w:author="jgrey" w:date="2012-05-04T16:25:00Z">
        <w:r w:rsidR="00B02744" w:rsidRPr="00B02744">
          <w:rPr>
            <w:w w:val="100"/>
          </w:rPr>
          <w:t>pecif</w:t>
        </w:r>
        <w:del w:id="146" w:author="calliej" w:date="2012-05-11T13:28:00Z">
          <w:r w:rsidR="00B02744" w:rsidRPr="00B02744" w:rsidDel="003E1089">
            <w:rPr>
              <w:w w:val="100"/>
            </w:rPr>
            <w:delText>ic</w:delText>
          </w:r>
        </w:del>
      </w:ins>
      <w:ins w:id="147" w:author="calliej" w:date="2012-05-11T13:28:00Z">
        <w:r w:rsidR="003E1089">
          <w:rPr>
            <w:w w:val="100"/>
          </w:rPr>
          <w:t>y</w:t>
        </w:r>
      </w:ins>
      <w:ins w:id="148" w:author="jgrey" w:date="2012-05-04T16:25:00Z">
        <w:r w:rsidR="00B02744" w:rsidRPr="00B02744">
          <w:rPr>
            <w:w w:val="100"/>
          </w:rPr>
          <w:t xml:space="preserve"> the name of the </w:t>
        </w:r>
      </w:ins>
      <w:ins w:id="149" w:author="jgrey" w:date="2012-05-04T16:23:00Z">
        <w:r w:rsidR="00B02744" w:rsidRPr="00B02744">
          <w:rPr>
            <w:w w:val="100"/>
          </w:rPr>
          <w:t xml:space="preserve">model plug-in </w:t>
        </w:r>
      </w:ins>
      <w:ins w:id="150" w:author="jgrey" w:date="2012-05-04T16:03:00Z">
        <w:r w:rsidR="00B02744" w:rsidRPr="00B02744">
          <w:rPr>
            <w:w w:val="100"/>
          </w:rPr>
          <w:t>configuration</w:t>
        </w:r>
      </w:ins>
      <w:ins w:id="151" w:author="jgrey" w:date="2012-05-04T16:25:00Z">
        <w:r w:rsidR="00B02744" w:rsidRPr="00B02744">
          <w:rPr>
            <w:w w:val="100"/>
          </w:rPr>
          <w:t xml:space="preserve"> </w:t>
        </w:r>
        <w:r w:rsidR="00B02744" w:rsidRPr="00B02744">
          <w:rPr>
            <w:w w:val="100"/>
          </w:rPr>
          <w:lastRenderedPageBreak/>
          <w:t>to load from each model plug-in configuration file</w:t>
        </w:r>
      </w:ins>
      <w:ins w:id="152" w:author="jgrey" w:date="2012-05-04T16:23:00Z">
        <w:r w:rsidR="00B02744" w:rsidRPr="00B02744">
          <w:rPr>
            <w:w w:val="100"/>
          </w:rPr>
          <w:t xml:space="preserve">. </w:t>
        </w:r>
      </w:ins>
      <w:commentRangeStart w:id="153"/>
      <w:ins w:id="154" w:author="calliej" w:date="2012-05-11T14:15:00Z">
        <w:r w:rsidR="007014CA">
          <w:rPr>
            <w:w w:val="100"/>
          </w:rPr>
          <w:t xml:space="preserve">The </w:t>
        </w:r>
      </w:ins>
      <w:commentRangeEnd w:id="153"/>
      <w:ins w:id="155" w:author="calliej" w:date="2012-05-11T14:17:00Z">
        <w:r w:rsidR="007014CA">
          <w:rPr>
            <w:rStyle w:val="CommentReference"/>
            <w:rFonts w:ascii="Calibri" w:hAnsi="Calibri" w:cs="Times New Roman"/>
            <w:color w:val="auto"/>
            <w:w w:val="100"/>
          </w:rPr>
          <w:commentReference w:id="153"/>
        </w:r>
      </w:ins>
      <w:ins w:id="156" w:author="calliej" w:date="2012-05-11T14:15:00Z">
        <w:r w:rsidR="007014CA">
          <w:rPr>
            <w:w w:val="100"/>
          </w:rPr>
          <w:t xml:space="preserve">default value for </w:t>
        </w:r>
      </w:ins>
      <w:ins w:id="157" w:author="jgrey" w:date="2012-05-04T16:23:00Z">
        <w:del w:id="158" w:author="calliej" w:date="2012-05-11T14:15:00Z">
          <w:r w:rsidR="00B02744" w:rsidRPr="00B02744" w:rsidDel="007014CA">
            <w:rPr>
              <w:w w:val="100"/>
            </w:rPr>
            <w:delText xml:space="preserve">If </w:delText>
          </w:r>
        </w:del>
        <w:r w:rsidR="00B02744" w:rsidRPr="00B02744">
          <w:rPr>
            <w:w w:val="100"/>
          </w:rPr>
          <w:t xml:space="preserve">the </w:t>
        </w:r>
      </w:ins>
      <w:ins w:id="159" w:author="jgrey" w:date="2012-05-04T16:24:00Z">
        <w:r w:rsidR="00B02744" w:rsidRPr="00B02744">
          <w:rPr>
            <w:w w:val="100"/>
          </w:rPr>
          <w:t>ModelPluginConfigurationToLoad</w:t>
        </w:r>
        <w:del w:id="160" w:author="Manooch Hosseini" w:date="2012-05-14T13:54:00Z">
          <w:r w:rsidR="00B02744" w:rsidRPr="00B02744" w:rsidDel="00097891">
            <w:rPr>
              <w:w w:val="100"/>
            </w:rPr>
            <w:delText xml:space="preserve"> </w:delText>
          </w:r>
        </w:del>
        <w:r w:rsidR="00B02744" w:rsidRPr="00B02744">
          <w:rPr>
            <w:w w:val="100"/>
          </w:rPr>
          <w:t xml:space="preserve"> </w:t>
        </w:r>
      </w:ins>
      <w:ins w:id="161" w:author="calliej" w:date="2012-05-11T14:15:00Z">
        <w:r w:rsidR="007014CA">
          <w:rPr>
            <w:w w:val="100"/>
          </w:rPr>
          <w:t xml:space="preserve">parameter </w:t>
        </w:r>
      </w:ins>
      <w:ins w:id="162" w:author="jgrey" w:date="2012-05-04T16:24:00Z">
        <w:r w:rsidR="00B02744" w:rsidRPr="00B02744">
          <w:rPr>
            <w:w w:val="100"/>
          </w:rPr>
          <w:t xml:space="preserve">is </w:t>
        </w:r>
      </w:ins>
      <w:ins w:id="163" w:author="calliej" w:date="2012-05-11T14:15:00Z">
        <w:r w:rsidR="007014CA">
          <w:rPr>
            <w:w w:val="100"/>
          </w:rPr>
          <w:t xml:space="preserve">an </w:t>
        </w:r>
      </w:ins>
      <w:ins w:id="164" w:author="jgrey" w:date="2012-05-04T16:24:00Z">
        <w:del w:id="165" w:author="calliej" w:date="2012-05-11T14:15:00Z">
          <w:r w:rsidR="00B02744" w:rsidRPr="00B02744" w:rsidDel="007014CA">
            <w:rPr>
              <w:w w:val="100"/>
            </w:rPr>
            <w:delText>left as its default of</w:delText>
          </w:r>
        </w:del>
        <w:r w:rsidR="00B02744" w:rsidRPr="00B02744">
          <w:rPr>
            <w:w w:val="100"/>
          </w:rPr>
          <w:t xml:space="preserve"> empty string, </w:t>
        </w:r>
      </w:ins>
      <w:ins w:id="166" w:author="calliej" w:date="2012-05-11T14:16:00Z">
        <w:r w:rsidR="007014CA">
          <w:rPr>
            <w:w w:val="100"/>
          </w:rPr>
          <w:t xml:space="preserve">which directs </w:t>
        </w:r>
      </w:ins>
      <w:ins w:id="167" w:author="jgrey" w:date="2012-05-04T16:24:00Z">
        <w:r w:rsidR="00B02744" w:rsidRPr="00B02744">
          <w:rPr>
            <w:w w:val="100"/>
          </w:rPr>
          <w:t xml:space="preserve">the </w:t>
        </w:r>
      </w:ins>
      <w:ins w:id="168" w:author="calliej" w:date="2012-05-11T14:16:00Z">
        <w:r w:rsidR="007014CA">
          <w:rPr>
            <w:w w:val="100"/>
          </w:rPr>
          <w:t xml:space="preserve">process </w:t>
        </w:r>
      </w:ins>
      <w:ins w:id="169" w:author="jgrey" w:date="2012-05-04T16:24:00Z">
        <w:r w:rsidR="00B02744" w:rsidRPr="00B02744">
          <w:rPr>
            <w:w w:val="100"/>
          </w:rPr>
          <w:t>model</w:t>
        </w:r>
      </w:ins>
      <w:ins w:id="170" w:author="calliej" w:date="2012-05-11T14:16:00Z">
        <w:r w:rsidR="007014CA">
          <w:rPr>
            <w:w w:val="100"/>
          </w:rPr>
          <w:t xml:space="preserve"> to </w:t>
        </w:r>
      </w:ins>
      <w:ins w:id="171" w:author="jgrey" w:date="2012-05-04T16:24:00Z">
        <w:r w:rsidR="00B02744" w:rsidRPr="00B02744">
          <w:rPr>
            <w:w w:val="100"/>
          </w:rPr>
          <w:t xml:space="preserve"> load</w:t>
        </w:r>
        <w:del w:id="172" w:author="calliej" w:date="2012-05-11T14:16:00Z">
          <w:r w:rsidR="00B02744" w:rsidRPr="00B02744" w:rsidDel="007014CA">
            <w:rPr>
              <w:w w:val="100"/>
            </w:rPr>
            <w:delText>s</w:delText>
          </w:r>
        </w:del>
        <w:r w:rsidR="00B02744" w:rsidRPr="00B02744">
          <w:rPr>
            <w:w w:val="100"/>
          </w:rPr>
          <w:t xml:space="preserve"> the active configuration from each model plug-in configu</w:t>
        </w:r>
      </w:ins>
      <w:ins w:id="173" w:author="jgrey" w:date="2012-05-04T16:25:00Z">
        <w:r w:rsidR="00B02744" w:rsidRPr="00B02744">
          <w:rPr>
            <w:w w:val="100"/>
          </w:rPr>
          <w:t>ration file.</w:t>
        </w:r>
      </w:ins>
    </w:p>
    <w:p w:rsidR="00302BC8" w:rsidRDefault="00C6433B" w:rsidP="00154DCA">
      <w:pPr>
        <w:pStyle w:val="ListBullet"/>
        <w:numPr>
          <w:ilvl w:val="0"/>
          <w:numId w:val="4"/>
        </w:numPr>
        <w:ind w:left="2520" w:hanging="360"/>
        <w:rPr>
          <w:w w:val="100"/>
        </w:rPr>
      </w:pPr>
      <w:r>
        <w:rPr>
          <w:rStyle w:val="Bold"/>
          <w:w w:val="100"/>
        </w:rPr>
        <w:t>TestReport</w:t>
      </w:r>
      <w:r>
        <w:rPr>
          <w:w w:val="100"/>
        </w:rPr>
        <w:t xml:space="preserve">—The Test UUTs and Single Pass Execution entry points call the </w:t>
      </w:r>
      <w:ins w:id="174" w:author="jgrey" w:date="2012-05-04T15:43:00Z">
        <w:r w:rsidR="005F7E42">
          <w:rPr>
            <w:w w:val="100"/>
          </w:rPr>
          <w:t xml:space="preserve">Model Plugins - </w:t>
        </w:r>
      </w:ins>
      <w:ins w:id="175" w:author="jgrey" w:date="2011-07-12T16:33:00Z">
        <w:r w:rsidR="00E22165" w:rsidRPr="00E22165">
          <w:rPr>
            <w:w w:val="100"/>
          </w:rPr>
          <w:t xml:space="preserve">UUT </w:t>
        </w:r>
      </w:ins>
      <w:ins w:id="176" w:author="jgrey" w:date="2012-05-04T15:28:00Z">
        <w:r w:rsidR="001A575E">
          <w:rPr>
            <w:w w:val="100"/>
          </w:rPr>
          <w:t xml:space="preserve">Done </w:t>
        </w:r>
      </w:ins>
      <w:ins w:id="177" w:author="jgrey" w:date="2011-07-12T16:33:00Z">
        <w:r w:rsidR="00E22165">
          <w:rPr>
            <w:w w:val="100"/>
          </w:rPr>
          <w:t xml:space="preserve">sequence in ModelSupport.seq. ModelSupport.seq calls the </w:t>
        </w:r>
      </w:ins>
      <w:ins w:id="178" w:author="jgrey" w:date="2012-05-04T15:43:00Z">
        <w:r w:rsidR="005F7E42">
          <w:rPr>
            <w:w w:val="100"/>
          </w:rPr>
          <w:t xml:space="preserve">Model Plugin - </w:t>
        </w:r>
      </w:ins>
      <w:ins w:id="179" w:author="jgrey" w:date="2011-07-12T16:33:00Z">
        <w:r w:rsidR="00E22165">
          <w:rPr>
            <w:w w:val="100"/>
          </w:rPr>
          <w:t xml:space="preserve">UUT </w:t>
        </w:r>
      </w:ins>
      <w:ins w:id="180" w:author="jgrey" w:date="2012-05-04T15:29:00Z">
        <w:r w:rsidR="001A575E">
          <w:rPr>
            <w:w w:val="100"/>
          </w:rPr>
          <w:t xml:space="preserve">Done </w:t>
        </w:r>
      </w:ins>
      <w:ins w:id="181" w:author="jgrey" w:date="2011-07-12T16:33:00Z">
        <w:r w:rsidR="00E22165">
          <w:rPr>
            <w:w w:val="100"/>
          </w:rPr>
          <w:t xml:space="preserve">entry point </w:t>
        </w:r>
        <w:commentRangeStart w:id="182"/>
        <w:r w:rsidR="00E22165">
          <w:rPr>
            <w:w w:val="100"/>
          </w:rPr>
          <w:t xml:space="preserve">in each </w:t>
        </w:r>
      </w:ins>
      <w:commentRangeEnd w:id="182"/>
      <w:r w:rsidR="00B846C2">
        <w:rPr>
          <w:rStyle w:val="CommentReference"/>
          <w:rFonts w:ascii="Calibri" w:hAnsi="Calibri" w:cs="Times New Roman"/>
          <w:color w:val="auto"/>
          <w:w w:val="100"/>
        </w:rPr>
        <w:commentReference w:id="182"/>
      </w:r>
      <w:ins w:id="183" w:author="jgrey" w:date="2011-07-12T16:33:00Z">
        <w:r w:rsidR="00E22165">
          <w:rPr>
            <w:w w:val="100"/>
          </w:rPr>
          <w:t xml:space="preserve">configured result processor. </w:t>
        </w:r>
      </w:ins>
      <w:ins w:id="184" w:author="jgrey" w:date="2011-07-12T16:34:00Z">
        <w:r w:rsidR="00E22165">
          <w:rPr>
            <w:w w:val="100"/>
          </w:rPr>
          <w:t xml:space="preserve">The NI_ReportGenerator.seq </w:t>
        </w:r>
        <w:r w:rsidR="00CB0792">
          <w:rPr>
            <w:w w:val="100"/>
          </w:rPr>
          <w:t xml:space="preserve">plug-in calls the </w:t>
        </w:r>
      </w:ins>
      <w:r>
        <w:rPr>
          <w:w w:val="100"/>
        </w:rPr>
        <w:t>TestReport callback</w:t>
      </w:r>
      <w:ins w:id="185" w:author="jgrey" w:date="2011-07-12T16:40:00Z">
        <w:r w:rsidR="008E1CD8">
          <w:rPr>
            <w:w w:val="100"/>
          </w:rPr>
          <w:t xml:space="preserve"> from </w:t>
        </w:r>
        <w:commentRangeStart w:id="186"/>
        <w:del w:id="187" w:author="calliej" w:date="2012-05-11T14:44:00Z">
          <w:r w:rsidR="008E1CD8" w:rsidDel="004111DA">
            <w:rPr>
              <w:w w:val="100"/>
            </w:rPr>
            <w:delText>its</w:delText>
          </w:r>
        </w:del>
      </w:ins>
      <w:ins w:id="188" w:author="calliej" w:date="2012-05-11T14:44:00Z">
        <w:r w:rsidR="004111DA">
          <w:rPr>
            <w:w w:val="100"/>
          </w:rPr>
          <w:t>the</w:t>
        </w:r>
      </w:ins>
      <w:ins w:id="189" w:author="jgrey" w:date="2011-07-12T16:40:00Z">
        <w:r w:rsidR="008E1CD8">
          <w:rPr>
            <w:w w:val="100"/>
          </w:rPr>
          <w:t xml:space="preserve"> </w:t>
        </w:r>
      </w:ins>
      <w:commentRangeEnd w:id="186"/>
      <w:r w:rsidR="004111DA">
        <w:rPr>
          <w:rStyle w:val="CommentReference"/>
          <w:rFonts w:ascii="Calibri" w:hAnsi="Calibri" w:cs="Times New Roman"/>
          <w:color w:val="auto"/>
          <w:w w:val="100"/>
        </w:rPr>
        <w:commentReference w:id="186"/>
      </w:r>
      <w:ins w:id="190" w:author="jgrey" w:date="2011-07-12T16:40:00Z">
        <w:r w:rsidR="008E1CD8">
          <w:rPr>
            <w:w w:val="100"/>
          </w:rPr>
          <w:t xml:space="preserve">UUT </w:t>
        </w:r>
      </w:ins>
      <w:ins w:id="191" w:author="jgrey" w:date="2012-05-04T15:43:00Z">
        <w:r w:rsidR="005F7E42">
          <w:rPr>
            <w:w w:val="100"/>
          </w:rPr>
          <w:t xml:space="preserve">Done </w:t>
        </w:r>
      </w:ins>
      <w:ins w:id="192" w:author="jgrey" w:date="2011-07-12T16:40:00Z">
        <w:r w:rsidR="008E1CD8">
          <w:rPr>
            <w:w w:val="100"/>
          </w:rPr>
          <w:t>entry point</w:t>
        </w:r>
      </w:ins>
      <w:r>
        <w:rPr>
          <w:w w:val="100"/>
        </w:rPr>
        <w:t xml:space="preserve"> to generate the content of the report for one UUT. </w:t>
      </w:r>
      <w:del w:id="193" w:author="jgrey" w:date="2011-07-12T16:41:00Z">
        <w:r w:rsidDel="00FE0188">
          <w:rPr>
            <w:w w:val="100"/>
          </w:rPr>
          <w:delText>Execution entry points do</w:delText>
        </w:r>
      </w:del>
      <w:ins w:id="194" w:author="jgrey" w:date="2011-07-12T16:41:00Z">
        <w:r w:rsidR="00FE0188">
          <w:rPr>
            <w:w w:val="100"/>
          </w:rPr>
          <w:t>The report generator does</w:t>
        </w:r>
      </w:ins>
      <w:r>
        <w:rPr>
          <w:w w:val="100"/>
        </w:rPr>
        <w:t xml:space="preserve"> not call the TestReport callback when you enable</w:t>
      </w:r>
      <w:del w:id="195" w:author="jgrey" w:date="2012-05-04T15:43:00Z">
        <w:r w:rsidDel="005F7E42">
          <w:rPr>
            <w:w w:val="100"/>
          </w:rPr>
          <w:delText>d</w:delText>
        </w:r>
      </w:del>
      <w:r>
        <w:rPr>
          <w:w w:val="100"/>
        </w:rPr>
        <w:t xml:space="preserve"> the On-The-Fly Reporting option in the Report Options dialog box. The </w:t>
      </w:r>
      <w:del w:id="196" w:author="jgrey" w:date="2012-05-04T15:43:00Z">
        <w:r w:rsidDel="005F7E42">
          <w:rPr>
            <w:w w:val="100"/>
          </w:rPr>
          <w:delText xml:space="preserve">Sequential process model </w:delText>
        </w:r>
      </w:del>
      <w:ins w:id="197" w:author="jgrey" w:date="2012-05-04T15:43:00Z">
        <w:r w:rsidR="005F7E42">
          <w:rPr>
            <w:w w:val="100"/>
          </w:rPr>
          <w:t xml:space="preserve">report plug-in </w:t>
        </w:r>
      </w:ins>
      <w:r>
        <w:rPr>
          <w:w w:val="100"/>
        </w:rPr>
        <w:t>defines a report for a single UUT as a header, an entry for each step result, and a footer. When you do not want to override the entire TestReport callback, you can override the ModifyReportHeader, ModifyReportEntry, and ModifyReportFooter callbacks instead to customize the report.</w:t>
      </w:r>
    </w:p>
    <w:p w:rsidR="00302BC8" w:rsidRDefault="00C6433B">
      <w:pPr>
        <w:pStyle w:val="Indent1"/>
        <w:rPr>
          <w:w w:val="100"/>
        </w:rPr>
      </w:pPr>
      <w:r>
        <w:rPr>
          <w:w w:val="100"/>
        </w:rPr>
        <w:t>Based on the settings in the Report Options dialog box, the TestReport callback determines whether TestStand uses sequences or a DLL to build the report body. Select the Sequence option to more easily modify the reports TestStand generates. Select the DLL option to generate reports more efficiently.</w:t>
      </w:r>
    </w:p>
    <w:p w:rsidR="00302BC8" w:rsidRDefault="00C6433B">
      <w:pPr>
        <w:pStyle w:val="Indent1"/>
        <w:rPr>
          <w:w w:val="100"/>
        </w:rPr>
      </w:pPr>
      <w:r>
        <w:rPr>
          <w:w w:val="100"/>
        </w:rPr>
        <w:t xml:space="preserve">When you select the </w:t>
      </w:r>
      <w:r>
        <w:rPr>
          <w:rStyle w:val="Bold"/>
          <w:b w:val="0"/>
          <w:bCs w:val="0"/>
          <w:w w:val="100"/>
        </w:rPr>
        <w:t>Sequence</w:t>
      </w:r>
      <w:r>
        <w:rPr>
          <w:w w:val="100"/>
        </w:rPr>
        <w:t xml:space="preserve"> option in the Report Options dialog box, the TestReport callback calls the AddReportBody sequence </w:t>
      </w:r>
      <w:r>
        <w:rPr>
          <w:w w:val="100"/>
        </w:rPr>
        <w:br/>
        <w:t xml:space="preserve">in </w:t>
      </w:r>
      <w:r>
        <w:rPr>
          <w:rStyle w:val="Monospace"/>
          <w:w w:val="100"/>
        </w:rPr>
        <w:t>reportgen_html.seq</w:t>
      </w:r>
      <w:r>
        <w:rPr>
          <w:w w:val="100"/>
        </w:rPr>
        <w:t xml:space="preserve">, </w:t>
      </w:r>
      <w:r>
        <w:rPr>
          <w:rStyle w:val="Monospace"/>
          <w:w w:val="100"/>
        </w:rPr>
        <w:t>reportgen_txt.seq</w:t>
      </w:r>
      <w:r>
        <w:rPr>
          <w:w w:val="100"/>
        </w:rPr>
        <w:t>,</w:t>
      </w:r>
      <w:ins w:id="198" w:author="jgrey" w:date="2012-05-04T15:49:00Z">
        <w:r w:rsidR="00930D87">
          <w:rPr>
            <w:w w:val="100"/>
          </w:rPr>
          <w:t xml:space="preserve"> </w:t>
        </w:r>
        <w:commentRangeStart w:id="199"/>
        <w:r w:rsidR="00A4676B" w:rsidRPr="00A4676B">
          <w:rPr>
            <w:rFonts w:ascii="Courier New" w:hAnsi="Courier New" w:cs="Courier New"/>
            <w:w w:val="100"/>
          </w:rPr>
          <w:t>reportgen_atml.seq</w:t>
        </w:r>
        <w:commentRangeEnd w:id="199"/>
        <w:r w:rsidR="00930D87">
          <w:rPr>
            <w:rStyle w:val="CommentReference"/>
            <w:rFonts w:ascii="Calibri" w:hAnsi="Calibri" w:cs="Times New Roman"/>
            <w:color w:val="auto"/>
            <w:w w:val="100"/>
          </w:rPr>
          <w:commentReference w:id="199"/>
        </w:r>
      </w:ins>
      <w:r>
        <w:rPr>
          <w:w w:val="100"/>
        </w:rPr>
        <w:t xml:space="preserve"> or </w:t>
      </w:r>
      <w:r>
        <w:rPr>
          <w:rStyle w:val="Monospace"/>
          <w:w w:val="100"/>
        </w:rPr>
        <w:t>reportgen_xml.seq</w:t>
      </w:r>
      <w:r>
        <w:rPr>
          <w:w w:val="100"/>
        </w:rPr>
        <w:t xml:space="preserve"> to build the report body. If the report format is HTML or text, the report generator</w:t>
      </w:r>
      <w:ins w:id="200" w:author="jgrey" w:date="2012-05-04T15:50:00Z">
        <w:r w:rsidR="00D12971">
          <w:rPr>
            <w:w w:val="100"/>
          </w:rPr>
          <w:t xml:space="preserve"> plug-in</w:t>
        </w:r>
      </w:ins>
      <w:r>
        <w:rPr>
          <w:w w:val="100"/>
        </w:rPr>
        <w:t xml:space="preserve"> uses a series of sequences with steps that recursively process the result list for the execution. When you select the DLL option in the Report Options dialog box, the TestReport callback calls a function in </w:t>
      </w:r>
      <w:r>
        <w:rPr>
          <w:rStyle w:val="Monospace"/>
          <w:w w:val="100"/>
        </w:rPr>
        <w:t>modelsupport2.dll</w:t>
      </w:r>
      <w:r>
        <w:rPr>
          <w:w w:val="100"/>
        </w:rPr>
        <w:t xml:space="preserve"> to build the report body. You can access the project and source code for the DLL built in LabWindows/CVI from the </w:t>
      </w:r>
      <w:r>
        <w:rPr>
          <w:rStyle w:val="Monospace"/>
          <w:w w:val="100"/>
        </w:rPr>
        <w:t>&lt;TestStand&gt;\</w:t>
      </w:r>
      <w:r>
        <w:rPr>
          <w:rStyle w:val="Monospace"/>
          <w:w w:val="100"/>
        </w:rPr>
        <w:br/>
        <w:t>Components\Models\TestStandModels</w:t>
      </w:r>
      <w:r>
        <w:rPr>
          <w:w w:val="100"/>
        </w:rPr>
        <w:t xml:space="preserve"> directory.</w:t>
      </w:r>
    </w:p>
    <w:p w:rsidR="00302BC8" w:rsidRDefault="00C6433B">
      <w:pPr>
        <w:pStyle w:val="Indent1"/>
        <w:rPr>
          <w:w w:val="100"/>
        </w:rPr>
      </w:pPr>
      <w:r>
        <w:rPr>
          <w:w w:val="100"/>
        </w:rPr>
        <w:t xml:space="preserve">For XML reports, the AddReportBody sequence in </w:t>
      </w:r>
      <w:r>
        <w:rPr>
          <w:rStyle w:val="Monospace"/>
          <w:w w:val="100"/>
        </w:rPr>
        <w:t>reportgen_xml.seq</w:t>
      </w:r>
      <w:r>
        <w:rPr>
          <w:w w:val="100"/>
        </w:rPr>
        <w:t xml:space="preserve"> calls the TestStand API </w:t>
      </w:r>
      <w:r>
        <w:rPr>
          <w:rStyle w:val="Monospace"/>
          <w:w w:val="100"/>
        </w:rPr>
        <w:t>PropertyObject.GetXML</w:t>
      </w:r>
      <w:r>
        <w:rPr>
          <w:w w:val="100"/>
        </w:rPr>
        <w:t xml:space="preserve"> method. </w:t>
      </w:r>
      <w:commentRangeStart w:id="201"/>
      <w:r>
        <w:rPr>
          <w:w w:val="100"/>
        </w:rPr>
        <w:t xml:space="preserve">For ATML reports, the GetATMLReport sequence in </w:t>
      </w:r>
      <w:r>
        <w:rPr>
          <w:rStyle w:val="Monospace"/>
          <w:w w:val="100"/>
        </w:rPr>
        <w:t>reportgen_atml.seq</w:t>
      </w:r>
      <w:r>
        <w:rPr>
          <w:w w:val="100"/>
        </w:rPr>
        <w:t xml:space="preserve"> calls </w:t>
      </w:r>
      <w:r>
        <w:rPr>
          <w:w w:val="100"/>
        </w:rPr>
        <w:br/>
        <w:t xml:space="preserve">the </w:t>
      </w:r>
      <w:r>
        <w:rPr>
          <w:rStyle w:val="Monospace"/>
          <w:w w:val="100"/>
        </w:rPr>
        <w:t>Get_Atml_Report</w:t>
      </w:r>
      <w:r>
        <w:rPr>
          <w:w w:val="100"/>
        </w:rPr>
        <w:t xml:space="preserve"> function the </w:t>
      </w:r>
      <w:r>
        <w:rPr>
          <w:rStyle w:val="Monospace"/>
          <w:w w:val="100"/>
        </w:rPr>
        <w:t>ATMLSupport.dll</w:t>
      </w:r>
      <w:r>
        <w:rPr>
          <w:w w:val="100"/>
        </w:rPr>
        <w:t xml:space="preserve"> in the </w:t>
      </w:r>
      <w:r>
        <w:rPr>
          <w:w w:val="100"/>
        </w:rPr>
        <w:lastRenderedPageBreak/>
        <w:t>LabWindows/CVI project.</w:t>
      </w:r>
      <w:commentRangeEnd w:id="201"/>
      <w:r w:rsidR="004711DB">
        <w:rPr>
          <w:rStyle w:val="CommentReference"/>
          <w:rFonts w:ascii="Calibri" w:hAnsi="Calibri" w:cs="Times New Roman"/>
          <w:color w:val="auto"/>
          <w:w w:val="100"/>
        </w:rPr>
        <w:commentReference w:id="201"/>
      </w:r>
      <w:r>
        <w:rPr>
          <w:w w:val="100"/>
        </w:rPr>
        <w:t xml:space="preserve"> The project and the source code for the DLL built in LabWindows/CVI are located in the </w:t>
      </w:r>
      <w:r>
        <w:rPr>
          <w:rStyle w:val="Monospace"/>
          <w:w w:val="100"/>
        </w:rPr>
        <w:t>&lt;TestStand&gt;\</w:t>
      </w:r>
      <w:r>
        <w:rPr>
          <w:rStyle w:val="Monospace"/>
          <w:w w:val="100"/>
        </w:rPr>
        <w:br/>
        <w:t>Components\Models\TestStandModels\ATML</w:t>
      </w:r>
      <w:r>
        <w:rPr>
          <w:w w:val="100"/>
        </w:rPr>
        <w:t xml:space="preserve"> directory.</w:t>
      </w:r>
    </w:p>
    <w:p w:rsidR="00302BC8" w:rsidRDefault="00C6433B">
      <w:pPr>
        <w:pStyle w:val="Indent1"/>
        <w:rPr>
          <w:w w:val="100"/>
        </w:rPr>
      </w:pPr>
      <w:r>
        <w:rPr>
          <w:w w:val="100"/>
        </w:rPr>
        <w:t xml:space="preserve">Refer to the </w:t>
      </w:r>
      <w:r w:rsidR="00E221F4">
        <w:rPr>
          <w:rStyle w:val="ColorBlue"/>
          <w:i/>
          <w:iCs/>
          <w:w w:val="100"/>
        </w:rPr>
        <w:fldChar w:fldCharType="begin"/>
      </w:r>
      <w:r>
        <w:rPr>
          <w:rStyle w:val="ColorBlue"/>
          <w:i/>
          <w:iCs/>
          <w:w w:val="100"/>
        </w:rPr>
        <w:instrText xml:space="preserve"> REF  RTF5f0054006f00630035003000 \h</w:instrText>
      </w:r>
      <w:r w:rsidR="00E221F4">
        <w:rPr>
          <w:rStyle w:val="ColorBlue"/>
          <w:i/>
          <w:iCs/>
          <w:w w:val="100"/>
        </w:rPr>
      </w:r>
      <w:r w:rsidR="00E221F4">
        <w:rPr>
          <w:rStyle w:val="ColorBlue"/>
          <w:i/>
          <w:iCs/>
          <w:w w:val="100"/>
        </w:rPr>
        <w:fldChar w:fldCharType="separate"/>
      </w:r>
      <w:r>
        <w:rPr>
          <w:rStyle w:val="ColorBlue"/>
          <w:i/>
          <w:iCs/>
          <w:w w:val="100"/>
        </w:rPr>
        <w:t>Report Generation Functions and Sequences</w:t>
      </w:r>
      <w:r w:rsidR="00E221F4">
        <w:rPr>
          <w:rStyle w:val="ColorBlue"/>
          <w:i/>
          <w:iCs/>
          <w:w w:val="100"/>
        </w:rPr>
        <w:fldChar w:fldCharType="end"/>
      </w:r>
      <w:r>
        <w:rPr>
          <w:w w:val="100"/>
        </w:rPr>
        <w:t xml:space="preserve"> section of this appendix for more information about how TestStand generates reports.</w:t>
      </w:r>
    </w:p>
    <w:p w:rsidR="00302BC8" w:rsidRDefault="00C6433B" w:rsidP="00154DCA">
      <w:pPr>
        <w:pStyle w:val="ListBullet"/>
        <w:numPr>
          <w:ilvl w:val="0"/>
          <w:numId w:val="4"/>
        </w:numPr>
        <w:ind w:left="2520" w:hanging="360"/>
        <w:rPr>
          <w:w w:val="100"/>
        </w:rPr>
      </w:pPr>
      <w:r>
        <w:rPr>
          <w:rStyle w:val="Bold"/>
          <w:w w:val="100"/>
        </w:rPr>
        <w:t>ModifyReportHeader</w:t>
      </w:r>
      <w:r>
        <w:rPr>
          <w:w w:val="100"/>
        </w:rPr>
        <w:t xml:space="preserve">—The TestReport callback calls the ModifyReportHeader callback so the client sequence file can modify the report header. The ModifyReportHeader callback receives parameters for the UUT information, the tentative report header text, and the report options. The ModifyReportHeader callback in the process model file is empty. </w:t>
      </w:r>
    </w:p>
    <w:p w:rsidR="00302BC8" w:rsidRDefault="00C6433B" w:rsidP="00154DCA">
      <w:pPr>
        <w:pStyle w:val="ListBullet"/>
        <w:numPr>
          <w:ilvl w:val="0"/>
          <w:numId w:val="4"/>
        </w:numPr>
        <w:ind w:left="2520" w:hanging="360"/>
        <w:rPr>
          <w:w w:val="100"/>
        </w:rPr>
      </w:pPr>
      <w:r>
        <w:rPr>
          <w:rStyle w:val="Bold"/>
          <w:w w:val="100"/>
        </w:rPr>
        <w:t>ModifyReportEntry</w:t>
      </w:r>
      <w:r>
        <w:rPr>
          <w:w w:val="100"/>
        </w:rPr>
        <w:t xml:space="preserve">—The TestReport callback uses subsequences to call the ModifyReportEntry callback for each result in the result list for the UUT so the client sequence file can modify the entry point for each step result. The ModifyReportEntry callback receives parameters for an entry from the result list, the UUT information, the tentative report entry text, the report options, and a number that indicates the call </w:t>
      </w:r>
      <w:r>
        <w:rPr>
          <w:w w:val="100"/>
        </w:rPr>
        <w:br/>
        <w:t xml:space="preserve">stack depth at the time the step executed. TestStand does not call ModifyReportEntry callbacks when you enabled the DLL option </w:t>
      </w:r>
      <w:r>
        <w:rPr>
          <w:w w:val="100"/>
        </w:rPr>
        <w:br/>
        <w:t xml:space="preserve">in the Report Options dialog box. Instead, you must modify </w:t>
      </w:r>
      <w:r>
        <w:rPr>
          <w:rStyle w:val="Monospace"/>
          <w:w w:val="100"/>
        </w:rPr>
        <w:t>modelsupport2.dll</w:t>
      </w:r>
      <w:r>
        <w:rPr>
          <w:w w:val="100"/>
        </w:rPr>
        <w:t xml:space="preserve">, located in the </w:t>
      </w:r>
      <w:r>
        <w:rPr>
          <w:rStyle w:val="Monospace"/>
          <w:w w:val="100"/>
        </w:rPr>
        <w:t>&lt;TestStand&gt;\Components\</w:t>
      </w:r>
      <w:r>
        <w:rPr>
          <w:rStyle w:val="Monospace"/>
          <w:w w:val="100"/>
        </w:rPr>
        <w:br/>
        <w:t>Models\TestStandModels</w:t>
      </w:r>
      <w:r>
        <w:rPr>
          <w:w w:val="100"/>
        </w:rPr>
        <w:t xml:space="preserve"> directory, to modify how step results appear in the report. The ModifyReportEntry callback in the process model file is empty.</w:t>
      </w:r>
    </w:p>
    <w:p w:rsidR="00302BC8" w:rsidRDefault="00C6433B" w:rsidP="00154DCA">
      <w:pPr>
        <w:pStyle w:val="ListBullet"/>
        <w:numPr>
          <w:ilvl w:val="0"/>
          <w:numId w:val="4"/>
        </w:numPr>
        <w:ind w:left="2520" w:hanging="360"/>
        <w:rPr>
          <w:ins w:id="202" w:author="calliej" w:date="2012-05-11T14:54:00Z"/>
          <w:w w:val="100"/>
        </w:rPr>
      </w:pPr>
      <w:r>
        <w:rPr>
          <w:rStyle w:val="Bold"/>
          <w:w w:val="100"/>
        </w:rPr>
        <w:t>ModifyReportFooter</w:t>
      </w:r>
      <w:r>
        <w:rPr>
          <w:w w:val="100"/>
        </w:rPr>
        <w:t xml:space="preserve">—The TestReport callback calls the ModifyReportFooter callback so the client sequence file can modify the report footer. The ModifyReportFooter callback receives parameters for the UUT information, the tentative report footer text, and the report options. The ModifyReportFooter callback in the process model file is empty. </w:t>
      </w:r>
    </w:p>
    <w:p w:rsidR="001A79D0" w:rsidRDefault="001A79D0" w:rsidP="00154DCA">
      <w:pPr>
        <w:pStyle w:val="ListBullet"/>
        <w:numPr>
          <w:ilvl w:val="0"/>
          <w:numId w:val="4"/>
        </w:numPr>
        <w:ind w:left="2520" w:hanging="360"/>
        <w:rPr>
          <w:w w:val="100"/>
        </w:rPr>
      </w:pPr>
      <w:ins w:id="203" w:author="jgrey" w:date="2012-05-04T22:35:00Z">
        <w:r>
          <w:rPr>
            <w:rStyle w:val="Bold"/>
            <w:w w:val="100"/>
          </w:rPr>
          <w:t xml:space="preserve">GetReportFilePath </w:t>
        </w:r>
        <w:r>
          <w:t>–</w:t>
        </w:r>
        <w:r>
          <w:rPr>
            <w:w w:val="100"/>
          </w:rPr>
          <w:t xml:space="preserve"> The report generator model plug-in calls the GetReportFilePath callback so the client sequence file can inspect </w:t>
        </w:r>
      </w:ins>
      <w:ins w:id="204" w:author="jgrey" w:date="2012-05-04T22:36:00Z">
        <w:r>
          <w:rPr>
            <w:w w:val="100"/>
          </w:rPr>
          <w:t>or</w:t>
        </w:r>
      </w:ins>
      <w:ins w:id="205" w:author="jgrey" w:date="2012-05-04T22:35:00Z">
        <w:r>
          <w:rPr>
            <w:w w:val="100"/>
          </w:rPr>
          <w:t xml:space="preserve"> modify the report file path.</w:t>
        </w:r>
      </w:ins>
    </w:p>
    <w:p w:rsidR="00302BC8" w:rsidRDefault="00C6433B" w:rsidP="00154DCA">
      <w:pPr>
        <w:pStyle w:val="ListBullet"/>
        <w:numPr>
          <w:ilvl w:val="0"/>
          <w:numId w:val="4"/>
        </w:numPr>
        <w:ind w:left="2520" w:hanging="360"/>
        <w:rPr>
          <w:w w:val="100"/>
        </w:rPr>
      </w:pPr>
      <w:r>
        <w:rPr>
          <w:rStyle w:val="Bold"/>
          <w:w w:val="100"/>
        </w:rPr>
        <w:t>LogToDatabase</w:t>
      </w:r>
      <w:r>
        <w:rPr>
          <w:w w:val="100"/>
        </w:rPr>
        <w:t>—Execution entry points call the</w:t>
      </w:r>
      <w:ins w:id="206" w:author="jgrey" w:date="2012-05-04T15:52:00Z">
        <w:r w:rsidR="00D12971">
          <w:rPr>
            <w:w w:val="100"/>
          </w:rPr>
          <w:t xml:space="preserve"> Model Plugins -</w:t>
        </w:r>
      </w:ins>
      <w:ins w:id="207" w:author="jgrey" w:date="2011-07-12T16:39:00Z">
        <w:r w:rsidR="00D12971">
          <w:rPr>
            <w:w w:val="100"/>
          </w:rPr>
          <w:t>UUT</w:t>
        </w:r>
      </w:ins>
      <w:ins w:id="208" w:author="jgrey" w:date="2012-05-04T15:52:00Z">
        <w:r w:rsidR="00D12971">
          <w:rPr>
            <w:w w:val="100"/>
          </w:rPr>
          <w:t xml:space="preserve"> Done </w:t>
        </w:r>
      </w:ins>
      <w:ins w:id="209" w:author="jgrey" w:date="2011-07-12T16:39:00Z">
        <w:r w:rsidR="008E1CD8">
          <w:rPr>
            <w:w w:val="100"/>
          </w:rPr>
          <w:t xml:space="preserve">sequence in ModelSupport.seq. ModelSupport.seq calls the </w:t>
        </w:r>
      </w:ins>
      <w:ins w:id="210" w:author="jgrey" w:date="2012-05-04T15:52:00Z">
        <w:r w:rsidR="00D12971">
          <w:rPr>
            <w:w w:val="100"/>
          </w:rPr>
          <w:t>Model Plugin – UUT Done</w:t>
        </w:r>
      </w:ins>
      <w:ins w:id="211" w:author="jgrey" w:date="2011-07-12T16:39:00Z">
        <w:r w:rsidR="008E1CD8">
          <w:rPr>
            <w:w w:val="100"/>
          </w:rPr>
          <w:t xml:space="preserve"> entry point </w:t>
        </w:r>
        <w:commentRangeStart w:id="212"/>
        <w:r w:rsidR="008E1CD8">
          <w:rPr>
            <w:w w:val="100"/>
          </w:rPr>
          <w:t xml:space="preserve">in </w:t>
        </w:r>
        <w:r w:rsidR="00D12971">
          <w:rPr>
            <w:w w:val="100"/>
          </w:rPr>
          <w:t xml:space="preserve">each </w:t>
        </w:r>
      </w:ins>
      <w:commentRangeEnd w:id="212"/>
      <w:r w:rsidR="004111DA">
        <w:rPr>
          <w:rStyle w:val="CommentReference"/>
          <w:rFonts w:ascii="Calibri" w:hAnsi="Calibri" w:cs="Times New Roman"/>
          <w:color w:val="auto"/>
          <w:w w:val="100"/>
        </w:rPr>
        <w:commentReference w:id="212"/>
      </w:r>
      <w:ins w:id="213" w:author="jgrey" w:date="2011-07-12T16:39:00Z">
        <w:r w:rsidR="00D12971">
          <w:rPr>
            <w:w w:val="100"/>
          </w:rPr>
          <w:t xml:space="preserve">configured </w:t>
        </w:r>
      </w:ins>
      <w:ins w:id="214" w:author="jgrey" w:date="2012-05-04T15:53:00Z">
        <w:r w:rsidR="00D12971">
          <w:rPr>
            <w:w w:val="100"/>
          </w:rPr>
          <w:t>model plug-in</w:t>
        </w:r>
      </w:ins>
      <w:ins w:id="215" w:author="jgrey" w:date="2011-07-12T16:39:00Z">
        <w:r w:rsidR="008E1CD8">
          <w:rPr>
            <w:w w:val="100"/>
          </w:rPr>
          <w:t>. The NI_DatabaseLogger.seq plug-in calls the</w:t>
        </w:r>
      </w:ins>
      <w:r>
        <w:rPr>
          <w:w w:val="100"/>
        </w:rPr>
        <w:t xml:space="preserve"> </w:t>
      </w:r>
      <w:r>
        <w:rPr>
          <w:w w:val="100"/>
        </w:rPr>
        <w:lastRenderedPageBreak/>
        <w:t xml:space="preserve">LogToDatabase callback </w:t>
      </w:r>
      <w:ins w:id="216" w:author="jgrey" w:date="2011-07-12T16:39:00Z">
        <w:r w:rsidR="00D12971">
          <w:rPr>
            <w:w w:val="100"/>
          </w:rPr>
          <w:t xml:space="preserve">from </w:t>
        </w:r>
        <w:commentRangeStart w:id="217"/>
        <w:del w:id="218" w:author="calliej" w:date="2012-05-13T20:46:00Z">
          <w:r w:rsidR="00D12971" w:rsidDel="00742138">
            <w:rPr>
              <w:w w:val="100"/>
            </w:rPr>
            <w:delText>its</w:delText>
          </w:r>
        </w:del>
      </w:ins>
      <w:ins w:id="219" w:author="calliej" w:date="2012-05-13T20:46:00Z">
        <w:r w:rsidR="00742138">
          <w:rPr>
            <w:w w:val="100"/>
          </w:rPr>
          <w:t>the</w:t>
        </w:r>
      </w:ins>
      <w:ins w:id="220" w:author="jgrey" w:date="2011-07-12T16:39:00Z">
        <w:r w:rsidR="00D12971">
          <w:rPr>
            <w:w w:val="100"/>
          </w:rPr>
          <w:t xml:space="preserve"> </w:t>
        </w:r>
      </w:ins>
      <w:commentRangeEnd w:id="217"/>
      <w:r w:rsidR="00742138">
        <w:rPr>
          <w:rStyle w:val="CommentReference"/>
          <w:rFonts w:ascii="Calibri" w:hAnsi="Calibri" w:cs="Times New Roman"/>
          <w:color w:val="auto"/>
          <w:w w:val="100"/>
        </w:rPr>
        <w:commentReference w:id="217"/>
      </w:r>
      <w:ins w:id="221" w:author="jgrey" w:date="2011-07-12T16:39:00Z">
        <w:r w:rsidR="008E1CD8">
          <w:rPr>
            <w:w w:val="100"/>
          </w:rPr>
          <w:t xml:space="preserve">UUT </w:t>
        </w:r>
      </w:ins>
      <w:ins w:id="222" w:author="jgrey" w:date="2012-05-04T15:53:00Z">
        <w:r w:rsidR="00D12971">
          <w:rPr>
            <w:w w:val="100"/>
          </w:rPr>
          <w:t xml:space="preserve">Done </w:t>
        </w:r>
      </w:ins>
      <w:ins w:id="223" w:author="jgrey" w:date="2011-07-12T16:39:00Z">
        <w:r w:rsidR="008E1CD8">
          <w:rPr>
            <w:w w:val="100"/>
          </w:rPr>
          <w:t xml:space="preserve">entry point </w:t>
        </w:r>
      </w:ins>
      <w:r>
        <w:rPr>
          <w:w w:val="100"/>
        </w:rPr>
        <w:t xml:space="preserve">to populate a database with the results for one UUT. </w:t>
      </w:r>
      <w:del w:id="224" w:author="jgrey" w:date="2011-07-12T16:40:00Z">
        <w:r w:rsidDel="00FE0188">
          <w:rPr>
            <w:w w:val="100"/>
          </w:rPr>
          <w:delText>Execution entry points do not call the</w:delText>
        </w:r>
      </w:del>
      <w:ins w:id="225" w:author="jgrey" w:date="2011-07-12T16:40:00Z">
        <w:r w:rsidR="00FE0188">
          <w:rPr>
            <w:w w:val="100"/>
          </w:rPr>
          <w:t>The database logger does not call</w:t>
        </w:r>
      </w:ins>
      <w:r>
        <w:rPr>
          <w:w w:val="100"/>
        </w:rPr>
        <w:t xml:space="preserve"> </w:t>
      </w:r>
      <w:ins w:id="226" w:author="calliej" w:date="2012-05-13T20:47:00Z">
        <w:r w:rsidR="00742138">
          <w:rPr>
            <w:w w:val="100"/>
          </w:rPr>
          <w:t xml:space="preserve">the </w:t>
        </w:r>
      </w:ins>
      <w:r>
        <w:rPr>
          <w:w w:val="100"/>
        </w:rPr>
        <w:t>LogToDatabase callback when you enable</w:t>
      </w:r>
      <w:commentRangeStart w:id="227"/>
      <w:del w:id="228" w:author="Manooch Hosseini" w:date="2012-05-14T14:05:00Z">
        <w:r w:rsidDel="000A3397">
          <w:rPr>
            <w:w w:val="100"/>
          </w:rPr>
          <w:delText>d</w:delText>
        </w:r>
      </w:del>
      <w:commentRangeEnd w:id="227"/>
      <w:r w:rsidR="000A3397">
        <w:rPr>
          <w:rStyle w:val="CommentReference"/>
          <w:rFonts w:ascii="Calibri" w:hAnsi="Calibri" w:cs="Times New Roman"/>
          <w:color w:val="auto"/>
          <w:w w:val="100"/>
        </w:rPr>
        <w:commentReference w:id="227"/>
      </w:r>
      <w:r>
        <w:rPr>
          <w:w w:val="100"/>
        </w:rPr>
        <w:t xml:space="preserve"> the Use On-The-Fly Logging option in the Database Options dialog box. The LogToDatabase callback receives parameters for the UUT information, the result list for the UUT, and the database options.</w:t>
      </w:r>
    </w:p>
    <w:p w:rsidR="00302BC8" w:rsidRDefault="00C6433B" w:rsidP="00154DCA">
      <w:pPr>
        <w:pStyle w:val="ListBullet"/>
        <w:numPr>
          <w:ilvl w:val="0"/>
          <w:numId w:val="4"/>
        </w:numPr>
        <w:ind w:left="2520" w:hanging="360"/>
        <w:rPr>
          <w:w w:val="100"/>
        </w:rPr>
      </w:pPr>
      <w:r>
        <w:rPr>
          <w:rStyle w:val="Bold"/>
          <w:w w:val="100"/>
        </w:rPr>
        <w:t>ProcessSetup</w:t>
      </w:r>
      <w:r>
        <w:rPr>
          <w:w w:val="100"/>
        </w:rPr>
        <w:t>—The Test UUTs and Single Pass Execution entry points call the ProcessSetup callback</w:t>
      </w:r>
      <w:del w:id="229" w:author="jgrey" w:date="2012-05-04T15:54:00Z">
        <w:r w:rsidDel="00220F20">
          <w:rPr>
            <w:w w:val="100"/>
          </w:rPr>
          <w:delText xml:space="preserve"> from the Setup step group </w:delText>
        </w:r>
      </w:del>
      <w:ins w:id="230" w:author="jgrey" w:date="2012-05-04T15:54:00Z">
        <w:r w:rsidR="00220F20">
          <w:rPr>
            <w:w w:val="100"/>
          </w:rPr>
          <w:t xml:space="preserve"> </w:t>
        </w:r>
      </w:ins>
      <w:r>
        <w:rPr>
          <w:w w:val="100"/>
        </w:rPr>
        <w:t xml:space="preserve">so the client sequence file can execute any </w:t>
      </w:r>
      <w:ins w:id="231" w:author="jgrey" w:date="2012-05-04T15:54:00Z">
        <w:r w:rsidR="00220F20">
          <w:rPr>
            <w:w w:val="100"/>
          </w:rPr>
          <w:t>s</w:t>
        </w:r>
      </w:ins>
      <w:del w:id="232" w:author="jgrey" w:date="2012-05-04T15:54:00Z">
        <w:r w:rsidDel="00220F20">
          <w:rPr>
            <w:w w:val="100"/>
          </w:rPr>
          <w:delText>S</w:delText>
        </w:r>
      </w:del>
      <w:r>
        <w:rPr>
          <w:w w:val="100"/>
        </w:rPr>
        <w:t>etup steps that must run only once during the execution of the process model. The Process Setup callback in the process model file is empty.</w:t>
      </w:r>
    </w:p>
    <w:p w:rsidR="00302BC8" w:rsidRDefault="00C6433B" w:rsidP="00154DCA">
      <w:pPr>
        <w:pStyle w:val="ListBullet"/>
        <w:numPr>
          <w:ilvl w:val="0"/>
          <w:numId w:val="4"/>
        </w:numPr>
        <w:ind w:left="2520" w:hanging="360"/>
        <w:rPr>
          <w:ins w:id="233" w:author="jgrey" w:date="2011-07-12T16:44:00Z"/>
          <w:w w:val="100"/>
        </w:rPr>
      </w:pPr>
      <w:r>
        <w:rPr>
          <w:rStyle w:val="Bold"/>
          <w:w w:val="100"/>
        </w:rPr>
        <w:t>ProcessCleanup</w:t>
      </w:r>
      <w:r>
        <w:rPr>
          <w:w w:val="100"/>
        </w:rPr>
        <w:t xml:space="preserve">—The Test UUTs and Single Pass Execution entry points call the ProcessCleanup callback from the Cleanup step group so the client sequence file can execute any </w:t>
      </w:r>
      <w:ins w:id="234" w:author="jgrey" w:date="2012-05-04T16:26:00Z">
        <w:r w:rsidR="004568C9">
          <w:rPr>
            <w:w w:val="100"/>
          </w:rPr>
          <w:t>c</w:t>
        </w:r>
      </w:ins>
      <w:del w:id="235" w:author="jgrey" w:date="2012-05-04T16:26:00Z">
        <w:r w:rsidDel="004568C9">
          <w:rPr>
            <w:w w:val="100"/>
          </w:rPr>
          <w:delText>C</w:delText>
        </w:r>
      </w:del>
      <w:r>
        <w:rPr>
          <w:w w:val="100"/>
        </w:rPr>
        <w:t>leanup steps that must run only once during the execution of the process model. The Process Cleanup callback in the process model file is empty.</w:t>
      </w:r>
    </w:p>
    <w:p w:rsidR="0053125E" w:rsidRDefault="001F488C" w:rsidP="00154DCA">
      <w:pPr>
        <w:pStyle w:val="ListBullet"/>
        <w:numPr>
          <w:ilvl w:val="0"/>
          <w:numId w:val="4"/>
        </w:numPr>
        <w:ind w:left="2520" w:hanging="360"/>
        <w:rPr>
          <w:ins w:id="236" w:author="jgrey" w:date="2012-05-04T16:28:00Z"/>
          <w:w w:val="100"/>
        </w:rPr>
      </w:pPr>
      <w:ins w:id="237" w:author="jgrey" w:date="2012-05-04T16:26:00Z">
        <w:r>
          <w:rPr>
            <w:b/>
            <w:w w:val="100"/>
          </w:rPr>
          <w:t>ModelPlugin</w:t>
        </w:r>
      </w:ins>
      <w:ins w:id="238" w:author="jgrey" w:date="2011-07-12T16:45:00Z">
        <w:r w:rsidR="00A4676B" w:rsidRPr="00A4676B">
          <w:rPr>
            <w:b/>
            <w:w w:val="100"/>
          </w:rPr>
          <w:t>Options</w:t>
        </w:r>
        <w:r w:rsidR="00706C15">
          <w:rPr>
            <w:w w:val="100"/>
          </w:rPr>
          <w:t xml:space="preserve"> – Execution entry points call </w:t>
        </w:r>
      </w:ins>
      <w:ins w:id="239" w:author="calliej" w:date="2012-05-13T20:48:00Z">
        <w:r w:rsidR="00742138">
          <w:rPr>
            <w:w w:val="100"/>
          </w:rPr>
          <w:t xml:space="preserve">the </w:t>
        </w:r>
      </w:ins>
      <w:ins w:id="240" w:author="jgrey" w:date="2012-05-04T16:27:00Z">
        <w:r>
          <w:rPr>
            <w:w w:val="100"/>
          </w:rPr>
          <w:t xml:space="preserve">Model Plugins </w:t>
        </w:r>
        <w:del w:id="241" w:author="calliej" w:date="2012-05-13T20:49:00Z">
          <w:r w:rsidDel="00742138">
            <w:rPr>
              <w:w w:val="100"/>
            </w:rPr>
            <w:delText>_</w:delText>
          </w:r>
        </w:del>
      </w:ins>
      <w:ins w:id="242" w:author="calliej" w:date="2012-05-13T20:49:00Z">
        <w:r w:rsidR="00742138">
          <w:rPr>
            <w:w w:val="100"/>
          </w:rPr>
          <w:t>-</w:t>
        </w:r>
      </w:ins>
      <w:ins w:id="243" w:author="jgrey" w:date="2012-05-04T16:27:00Z">
        <w:r>
          <w:rPr>
            <w:w w:val="100"/>
          </w:rPr>
          <w:t xml:space="preserve"> Begin sequence </w:t>
        </w:r>
      </w:ins>
      <w:ins w:id="244" w:author="jgrey" w:date="2011-07-12T16:45:00Z">
        <w:r w:rsidR="00706C15">
          <w:rPr>
            <w:w w:val="100"/>
          </w:rPr>
          <w:t>in ModelSupport.seq</w:t>
        </w:r>
      </w:ins>
      <w:ins w:id="245" w:author="calliej" w:date="2012-05-13T20:49:00Z">
        <w:r w:rsidR="00742138">
          <w:rPr>
            <w:w w:val="100"/>
          </w:rPr>
          <w:t>,</w:t>
        </w:r>
      </w:ins>
      <w:ins w:id="246" w:author="jgrey" w:date="2012-05-04T16:27:00Z">
        <w:r>
          <w:rPr>
            <w:w w:val="100"/>
          </w:rPr>
          <w:t xml:space="preserve"> which calls the </w:t>
        </w:r>
        <w:r w:rsidRPr="001F488C">
          <w:rPr>
            <w:w w:val="100"/>
          </w:rPr>
          <w:t xml:space="preserve">Initialize Model Plugins </w:t>
        </w:r>
        <w:r>
          <w:rPr>
            <w:w w:val="100"/>
          </w:rPr>
          <w:t>seq</w:t>
        </w:r>
      </w:ins>
      <w:ins w:id="247" w:author="jgrey" w:date="2012-05-04T16:28:00Z">
        <w:r>
          <w:rPr>
            <w:w w:val="100"/>
          </w:rPr>
          <w:t xml:space="preserve">uence. </w:t>
        </w:r>
        <w:r w:rsidRPr="001F488C">
          <w:rPr>
            <w:w w:val="100"/>
          </w:rPr>
          <w:t xml:space="preserve">Initialize Model Plugins </w:t>
        </w:r>
      </w:ins>
      <w:ins w:id="248" w:author="jgrey" w:date="2011-07-12T16:45:00Z">
        <w:r w:rsidR="00706C15">
          <w:rPr>
            <w:w w:val="100"/>
          </w:rPr>
          <w:t xml:space="preserve">calls </w:t>
        </w:r>
      </w:ins>
      <w:ins w:id="249" w:author="jgrey" w:date="2011-07-12T16:46:00Z">
        <w:r w:rsidR="00706C15">
          <w:rPr>
            <w:w w:val="100"/>
          </w:rPr>
          <w:t xml:space="preserve">the </w:t>
        </w:r>
      </w:ins>
      <w:ins w:id="250" w:author="jgrey" w:date="2012-05-04T16:28:00Z">
        <w:r>
          <w:rPr>
            <w:w w:val="100"/>
          </w:rPr>
          <w:t>ModelPlugin</w:t>
        </w:r>
      </w:ins>
      <w:ins w:id="251" w:author="jgrey" w:date="2011-07-12T16:46:00Z">
        <w:r w:rsidR="00706C15">
          <w:rPr>
            <w:w w:val="100"/>
          </w:rPr>
          <w:t>Optio</w:t>
        </w:r>
        <w:r>
          <w:rPr>
            <w:w w:val="100"/>
          </w:rPr>
          <w:t xml:space="preserve">ns callback </w:t>
        </w:r>
        <w:commentRangeStart w:id="252"/>
        <w:r>
          <w:rPr>
            <w:w w:val="100"/>
          </w:rPr>
          <w:t>for each</w:t>
        </w:r>
      </w:ins>
      <w:ins w:id="253" w:author="jgrey" w:date="2012-05-04T16:28:00Z">
        <w:r>
          <w:rPr>
            <w:w w:val="100"/>
          </w:rPr>
          <w:t xml:space="preserve"> </w:t>
        </w:r>
      </w:ins>
      <w:commentRangeEnd w:id="252"/>
      <w:r w:rsidR="00742138">
        <w:rPr>
          <w:rStyle w:val="CommentReference"/>
          <w:rFonts w:ascii="Calibri" w:hAnsi="Calibri" w:cs="Times New Roman"/>
          <w:color w:val="auto"/>
          <w:w w:val="100"/>
        </w:rPr>
        <w:commentReference w:id="252"/>
      </w:r>
      <w:ins w:id="254" w:author="jgrey" w:date="2012-05-04T16:28:00Z">
        <w:r>
          <w:rPr>
            <w:w w:val="100"/>
          </w:rPr>
          <w:t>model plug-</w:t>
        </w:r>
        <w:del w:id="255" w:author="calliej" w:date="2012-05-13T20:50:00Z">
          <w:r w:rsidDel="00742138">
            <w:rPr>
              <w:w w:val="100"/>
            </w:rPr>
            <w:delText>o</w:delText>
          </w:r>
        </w:del>
      </w:ins>
      <w:ins w:id="256" w:author="calliej" w:date="2012-05-13T20:50:00Z">
        <w:r w:rsidR="00742138">
          <w:rPr>
            <w:w w:val="100"/>
          </w:rPr>
          <w:t>i</w:t>
        </w:r>
      </w:ins>
      <w:ins w:id="257" w:author="jgrey" w:date="2012-05-04T16:28:00Z">
        <w:r>
          <w:rPr>
            <w:w w:val="100"/>
          </w:rPr>
          <w:t xml:space="preserve">n instance </w:t>
        </w:r>
      </w:ins>
      <w:ins w:id="258" w:author="jgrey" w:date="2011-07-12T16:47:00Z">
        <w:r w:rsidR="00706C15">
          <w:rPr>
            <w:w w:val="100"/>
          </w:rPr>
          <w:t xml:space="preserve">so the client file can modify the </w:t>
        </w:r>
      </w:ins>
      <w:ins w:id="259" w:author="jgrey" w:date="2012-05-04T16:28:00Z">
        <w:r>
          <w:rPr>
            <w:w w:val="100"/>
          </w:rPr>
          <w:t>model plug-in</w:t>
        </w:r>
      </w:ins>
      <w:ins w:id="260" w:author="jgrey" w:date="2011-07-12T16:47:00Z">
        <w:r w:rsidR="00706C15">
          <w:rPr>
            <w:w w:val="100"/>
          </w:rPr>
          <w:t xml:space="preserve"> settings. </w:t>
        </w:r>
      </w:ins>
    </w:p>
    <w:p w:rsidR="000403D4" w:rsidRDefault="000403D4" w:rsidP="00154DCA">
      <w:pPr>
        <w:pStyle w:val="ListBullet"/>
        <w:numPr>
          <w:ilvl w:val="0"/>
          <w:numId w:val="4"/>
        </w:numPr>
        <w:ind w:left="2520" w:hanging="360"/>
        <w:rPr>
          <w:w w:val="100"/>
        </w:rPr>
      </w:pPr>
      <w:ins w:id="261" w:author="jgrey" w:date="2012-05-04T16:28:00Z">
        <w:r>
          <w:rPr>
            <w:b/>
            <w:w w:val="100"/>
          </w:rPr>
          <w:t>ModelPluginConfiguration</w:t>
        </w:r>
      </w:ins>
      <w:ins w:id="262" w:author="jgrey" w:date="2012-05-04T22:36:00Z">
        <w:r w:rsidR="007D2C30">
          <w:rPr>
            <w:b/>
            <w:w w:val="100"/>
          </w:rPr>
          <w:t xml:space="preserve"> - </w:t>
        </w:r>
        <w:r w:rsidR="007D2C30">
          <w:rPr>
            <w:w w:val="100"/>
          </w:rPr>
          <w:t xml:space="preserve">Execution entry points call </w:t>
        </w:r>
      </w:ins>
      <w:ins w:id="263" w:author="calliej" w:date="2012-05-13T20:48:00Z">
        <w:r w:rsidR="00742138">
          <w:rPr>
            <w:w w:val="100"/>
          </w:rPr>
          <w:t xml:space="preserve">the </w:t>
        </w:r>
      </w:ins>
      <w:ins w:id="264" w:author="jgrey" w:date="2012-05-04T22:36:00Z">
        <w:r w:rsidR="007D2C30">
          <w:rPr>
            <w:w w:val="100"/>
          </w:rPr>
          <w:t xml:space="preserve">Model Plugins </w:t>
        </w:r>
      </w:ins>
      <w:ins w:id="265" w:author="calliej" w:date="2012-05-13T20:51:00Z">
        <w:r w:rsidR="00742138">
          <w:rPr>
            <w:w w:val="100"/>
          </w:rPr>
          <w:t>-</w:t>
        </w:r>
      </w:ins>
      <w:ins w:id="266" w:author="jgrey" w:date="2012-05-04T22:36:00Z">
        <w:r w:rsidR="007D2C30">
          <w:rPr>
            <w:w w:val="100"/>
          </w:rPr>
          <w:t>_ Begin sequence in ModelSupport.</w:t>
        </w:r>
      </w:ins>
      <w:ins w:id="267" w:author="Manooch Hosseini" w:date="2012-05-14T14:08:00Z">
        <w:r w:rsidR="000A3397">
          <w:rPr>
            <w:w w:val="100"/>
          </w:rPr>
          <w:t>seq</w:t>
        </w:r>
      </w:ins>
      <w:ins w:id="268" w:author="jgrey" w:date="2012-05-04T22:36:00Z">
        <w:del w:id="269" w:author="calliej" w:date="2012-05-13T20:51:00Z">
          <w:r w:rsidR="007D2C30" w:rsidDel="00742138">
            <w:rPr>
              <w:w w:val="100"/>
            </w:rPr>
            <w:delText>seq</w:delText>
          </w:r>
        </w:del>
      </w:ins>
      <w:ins w:id="270" w:author="calliej" w:date="2012-05-13T20:51:00Z">
        <w:r w:rsidR="00742138">
          <w:rPr>
            <w:w w:val="100"/>
          </w:rPr>
          <w:t>,</w:t>
        </w:r>
      </w:ins>
      <w:ins w:id="271" w:author="jgrey" w:date="2012-05-04T22:36:00Z">
        <w:r w:rsidR="007D2C30">
          <w:rPr>
            <w:w w:val="100"/>
          </w:rPr>
          <w:t xml:space="preserve"> which calls the </w:t>
        </w:r>
        <w:r w:rsidR="007D2C30" w:rsidRPr="001F488C">
          <w:rPr>
            <w:w w:val="100"/>
          </w:rPr>
          <w:t xml:space="preserve">Initialize Model Plugins </w:t>
        </w:r>
        <w:r w:rsidR="007D2C30">
          <w:rPr>
            <w:w w:val="100"/>
          </w:rPr>
          <w:t xml:space="preserve">sequence. </w:t>
        </w:r>
        <w:r w:rsidR="007D2C30" w:rsidRPr="001F488C">
          <w:rPr>
            <w:w w:val="100"/>
          </w:rPr>
          <w:t xml:space="preserve">Initialize Model Plugins </w:t>
        </w:r>
        <w:r w:rsidR="007D2C30">
          <w:rPr>
            <w:w w:val="100"/>
          </w:rPr>
          <w:t xml:space="preserve">calls the ModelPluginConfiguration callback so the client file can </w:t>
        </w:r>
      </w:ins>
      <w:ins w:id="272" w:author="jgrey" w:date="2012-05-04T22:37:00Z">
        <w:r w:rsidR="007D2C30">
          <w:rPr>
            <w:w w:val="100"/>
          </w:rPr>
          <w:t xml:space="preserve">inspect or </w:t>
        </w:r>
      </w:ins>
      <w:ins w:id="273" w:author="jgrey" w:date="2012-05-04T22:36:00Z">
        <w:r w:rsidR="007D2C30">
          <w:rPr>
            <w:w w:val="100"/>
          </w:rPr>
          <w:t>modify the</w:t>
        </w:r>
      </w:ins>
      <w:ins w:id="274" w:author="jgrey" w:date="2012-05-04T22:37:00Z">
        <w:r w:rsidR="007D2C30">
          <w:rPr>
            <w:w w:val="100"/>
          </w:rPr>
          <w:t xml:space="preserve"> set of model plug-ins the </w:t>
        </w:r>
      </w:ins>
      <w:ins w:id="275" w:author="calliej" w:date="2012-05-13T20:51:00Z">
        <w:r w:rsidR="00742138">
          <w:rPr>
            <w:w w:val="100"/>
          </w:rPr>
          <w:t xml:space="preserve">process </w:t>
        </w:r>
      </w:ins>
      <w:ins w:id="276" w:author="jgrey" w:date="2012-05-04T22:37:00Z">
        <w:r w:rsidR="007D2C30">
          <w:rPr>
            <w:w w:val="100"/>
          </w:rPr>
          <w:t>model calls at run-</w:t>
        </w:r>
      </w:ins>
      <w:ins w:id="277" w:author="calliej" w:date="2012-05-13T20:51:00Z">
        <w:r w:rsidR="00742138">
          <w:rPr>
            <w:w w:val="100"/>
          </w:rPr>
          <w:t xml:space="preserve"> </w:t>
        </w:r>
      </w:ins>
      <w:ins w:id="278" w:author="jgrey" w:date="2012-05-04T22:37:00Z">
        <w:r w:rsidR="007D2C30">
          <w:rPr>
            <w:w w:val="100"/>
          </w:rPr>
          <w:t>time</w:t>
        </w:r>
        <w:del w:id="279" w:author="calliej" w:date="2012-05-13T20:51:00Z">
          <w:r w:rsidR="007D2C30" w:rsidDel="00742138">
            <w:rPr>
              <w:w w:val="100"/>
            </w:rPr>
            <w:delText>.</w:delText>
          </w:r>
        </w:del>
      </w:ins>
      <w:ins w:id="280" w:author="jgrey" w:date="2012-05-04T22:36:00Z">
        <w:r w:rsidR="007D2C30">
          <w:rPr>
            <w:w w:val="100"/>
          </w:rPr>
          <w:t>.</w:t>
        </w:r>
      </w:ins>
    </w:p>
    <w:p w:rsidR="00302BC8" w:rsidDel="005A50F7" w:rsidRDefault="00E221F4">
      <w:pPr>
        <w:pStyle w:val="ApxLevel2Head"/>
        <w:rPr>
          <w:del w:id="281" w:author="jgrey" w:date="2012-05-04T22:43:00Z"/>
          <w:w w:val="100"/>
        </w:rPr>
      </w:pPr>
      <w:del w:id="282" w:author="jgrey" w:date="2012-05-04T22:43:00Z">
        <w:r w:rsidDel="005A50F7">
          <w:rPr>
            <w:b w:val="0"/>
            <w:bCs w:val="0"/>
          </w:rPr>
          <w:fldChar w:fldCharType="begin"/>
        </w:r>
        <w:r w:rsidR="00C6433B" w:rsidDel="005A50F7">
          <w:rPr>
            <w:w w:val="100"/>
          </w:rPr>
          <w:delInstrText>xe "Sequential process model:utility subsequences"</w:delInstrText>
        </w:r>
        <w:r w:rsidDel="005A50F7">
          <w:rPr>
            <w:b w:val="0"/>
            <w:bCs w:val="0"/>
          </w:rPr>
          <w:fldChar w:fldCharType="end"/>
        </w:r>
        <w:r w:rsidDel="005A50F7">
          <w:rPr>
            <w:b w:val="0"/>
            <w:bCs w:val="0"/>
          </w:rPr>
          <w:fldChar w:fldCharType="begin"/>
        </w:r>
        <w:r w:rsidR="00C6433B" w:rsidDel="005A50F7">
          <w:rPr>
            <w:w w:val="100"/>
          </w:rPr>
          <w:delInstrText>xe "utility subsequences:Sequential process model"</w:delInstrText>
        </w:r>
        <w:r w:rsidDel="005A50F7">
          <w:rPr>
            <w:b w:val="0"/>
            <w:bCs w:val="0"/>
          </w:rPr>
          <w:fldChar w:fldCharType="end"/>
        </w:r>
        <w:bookmarkStart w:id="283" w:name="RTF320036003300320036003a00"/>
        <w:r w:rsidR="00C6433B" w:rsidDel="005A50F7">
          <w:rPr>
            <w:w w:val="100"/>
          </w:rPr>
          <w:delText>Util</w:delText>
        </w:r>
        <w:bookmarkEnd w:id="283"/>
        <w:r w:rsidR="00C6433B" w:rsidDel="005A50F7">
          <w:rPr>
            <w:w w:val="100"/>
          </w:rPr>
          <w:delText>ity Sequences</w:delText>
        </w:r>
      </w:del>
    </w:p>
    <w:p w:rsidR="00302BC8" w:rsidDel="005A50F7" w:rsidRDefault="00C6433B">
      <w:pPr>
        <w:pStyle w:val="Body1"/>
        <w:rPr>
          <w:del w:id="284" w:author="jgrey" w:date="2012-05-04T22:43:00Z"/>
          <w:w w:val="100"/>
        </w:rPr>
      </w:pPr>
      <w:del w:id="285" w:author="jgrey" w:date="2012-05-04T22:43:00Z">
        <w:r w:rsidDel="005A50F7">
          <w:rPr>
            <w:w w:val="100"/>
          </w:rPr>
          <w:delText xml:space="preserve">The Sequential process model sequences call the following </w:delText>
        </w:r>
      </w:del>
      <w:del w:id="286" w:author="jgrey" w:date="2012-05-04T22:42:00Z">
        <w:r w:rsidDel="005A50F7">
          <w:rPr>
            <w:w w:val="100"/>
          </w:rPr>
          <w:delText>U</w:delText>
        </w:r>
      </w:del>
      <w:del w:id="287" w:author="jgrey" w:date="2012-05-04T22:43:00Z">
        <w:r w:rsidDel="005A50F7">
          <w:rPr>
            <w:w w:val="100"/>
          </w:rPr>
          <w:delText>tility sequence</w:delText>
        </w:r>
      </w:del>
      <w:del w:id="288" w:author="jgrey" w:date="2011-07-12T16:59:00Z">
        <w:r w:rsidDel="007E399C">
          <w:rPr>
            <w:w w:val="100"/>
          </w:rPr>
          <w:delText>s</w:delText>
        </w:r>
      </w:del>
      <w:del w:id="289" w:author="jgrey" w:date="2012-05-04T22:43:00Z">
        <w:r w:rsidDel="005A50F7">
          <w:rPr>
            <w:w w:val="100"/>
          </w:rPr>
          <w:delText>:</w:delText>
        </w:r>
      </w:del>
    </w:p>
    <w:p w:rsidR="00302BC8" w:rsidDel="007E399C" w:rsidRDefault="00C6433B" w:rsidP="00154DCA">
      <w:pPr>
        <w:pStyle w:val="ListBullet"/>
        <w:numPr>
          <w:ilvl w:val="0"/>
          <w:numId w:val="4"/>
        </w:numPr>
        <w:ind w:left="2520" w:hanging="360"/>
        <w:rPr>
          <w:del w:id="290" w:author="jgrey" w:date="2011-07-12T16:59:00Z"/>
          <w:w w:val="100"/>
        </w:rPr>
      </w:pPr>
      <w:del w:id="291" w:author="jgrey" w:date="2011-07-12T16:59:00Z">
        <w:r w:rsidDel="007E399C">
          <w:rPr>
            <w:rStyle w:val="Bold"/>
            <w:w w:val="100"/>
          </w:rPr>
          <w:delText>Get Report Options</w:delText>
        </w:r>
        <w:r w:rsidDel="007E399C">
          <w:rPr>
            <w:w w:val="100"/>
          </w:rPr>
          <w:delText>—Execution entry points call the Get Report Options sequence at the beginning of an execution. The Get Report Options callback reads the test station report options from disk and calls the ReportOptions callback so the client sequence file can modify the report options.</w:delText>
        </w:r>
      </w:del>
    </w:p>
    <w:p w:rsidR="00302BC8" w:rsidDel="007E399C" w:rsidRDefault="00C6433B" w:rsidP="00154DCA">
      <w:pPr>
        <w:pStyle w:val="ListBullet"/>
        <w:numPr>
          <w:ilvl w:val="0"/>
          <w:numId w:val="4"/>
        </w:numPr>
        <w:ind w:left="2520" w:hanging="360"/>
        <w:rPr>
          <w:del w:id="292" w:author="jgrey" w:date="2011-07-12T16:59:00Z"/>
          <w:w w:val="100"/>
        </w:rPr>
      </w:pPr>
      <w:del w:id="293" w:author="jgrey" w:date="2011-07-12T16:59:00Z">
        <w:r w:rsidDel="007E399C">
          <w:rPr>
            <w:rStyle w:val="Bold"/>
            <w:w w:val="100"/>
          </w:rPr>
          <w:lastRenderedPageBreak/>
          <w:delText>Get Station Info</w:delText>
        </w:r>
        <w:r w:rsidDel="007E399C">
          <w:rPr>
            <w:w w:val="100"/>
          </w:rPr>
          <w:delText>—Execution entry points call the Get Station Info sequence at the beginning of an execution to identify the test station name and the current user.</w:delText>
        </w:r>
      </w:del>
    </w:p>
    <w:p w:rsidR="00302BC8" w:rsidDel="007E399C" w:rsidRDefault="00C6433B" w:rsidP="00154DCA">
      <w:pPr>
        <w:pStyle w:val="ListBullet"/>
        <w:keepNext/>
        <w:numPr>
          <w:ilvl w:val="0"/>
          <w:numId w:val="4"/>
        </w:numPr>
        <w:ind w:left="2520" w:hanging="360"/>
        <w:rPr>
          <w:del w:id="294" w:author="jgrey" w:date="2011-07-12T16:59:00Z"/>
          <w:w w:val="100"/>
        </w:rPr>
      </w:pPr>
      <w:del w:id="295" w:author="jgrey" w:date="2011-07-12T16:59:00Z">
        <w:r w:rsidDel="007E399C">
          <w:rPr>
            <w:rStyle w:val="Bold"/>
            <w:w w:val="100"/>
          </w:rPr>
          <w:delText>Get Database Options</w:delText>
        </w:r>
        <w:r w:rsidDel="007E399C">
          <w:rPr>
            <w:w w:val="100"/>
          </w:rPr>
          <w:delText>—Execution entry points call the Get Database Options sequence at the beginning of an execution. The Get Database Options callback reads the test station database options from disk and calls the DatabaseOptions callback so the client sequence file can modify the database options.</w:delText>
        </w:r>
      </w:del>
    </w:p>
    <w:p w:rsidR="00572B3B" w:rsidRDefault="00AA3BB0">
      <w:pPr>
        <w:pStyle w:val="ListBullet"/>
        <w:numPr>
          <w:ilvl w:val="0"/>
          <w:numId w:val="4"/>
        </w:numPr>
        <w:ind w:left="2520" w:hanging="360"/>
        <w:rPr>
          <w:del w:id="296" w:author="jgrey" w:date="2012-05-04T22:43:00Z"/>
          <w:w w:val="100"/>
        </w:rPr>
      </w:pPr>
      <w:del w:id="297" w:author="jgrey" w:date="2011-07-12T16:54:00Z">
        <w:r>
          <w:rPr>
            <w:rStyle w:val="Bold"/>
            <w:w w:val="100"/>
          </w:rPr>
          <w:delText>Get Model Options</w:delText>
        </w:r>
      </w:del>
      <w:del w:id="298" w:author="jgrey" w:date="2012-05-04T22:43:00Z">
        <w:r w:rsidR="00A4676B" w:rsidRPr="00A4676B">
          <w:delText xml:space="preserve">—Execution entry points call the </w:delText>
        </w:r>
      </w:del>
      <w:del w:id="299" w:author="jgrey" w:date="2011-07-12T16:54:00Z">
        <w:r w:rsidR="00A4676B" w:rsidRPr="00A4676B">
          <w:delText xml:space="preserve">Get Model Options </w:delText>
        </w:r>
      </w:del>
      <w:del w:id="300" w:author="jgrey" w:date="2012-05-04T22:43:00Z">
        <w:r w:rsidR="00A4676B" w:rsidRPr="00A4676B">
          <w:delText xml:space="preserve">sequence at the beginning of an execution. The </w:delText>
        </w:r>
      </w:del>
      <w:del w:id="301" w:author="jgrey" w:date="2011-07-12T16:55:00Z">
        <w:r w:rsidR="00A4676B" w:rsidRPr="00A4676B">
          <w:delText>Get Model Options</w:delText>
        </w:r>
      </w:del>
      <w:del w:id="302" w:author="jgrey" w:date="2012-05-04T22:43:00Z">
        <w:r w:rsidR="00A4676B" w:rsidRPr="00A4676B">
          <w:delText xml:space="preserve"> </w:delText>
        </w:r>
      </w:del>
      <w:del w:id="303" w:author="jgrey" w:date="2011-07-12T16:55:00Z">
        <w:r w:rsidR="00A4676B" w:rsidRPr="00A4676B">
          <w:delText xml:space="preserve">callback </w:delText>
        </w:r>
      </w:del>
      <w:del w:id="304" w:author="jgrey" w:date="2011-07-12T16:58:00Z">
        <w:r w:rsidR="00A4676B" w:rsidRPr="00A4676B">
          <w:delText>reads</w:delText>
        </w:r>
      </w:del>
      <w:del w:id="305" w:author="jgrey" w:date="2012-05-04T22:43:00Z">
        <w:r w:rsidR="00A4676B" w:rsidRPr="00A4676B">
          <w:delText xml:space="preserve"> the test station model options from disk and calls the ModelOptions callback so the client sequence file can modify the model options</w:delText>
        </w:r>
      </w:del>
      <w:del w:id="306" w:author="jgrey" w:date="2011-07-12T16:57:00Z">
        <w:r w:rsidR="00A4676B" w:rsidRPr="00A4676B">
          <w:delText>.</w:delText>
        </w:r>
      </w:del>
    </w:p>
    <w:p w:rsidR="00572B3B" w:rsidRDefault="00E221F4">
      <w:pPr>
        <w:pStyle w:val="ApxLevel2Head"/>
        <w:rPr>
          <w:ins w:id="307" w:author="jgrey" w:date="2011-07-12T17:11:00Z"/>
          <w:w w:val="100"/>
        </w:rPr>
      </w:pPr>
      <w:ins w:id="308" w:author="jgrey" w:date="2011-07-12T17:11:00Z">
        <w:r>
          <w:rPr>
            <w:w w:val="100"/>
          </w:rPr>
          <w:fldChar w:fldCharType="begin"/>
        </w:r>
        <w:r w:rsidR="001176BB">
          <w:rPr>
            <w:w w:val="100"/>
          </w:rPr>
          <w:instrText>xe "callbacks:Engine; Engine callbacks;callbacks:Engine:Sequential process model"</w:instrText>
        </w:r>
        <w:r>
          <w:rPr>
            <w:w w:val="100"/>
          </w:rPr>
          <w:fldChar w:fldCharType="end"/>
        </w:r>
        <w:r>
          <w:rPr>
            <w:w w:val="100"/>
          </w:rPr>
          <w:fldChar w:fldCharType="begin"/>
        </w:r>
        <w:r w:rsidR="001176BB">
          <w:rPr>
            <w:w w:val="100"/>
          </w:rPr>
          <w:instrText>xe "Engine callbacks:Sequential process model"</w:instrText>
        </w:r>
        <w:r>
          <w:rPr>
            <w:w w:val="100"/>
          </w:rPr>
          <w:fldChar w:fldCharType="end"/>
        </w:r>
        <w:r>
          <w:rPr>
            <w:w w:val="100"/>
          </w:rPr>
          <w:fldChar w:fldCharType="begin"/>
        </w:r>
        <w:r w:rsidR="001176BB">
          <w:rPr>
            <w:w w:val="100"/>
          </w:rPr>
          <w:instrText>xe "Sequential process model:Engine callbacks"</w:instrText>
        </w:r>
        <w:r>
          <w:rPr>
            <w:w w:val="100"/>
          </w:rPr>
          <w:fldChar w:fldCharType="end"/>
        </w:r>
        <w:r w:rsidR="001176BB">
          <w:rPr>
            <w:w w:val="100"/>
          </w:rPr>
          <w:t xml:space="preserve">Plug-in </w:t>
        </w:r>
      </w:ins>
      <w:ins w:id="309" w:author="jgrey" w:date="2011-07-12T17:18:00Z">
        <w:r w:rsidR="0076041D">
          <w:rPr>
            <w:w w:val="100"/>
          </w:rPr>
          <w:t xml:space="preserve">Utility </w:t>
        </w:r>
      </w:ins>
      <w:ins w:id="310" w:author="jgrey" w:date="2011-07-12T17:13:00Z">
        <w:r w:rsidR="001176BB">
          <w:rPr>
            <w:w w:val="100"/>
          </w:rPr>
          <w:t>Sequences</w:t>
        </w:r>
      </w:ins>
    </w:p>
    <w:p w:rsidR="00572B3B" w:rsidRDefault="001176BB">
      <w:pPr>
        <w:pStyle w:val="Body1"/>
        <w:ind w:left="0"/>
        <w:rPr>
          <w:ins w:id="311" w:author="jgrey" w:date="2012-05-04T22:43:00Z"/>
          <w:w w:val="100"/>
        </w:rPr>
      </w:pPr>
      <w:ins w:id="312" w:author="jgrey" w:date="2011-07-12T17:12:00Z">
        <w:r>
          <w:rPr>
            <w:w w:val="100"/>
          </w:rPr>
          <w:t>Process model execution entry points call the</w:t>
        </w:r>
      </w:ins>
      <w:ins w:id="313" w:author="jgrey" w:date="2011-07-12T17:13:00Z">
        <w:r>
          <w:rPr>
            <w:w w:val="100"/>
          </w:rPr>
          <w:t xml:space="preserve"> </w:t>
        </w:r>
      </w:ins>
      <w:ins w:id="314" w:author="jgrey" w:date="2011-07-12T17:11:00Z">
        <w:r>
          <w:rPr>
            <w:w w:val="100"/>
          </w:rPr>
          <w:t xml:space="preserve">following </w:t>
        </w:r>
      </w:ins>
      <w:ins w:id="315" w:author="jgrey" w:date="2011-07-12T17:13:00Z">
        <w:r>
          <w:rPr>
            <w:w w:val="100"/>
          </w:rPr>
          <w:t>sequences in ModelSupport.seq</w:t>
        </w:r>
      </w:ins>
      <w:ins w:id="316" w:author="jgrey" w:date="2011-07-12T17:11:00Z">
        <w:r>
          <w:rPr>
            <w:w w:val="100"/>
          </w:rPr>
          <w:t>:</w:t>
        </w:r>
      </w:ins>
    </w:p>
    <w:p w:rsidR="005A50F7" w:rsidRDefault="005A50F7" w:rsidP="005A50F7">
      <w:pPr>
        <w:pStyle w:val="ListBullet"/>
        <w:numPr>
          <w:ilvl w:val="0"/>
          <w:numId w:val="4"/>
        </w:numPr>
        <w:ind w:left="2520" w:hanging="360"/>
        <w:rPr>
          <w:ins w:id="317" w:author="jgrey" w:date="2012-05-04T22:43:00Z"/>
          <w:w w:val="100"/>
        </w:rPr>
      </w:pPr>
      <w:ins w:id="318" w:author="jgrey" w:date="2012-05-04T22:43:00Z">
        <w:r>
          <w:rPr>
            <w:rStyle w:val="Bold"/>
            <w:w w:val="100"/>
          </w:rPr>
          <w:t>Initialize Execution Entry Point</w:t>
        </w:r>
        <w:r w:rsidRPr="00695785">
          <w:rPr>
            <w:w w:val="100"/>
          </w:rPr>
          <w:t xml:space="preserve">—Execution entry points call the Initialize Execution Entry Point sequence at the beginning of an execution. The Initialize Execution Entry Point sequence reads the test station model options from disk and calls the ModelOptions callback so the client sequence file can modify the model options, </w:t>
        </w:r>
        <w:commentRangeStart w:id="319"/>
        <w:r w:rsidRPr="00695785">
          <w:rPr>
            <w:w w:val="100"/>
          </w:rPr>
          <w:t>identif</w:t>
        </w:r>
        <w:del w:id="320" w:author="calliej" w:date="2012-05-13T20:53:00Z">
          <w:r w:rsidRPr="00695785" w:rsidDel="00742138">
            <w:rPr>
              <w:w w:val="100"/>
            </w:rPr>
            <w:delText>ies</w:delText>
          </w:r>
        </w:del>
      </w:ins>
      <w:ins w:id="321" w:author="calliej" w:date="2012-05-13T20:52:00Z">
        <w:r w:rsidR="00742138">
          <w:rPr>
            <w:w w:val="100"/>
          </w:rPr>
          <w:t>y</w:t>
        </w:r>
      </w:ins>
      <w:ins w:id="322" w:author="jgrey" w:date="2012-05-04T22:43:00Z">
        <w:r w:rsidRPr="00695785">
          <w:rPr>
            <w:w w:val="100"/>
          </w:rPr>
          <w:t xml:space="preserve"> </w:t>
        </w:r>
      </w:ins>
      <w:commentRangeEnd w:id="319"/>
      <w:r w:rsidR="005F10F5">
        <w:rPr>
          <w:rStyle w:val="CommentReference"/>
          <w:rFonts w:ascii="Calibri" w:hAnsi="Calibri" w:cs="Times New Roman"/>
          <w:color w:val="auto"/>
          <w:w w:val="100"/>
        </w:rPr>
        <w:commentReference w:id="319"/>
      </w:r>
      <w:ins w:id="323" w:author="jgrey" w:date="2012-05-04T22:43:00Z">
        <w:r w:rsidRPr="00695785">
          <w:rPr>
            <w:w w:val="100"/>
          </w:rPr>
          <w:t xml:space="preserve">the test station name and the current user, </w:t>
        </w:r>
        <w:r>
          <w:rPr>
            <w:w w:val="100"/>
          </w:rPr>
          <w:t>load</w:t>
        </w:r>
        <w:del w:id="324" w:author="calliej" w:date="2012-05-13T20:52:00Z">
          <w:r w:rsidDel="00742138">
            <w:rPr>
              <w:w w:val="100"/>
            </w:rPr>
            <w:delText>s</w:delText>
          </w:r>
        </w:del>
        <w:r>
          <w:rPr>
            <w:w w:val="100"/>
          </w:rPr>
          <w:t xml:space="preserve"> the set of model plug-in instance</w:t>
        </w:r>
      </w:ins>
      <w:ins w:id="325" w:author="calliej" w:date="2012-05-13T20:53:00Z">
        <w:r w:rsidR="00742138">
          <w:rPr>
            <w:w w:val="100"/>
          </w:rPr>
          <w:t>s</w:t>
        </w:r>
      </w:ins>
      <w:ins w:id="326" w:author="jgrey" w:date="2012-05-04T22:43:00Z">
        <w:r>
          <w:rPr>
            <w:w w:val="100"/>
          </w:rPr>
          <w:t xml:space="preserve"> to </w:t>
        </w:r>
      </w:ins>
      <w:commentRangeStart w:id="327"/>
      <w:ins w:id="328" w:author="calliej" w:date="2012-05-13T20:53:00Z">
        <w:r w:rsidR="00742138">
          <w:rPr>
            <w:w w:val="100"/>
          </w:rPr>
          <w:t>run</w:t>
        </w:r>
        <w:commentRangeEnd w:id="327"/>
        <w:r w:rsidR="00742138">
          <w:rPr>
            <w:rStyle w:val="CommentReference"/>
            <w:rFonts w:ascii="Calibri" w:hAnsi="Calibri" w:cs="Times New Roman"/>
            <w:color w:val="auto"/>
            <w:w w:val="100"/>
          </w:rPr>
          <w:commentReference w:id="327"/>
        </w:r>
        <w:r w:rsidR="00742138">
          <w:rPr>
            <w:w w:val="100"/>
          </w:rPr>
          <w:t xml:space="preserve"> </w:t>
        </w:r>
      </w:ins>
      <w:ins w:id="329" w:author="jgrey" w:date="2012-05-04T22:43:00Z">
        <w:r>
          <w:rPr>
            <w:w w:val="100"/>
          </w:rPr>
          <w:t>during model execution</w:t>
        </w:r>
      </w:ins>
      <w:ins w:id="330" w:author="calliej" w:date="2012-05-13T20:54:00Z">
        <w:r w:rsidR="00742138">
          <w:rPr>
            <w:w w:val="100"/>
          </w:rPr>
          <w:t>,</w:t>
        </w:r>
      </w:ins>
      <w:ins w:id="331" w:author="jgrey" w:date="2012-05-04T22:43:00Z">
        <w:r>
          <w:rPr>
            <w:w w:val="100"/>
          </w:rPr>
          <w:t xml:space="preserve"> </w:t>
        </w:r>
        <w:r w:rsidRPr="00695785">
          <w:rPr>
            <w:w w:val="100"/>
          </w:rPr>
          <w:t>and perform</w:t>
        </w:r>
        <w:del w:id="332" w:author="calliej" w:date="2012-05-13T20:53:00Z">
          <w:r w:rsidRPr="00695785" w:rsidDel="00742138">
            <w:rPr>
              <w:w w:val="100"/>
            </w:rPr>
            <w:delText>s</w:delText>
          </w:r>
        </w:del>
        <w:r w:rsidRPr="00695785">
          <w:rPr>
            <w:w w:val="100"/>
          </w:rPr>
          <w:t xml:space="preserve"> other initialization</w:t>
        </w:r>
      </w:ins>
      <w:ins w:id="333" w:author="Manooch Hosseini" w:date="2012-05-14T14:11:00Z">
        <w:r w:rsidR="000A3397">
          <w:rPr>
            <w:w w:val="100"/>
          </w:rPr>
          <w:t xml:space="preserve"> operations</w:t>
        </w:r>
      </w:ins>
      <w:ins w:id="334" w:author="jgrey" w:date="2012-05-04T22:43:00Z">
        <w:r w:rsidRPr="00695785">
          <w:rPr>
            <w:w w:val="100"/>
          </w:rPr>
          <w:t>.</w:t>
        </w:r>
      </w:ins>
    </w:p>
    <w:p w:rsidR="00572B3B" w:rsidRDefault="005A50F7">
      <w:pPr>
        <w:pStyle w:val="ListBullet"/>
        <w:numPr>
          <w:ilvl w:val="0"/>
          <w:numId w:val="4"/>
        </w:numPr>
        <w:ind w:left="2520" w:hanging="360"/>
        <w:rPr>
          <w:ins w:id="335" w:author="jgrey" w:date="2011-07-12T17:13:00Z"/>
          <w:w w:val="100"/>
        </w:rPr>
      </w:pPr>
      <w:ins w:id="336" w:author="jgrey" w:date="2012-05-04T22:43:00Z">
        <w:r>
          <w:rPr>
            <w:rStyle w:val="Bold"/>
            <w:w w:val="100"/>
          </w:rPr>
          <w:t xml:space="preserve">Model Plugins </w:t>
        </w:r>
        <w:r w:rsidR="00A4676B" w:rsidRPr="00A4676B">
          <w:t>-</w:t>
        </w:r>
        <w:r>
          <w:rPr>
            <w:w w:val="100"/>
          </w:rPr>
          <w:t xml:space="preserve"> &lt;entry point name&gt; - Execution entry points call the Model</w:t>
        </w:r>
        <w:del w:id="337" w:author="calliej" w:date="2012-05-13T21:12:00Z">
          <w:r w:rsidDel="005F10F5">
            <w:rPr>
              <w:w w:val="100"/>
            </w:rPr>
            <w:delText>s</w:delText>
          </w:r>
        </w:del>
        <w:r>
          <w:rPr>
            <w:w w:val="100"/>
          </w:rPr>
          <w:t xml:space="preserve"> Plugin</w:t>
        </w:r>
      </w:ins>
      <w:ins w:id="338" w:author="jgrey" w:date="2012-05-04T22:44:00Z">
        <w:r>
          <w:rPr>
            <w:w w:val="100"/>
          </w:rPr>
          <w:t>s</w:t>
        </w:r>
      </w:ins>
      <w:ins w:id="339" w:author="jgrey" w:date="2012-05-04T22:43:00Z">
        <w:r>
          <w:rPr>
            <w:w w:val="100"/>
          </w:rPr>
          <w:t xml:space="preserve"> - &lt;entry point name&gt;</w:t>
        </w:r>
      </w:ins>
      <w:ins w:id="340" w:author="jgrey" w:date="2012-05-04T22:44:00Z">
        <w:r>
          <w:rPr>
            <w:w w:val="100"/>
          </w:rPr>
          <w:t xml:space="preserve"> sequences to invoke the corresponding entry points </w:t>
        </w:r>
        <w:commentRangeStart w:id="341"/>
        <w:r>
          <w:rPr>
            <w:w w:val="100"/>
          </w:rPr>
          <w:t xml:space="preserve">in all </w:t>
        </w:r>
      </w:ins>
      <w:commentRangeEnd w:id="341"/>
      <w:r w:rsidR="005F10F5">
        <w:rPr>
          <w:rStyle w:val="CommentReference"/>
          <w:rFonts w:ascii="Calibri" w:hAnsi="Calibri" w:cs="Times New Roman"/>
          <w:color w:val="auto"/>
          <w:w w:val="100"/>
        </w:rPr>
        <w:commentReference w:id="341"/>
      </w:r>
      <w:commentRangeStart w:id="342"/>
      <w:ins w:id="343" w:author="jgrey" w:date="2012-05-04T22:44:00Z">
        <w:r>
          <w:rPr>
            <w:w w:val="100"/>
          </w:rPr>
          <w:t>configure</w:t>
        </w:r>
      </w:ins>
      <w:ins w:id="344" w:author="jgrey" w:date="2012-05-04T22:46:00Z">
        <w:r w:rsidR="000E2A43">
          <w:rPr>
            <w:w w:val="100"/>
          </w:rPr>
          <w:t>d</w:t>
        </w:r>
      </w:ins>
      <w:ins w:id="345" w:author="jgrey" w:date="2012-05-04T22:44:00Z">
        <w:r>
          <w:rPr>
            <w:w w:val="100"/>
          </w:rPr>
          <w:t xml:space="preserve"> </w:t>
        </w:r>
      </w:ins>
      <w:commentRangeEnd w:id="342"/>
      <w:r w:rsidR="000A3397">
        <w:rPr>
          <w:rStyle w:val="CommentReference"/>
          <w:rFonts w:ascii="Calibri" w:hAnsi="Calibri" w:cs="Times New Roman"/>
          <w:color w:val="auto"/>
          <w:w w:val="100"/>
        </w:rPr>
        <w:commentReference w:id="342"/>
      </w:r>
      <w:ins w:id="346" w:author="jgrey" w:date="2012-05-04T22:44:00Z">
        <w:r>
          <w:rPr>
            <w:w w:val="100"/>
          </w:rPr>
          <w:t xml:space="preserve">model plug-in instances. Refer to the </w:t>
        </w:r>
      </w:ins>
      <w:ins w:id="347" w:author="jgrey" w:date="2012-05-04T22:45:00Z">
        <w:r w:rsidRPr="005A50F7">
          <w:rPr>
            <w:w w:val="100"/>
          </w:rPr>
          <w:t>Integrating Model Plug-ins with a Custom Process Model</w:t>
        </w:r>
        <w:r>
          <w:rPr>
            <w:w w:val="100"/>
          </w:rPr>
          <w:t xml:space="preserve"> section of Appendix A2 – Process Model Plug-ins for more information.</w:t>
        </w:r>
      </w:ins>
    </w:p>
    <w:p w:rsidR="00302BC8" w:rsidRDefault="00E221F4">
      <w:pPr>
        <w:pStyle w:val="ApxLevel2Head"/>
        <w:rPr>
          <w:w w:val="100"/>
        </w:rPr>
      </w:pPr>
      <w:r>
        <w:rPr>
          <w:w w:val="100"/>
        </w:rPr>
        <w:fldChar w:fldCharType="begin"/>
      </w:r>
      <w:r w:rsidR="00C6433B">
        <w:rPr>
          <w:w w:val="100"/>
        </w:rPr>
        <w:instrText>xe "callbacks:Engine; Engine callbacks;callbacks:Engine:Sequential process model"</w:instrText>
      </w:r>
      <w:r>
        <w:rPr>
          <w:w w:val="100"/>
        </w:rPr>
        <w:fldChar w:fldCharType="end"/>
      </w:r>
      <w:r>
        <w:rPr>
          <w:w w:val="100"/>
        </w:rPr>
        <w:fldChar w:fldCharType="begin"/>
      </w:r>
      <w:r w:rsidR="00C6433B">
        <w:rPr>
          <w:w w:val="100"/>
        </w:rPr>
        <w:instrText>xe "Engine callbacks:Sequential process model"</w:instrText>
      </w:r>
      <w:r>
        <w:rPr>
          <w:w w:val="100"/>
        </w:rPr>
        <w:fldChar w:fldCharType="end"/>
      </w:r>
      <w:r>
        <w:rPr>
          <w:w w:val="100"/>
        </w:rPr>
        <w:fldChar w:fldCharType="begin"/>
      </w:r>
      <w:r w:rsidR="00C6433B">
        <w:rPr>
          <w:w w:val="100"/>
        </w:rPr>
        <w:instrText>xe "Sequential process model:Engine callbacks"</w:instrText>
      </w:r>
      <w:r>
        <w:rPr>
          <w:w w:val="100"/>
        </w:rPr>
        <w:fldChar w:fldCharType="end"/>
      </w:r>
      <w:bookmarkStart w:id="348" w:name="RTF370034003700320035003a00"/>
      <w:r w:rsidR="00C6433B">
        <w:rPr>
          <w:w w:val="100"/>
        </w:rPr>
        <w:t>Engine Callbacks</w:t>
      </w:r>
      <w:bookmarkEnd w:id="348"/>
    </w:p>
    <w:p w:rsidR="00302BC8" w:rsidRDefault="00C6433B">
      <w:pPr>
        <w:pStyle w:val="Body1"/>
        <w:rPr>
          <w:w w:val="100"/>
        </w:rPr>
      </w:pPr>
      <w:r>
        <w:rPr>
          <w:w w:val="100"/>
        </w:rPr>
        <w:t>The Sequential process model includes the following Engine callbacks:</w:t>
      </w:r>
    </w:p>
    <w:p w:rsidR="00302BC8" w:rsidRDefault="001176BB" w:rsidP="00154DCA">
      <w:pPr>
        <w:pStyle w:val="ListBullet"/>
        <w:numPr>
          <w:ilvl w:val="0"/>
          <w:numId w:val="4"/>
        </w:numPr>
        <w:ind w:left="2520" w:hanging="360"/>
        <w:rPr>
          <w:w w:val="100"/>
        </w:rPr>
      </w:pPr>
      <w:ins w:id="349" w:author="jgrey" w:date="2011-07-12T17:16:00Z">
        <w:r w:rsidRPr="001176BB">
          <w:rPr>
            <w:rStyle w:val="Bold"/>
            <w:w w:val="100"/>
          </w:rPr>
          <w:t>ProcessModelPostResults</w:t>
        </w:r>
      </w:ins>
      <w:del w:id="350" w:author="jgrey" w:date="2011-07-12T17:16:00Z">
        <w:r w:rsidR="00C6433B" w:rsidDel="001176BB">
          <w:rPr>
            <w:rStyle w:val="Bold"/>
            <w:w w:val="100"/>
          </w:rPr>
          <w:delText>ProcessModelPostResultListEntry</w:delText>
        </w:r>
      </w:del>
      <w:r w:rsidR="00C6433B">
        <w:rPr>
          <w:w w:val="100"/>
        </w:rPr>
        <w:t>—The process model enables this callback when you enable the On-The-Fly</w:t>
      </w:r>
      <w:ins w:id="351" w:author="jgrey" w:date="2011-07-12T17:16:00Z">
        <w:r>
          <w:rPr>
            <w:w w:val="100"/>
          </w:rPr>
          <w:t xml:space="preserve"> </w:t>
        </w:r>
      </w:ins>
      <w:del w:id="352" w:author="jgrey" w:date="2011-07-12T17:16:00Z">
        <w:r w:rsidR="00C6433B" w:rsidDel="001176BB">
          <w:rPr>
            <w:w w:val="100"/>
          </w:rPr>
          <w:delText xml:space="preserve"> Reporting </w:delText>
        </w:r>
      </w:del>
      <w:r w:rsidR="00C6433B">
        <w:rPr>
          <w:w w:val="100"/>
        </w:rPr>
        <w:t xml:space="preserve">option </w:t>
      </w:r>
      <w:del w:id="353" w:author="jgrey" w:date="2011-07-12T17:16:00Z">
        <w:r w:rsidR="00C6433B" w:rsidDel="001176BB">
          <w:rPr>
            <w:w w:val="100"/>
          </w:rPr>
          <w:delText>in the Report Options dialog box or when you enable the Use On-The-Fly Logging option in the Database Options dialog box</w:delText>
        </w:r>
      </w:del>
      <w:ins w:id="354" w:author="jgrey" w:date="2011-07-12T17:16:00Z">
        <w:r>
          <w:rPr>
            <w:w w:val="100"/>
          </w:rPr>
          <w:t xml:space="preserve">for any </w:t>
        </w:r>
      </w:ins>
      <w:ins w:id="355" w:author="jgrey" w:date="2012-05-04T22:46:00Z">
        <w:r w:rsidR="000E2A43">
          <w:rPr>
            <w:w w:val="100"/>
          </w:rPr>
          <w:t>model plug-in</w:t>
        </w:r>
      </w:ins>
      <w:r w:rsidR="00C6433B">
        <w:rPr>
          <w:w w:val="100"/>
        </w:rPr>
        <w:t xml:space="preserve">. TestStand calls this </w:t>
      </w:r>
      <w:r w:rsidR="00C6433B">
        <w:rPr>
          <w:w w:val="100"/>
        </w:rPr>
        <w:lastRenderedPageBreak/>
        <w:t xml:space="preserve">Engine callback </w:t>
      </w:r>
      <w:ins w:id="356" w:author="jgrey" w:date="2011-07-12T17:16:00Z">
        <w:r>
          <w:rPr>
            <w:w w:val="100"/>
          </w:rPr>
          <w:t>periodically as it collects results</w:t>
        </w:r>
      </w:ins>
      <w:del w:id="357" w:author="jgrey" w:date="2011-07-12T17:16:00Z">
        <w:r w:rsidR="00C6433B" w:rsidDel="001176BB">
          <w:rPr>
            <w:w w:val="100"/>
          </w:rPr>
          <w:delText>after each step that tests a UUT and generates a step result</w:delText>
        </w:r>
      </w:del>
      <w:r w:rsidR="00C6433B">
        <w:rPr>
          <w:w w:val="100"/>
        </w:rPr>
        <w:t>.</w:t>
      </w:r>
    </w:p>
    <w:p w:rsidR="00302BC8" w:rsidDel="001176BB" w:rsidRDefault="00C6433B" w:rsidP="00154DCA">
      <w:pPr>
        <w:pStyle w:val="ListBullet"/>
        <w:numPr>
          <w:ilvl w:val="0"/>
          <w:numId w:val="4"/>
        </w:numPr>
        <w:ind w:left="2520" w:hanging="360"/>
        <w:rPr>
          <w:del w:id="358" w:author="jgrey" w:date="2011-07-12T17:17:00Z"/>
          <w:w w:val="100"/>
        </w:rPr>
      </w:pPr>
      <w:del w:id="359" w:author="jgrey" w:date="2011-07-12T17:17:00Z">
        <w:r w:rsidDel="001176BB">
          <w:rPr>
            <w:rStyle w:val="Bold"/>
            <w:w w:val="100"/>
          </w:rPr>
          <w:delText>SequenceFilePostResultListEntry</w:delText>
        </w:r>
        <w:r w:rsidDel="001176BB">
          <w:rPr>
            <w:w w:val="100"/>
          </w:rPr>
          <w:delText>—TestStand calls this Engine callback after any step in the process model generates a step result. However, this callback processes only results the MainSequence model callback steps generate.</w:delText>
        </w:r>
      </w:del>
    </w:p>
    <w:p w:rsidR="00302BC8" w:rsidRDefault="00E221F4">
      <w:pPr>
        <w:pStyle w:val="ApxLevel2Head"/>
        <w:rPr>
          <w:w w:val="100"/>
        </w:rPr>
      </w:pPr>
      <w:r>
        <w:rPr>
          <w:w w:val="100"/>
        </w:rPr>
        <w:fldChar w:fldCharType="begin"/>
      </w:r>
      <w:r w:rsidR="00C6433B">
        <w:rPr>
          <w:w w:val="100"/>
        </w:rPr>
        <w:instrText>xe "Test UUTs Execution entry point:Sequential process model"</w:instrText>
      </w:r>
      <w:r>
        <w:rPr>
          <w:w w:val="100"/>
        </w:rPr>
        <w:fldChar w:fldCharType="end"/>
      </w:r>
      <w:r>
        <w:rPr>
          <w:w w:val="100"/>
        </w:rPr>
        <w:fldChar w:fldCharType="begin"/>
      </w:r>
      <w:r w:rsidR="00C6433B">
        <w:rPr>
          <w:w w:val="100"/>
        </w:rPr>
        <w:instrText>xe "Sequential process model:Test UUTs Execution entry point"</w:instrText>
      </w:r>
      <w:r>
        <w:rPr>
          <w:w w:val="100"/>
        </w:rPr>
        <w:fldChar w:fldCharType="end"/>
      </w:r>
      <w:r>
        <w:rPr>
          <w:w w:val="100"/>
        </w:rPr>
        <w:fldChar w:fldCharType="begin"/>
      </w:r>
      <w:r w:rsidR="00C6433B">
        <w:rPr>
          <w:w w:val="100"/>
        </w:rPr>
        <w:instrText>xe "Execution entry point:Test UUTs:Sequential process model"</w:instrText>
      </w:r>
      <w:r>
        <w:rPr>
          <w:w w:val="100"/>
        </w:rPr>
        <w:fldChar w:fldCharType="end"/>
      </w:r>
      <w:bookmarkStart w:id="360" w:name="RTF370035003600330030003a00"/>
      <w:r w:rsidR="00C6433B">
        <w:rPr>
          <w:w w:val="100"/>
        </w:rPr>
        <w:t>Test UUTs</w:t>
      </w:r>
      <w:bookmarkEnd w:id="360"/>
    </w:p>
    <w:p w:rsidR="00302BC8" w:rsidRDefault="00C6433B">
      <w:pPr>
        <w:pStyle w:val="Body1"/>
        <w:rPr>
          <w:w w:val="100"/>
        </w:rPr>
      </w:pPr>
      <w:r>
        <w:rPr>
          <w:w w:val="100"/>
        </w:rPr>
        <w:t xml:space="preserve">Open </w:t>
      </w:r>
      <w:r>
        <w:rPr>
          <w:rStyle w:val="Monospace"/>
          <w:w w:val="100"/>
        </w:rPr>
        <w:t>SequentialModel.seq</w:t>
      </w:r>
      <w:r>
        <w:rPr>
          <w:w w:val="100"/>
        </w:rPr>
        <w:t xml:space="preserve"> in the TestStand Sequence Editor and select the </w:t>
      </w:r>
      <w:r>
        <w:rPr>
          <w:rStyle w:val="Bold"/>
          <w:w w:val="100"/>
        </w:rPr>
        <w:t>Test UUTs</w:t>
      </w:r>
      <w:r>
        <w:rPr>
          <w:w w:val="100"/>
        </w:rPr>
        <w:t xml:space="preserve"> sequence on the Sequences pane to examine the Sequential process model Test UUTs </w:t>
      </w:r>
      <w:commentRangeStart w:id="361"/>
      <w:r>
        <w:rPr>
          <w:w w:val="100"/>
        </w:rPr>
        <w:t xml:space="preserve">Execution </w:t>
      </w:r>
      <w:commentRangeEnd w:id="361"/>
      <w:r w:rsidR="005C7524">
        <w:rPr>
          <w:rStyle w:val="CommentReference"/>
          <w:rFonts w:ascii="Calibri" w:hAnsi="Calibri" w:cs="Times New Roman"/>
          <w:color w:val="auto"/>
          <w:w w:val="100"/>
        </w:rPr>
        <w:commentReference w:id="361"/>
      </w:r>
      <w:r>
        <w:rPr>
          <w:w w:val="100"/>
        </w:rPr>
        <w:t>entry point, which performs the following significant actions:</w:t>
      </w:r>
    </w:p>
    <w:p w:rsidR="00572B3B" w:rsidRDefault="0076041D">
      <w:pPr>
        <w:pStyle w:val="ListNumber1"/>
        <w:numPr>
          <w:ilvl w:val="0"/>
          <w:numId w:val="48"/>
        </w:numPr>
        <w:tabs>
          <w:tab w:val="clear" w:pos="2520"/>
        </w:tabs>
        <w:ind w:left="2520"/>
        <w:rPr>
          <w:ins w:id="362" w:author="jgrey" w:date="2011-07-12T17:17:00Z"/>
          <w:w w:val="100"/>
        </w:rPr>
      </w:pPr>
      <w:ins w:id="363" w:author="jgrey" w:date="2011-07-12T17:17:00Z">
        <w:r>
          <w:rPr>
            <w:w w:val="100"/>
          </w:rPr>
          <w:t xml:space="preserve">Calls the </w:t>
        </w:r>
        <w:r w:rsidRPr="0076041D">
          <w:rPr>
            <w:w w:val="100"/>
          </w:rPr>
          <w:t xml:space="preserve">Initialize </w:t>
        </w:r>
      </w:ins>
      <w:ins w:id="364" w:author="Manooch Hosseini" w:date="2012-05-14T14:48:00Z">
        <w:r w:rsidR="00D976E7">
          <w:rPr>
            <w:w w:val="100"/>
          </w:rPr>
          <w:t xml:space="preserve">Execution </w:t>
        </w:r>
      </w:ins>
      <w:ins w:id="365" w:author="jgrey" w:date="2011-07-12T17:17:00Z">
        <w:r w:rsidRPr="0076041D">
          <w:rPr>
            <w:w w:val="100"/>
          </w:rPr>
          <w:t>Entry Point</w:t>
        </w:r>
        <w:r>
          <w:rPr>
            <w:w w:val="100"/>
          </w:rPr>
          <w:t xml:space="preserve"> sequence.</w:t>
        </w:r>
      </w:ins>
    </w:p>
    <w:p w:rsidR="009D020D" w:rsidRDefault="009D020D" w:rsidP="009D020D">
      <w:pPr>
        <w:pStyle w:val="ListNumber"/>
        <w:numPr>
          <w:ilvl w:val="0"/>
          <w:numId w:val="48"/>
        </w:numPr>
        <w:tabs>
          <w:tab w:val="clear" w:pos="2520"/>
        </w:tabs>
        <w:ind w:left="2520"/>
        <w:rPr>
          <w:ins w:id="366" w:author="jgrey" w:date="2012-05-04T22:47:00Z"/>
          <w:w w:val="100"/>
        </w:rPr>
      </w:pPr>
      <w:ins w:id="367" w:author="jgrey" w:date="2012-05-04T22:47:00Z">
        <w:r w:rsidRPr="00695785">
          <w:rPr>
            <w:w w:val="100"/>
          </w:rPr>
          <w:t xml:space="preserve">Calls </w:t>
        </w:r>
      </w:ins>
      <w:ins w:id="368" w:author="calliej" w:date="2012-05-13T22:28:00Z">
        <w:r w:rsidR="00E44CC5">
          <w:rPr>
            <w:w w:val="100"/>
          </w:rPr>
          <w:t xml:space="preserve">the </w:t>
        </w:r>
      </w:ins>
      <w:ins w:id="369" w:author="jgrey" w:date="2012-05-04T22:47:00Z">
        <w:r>
          <w:rPr>
            <w:w w:val="100"/>
          </w:rPr>
          <w:t>Model Plugins – Begin</w:t>
        </w:r>
      </w:ins>
      <w:ins w:id="370" w:author="calliej" w:date="2012-05-13T22:28:00Z">
        <w:r w:rsidR="00E44CC5">
          <w:rPr>
            <w:w w:val="100"/>
          </w:rPr>
          <w:t xml:space="preserve"> </w:t>
        </w:r>
        <w:commentRangeStart w:id="371"/>
        <w:r w:rsidR="00E44CC5">
          <w:rPr>
            <w:w w:val="100"/>
          </w:rPr>
          <w:t>sequence</w:t>
        </w:r>
        <w:commentRangeEnd w:id="371"/>
        <w:r w:rsidR="00E44CC5">
          <w:rPr>
            <w:rStyle w:val="CommentReference"/>
            <w:rFonts w:ascii="Calibri" w:hAnsi="Calibri" w:cs="Times New Roman"/>
            <w:color w:val="auto"/>
            <w:w w:val="100"/>
          </w:rPr>
          <w:commentReference w:id="371"/>
        </w:r>
      </w:ins>
      <w:ins w:id="372" w:author="jgrey" w:date="2012-05-04T22:48:00Z">
        <w:r>
          <w:rPr>
            <w:w w:val="100"/>
          </w:rPr>
          <w:t>.</w:t>
        </w:r>
      </w:ins>
    </w:p>
    <w:p w:rsidR="00572B3B" w:rsidRDefault="00C6433B">
      <w:pPr>
        <w:pStyle w:val="ListNumber1"/>
        <w:numPr>
          <w:ilvl w:val="0"/>
          <w:numId w:val="48"/>
        </w:numPr>
        <w:tabs>
          <w:tab w:val="clear" w:pos="2520"/>
        </w:tabs>
        <w:ind w:left="2520"/>
        <w:rPr>
          <w:w w:val="100"/>
        </w:rPr>
      </w:pPr>
      <w:r>
        <w:rPr>
          <w:w w:val="100"/>
        </w:rPr>
        <w:t>Calls the ProcessSetup callback.</w:t>
      </w:r>
    </w:p>
    <w:p w:rsidR="00572B3B" w:rsidRDefault="00C6433B">
      <w:pPr>
        <w:pStyle w:val="ListNumber"/>
        <w:numPr>
          <w:ilvl w:val="0"/>
          <w:numId w:val="48"/>
        </w:numPr>
        <w:tabs>
          <w:tab w:val="clear" w:pos="2520"/>
        </w:tabs>
        <w:ind w:left="2520"/>
        <w:rPr>
          <w:w w:val="100"/>
        </w:rPr>
      </w:pPr>
      <w:r>
        <w:rPr>
          <w:w w:val="100"/>
        </w:rPr>
        <w:t>Calls the PreUUTLoop callback.</w:t>
      </w:r>
    </w:p>
    <w:p w:rsidR="00572B3B" w:rsidRDefault="00C6433B">
      <w:pPr>
        <w:pStyle w:val="ListNumber"/>
        <w:numPr>
          <w:ilvl w:val="0"/>
          <w:numId w:val="48"/>
        </w:numPr>
        <w:tabs>
          <w:tab w:val="clear" w:pos="2520"/>
        </w:tabs>
        <w:ind w:left="2520"/>
        <w:rPr>
          <w:del w:id="373" w:author="jgrey" w:date="2012-05-04T22:48:00Z"/>
          <w:w w:val="100"/>
        </w:rPr>
      </w:pPr>
      <w:del w:id="374" w:author="jgrey" w:date="2012-05-04T22:48:00Z">
        <w:r w:rsidDel="009D020D">
          <w:rPr>
            <w:w w:val="100"/>
          </w:rPr>
          <w:delText xml:space="preserve">Calls the </w:delText>
        </w:r>
      </w:del>
      <w:del w:id="375" w:author="jgrey" w:date="2011-07-12T17:18:00Z">
        <w:r w:rsidDel="0076041D">
          <w:rPr>
            <w:w w:val="100"/>
          </w:rPr>
          <w:delText xml:space="preserve">Get Model Options utility </w:delText>
        </w:r>
      </w:del>
      <w:del w:id="376" w:author="jgrey" w:date="2012-05-04T22:48:00Z">
        <w:r w:rsidDel="009D020D">
          <w:rPr>
            <w:w w:val="100"/>
          </w:rPr>
          <w:delText>sequence.</w:delText>
        </w:r>
      </w:del>
    </w:p>
    <w:p w:rsidR="00572B3B" w:rsidRDefault="00A4676B">
      <w:pPr>
        <w:pStyle w:val="ListNumber"/>
        <w:numPr>
          <w:ilvl w:val="0"/>
          <w:numId w:val="48"/>
        </w:numPr>
        <w:tabs>
          <w:tab w:val="clear" w:pos="2520"/>
        </w:tabs>
        <w:ind w:left="2520"/>
        <w:rPr>
          <w:del w:id="377" w:author="jgrey" w:date="2012-05-04T22:47:00Z"/>
          <w:w w:val="100"/>
        </w:rPr>
      </w:pPr>
      <w:del w:id="378" w:author="jgrey" w:date="2012-05-04T22:47:00Z">
        <w:r w:rsidRPr="00A4676B">
          <w:delText xml:space="preserve">Calls the </w:delText>
        </w:r>
      </w:del>
      <w:del w:id="379" w:author="jgrey" w:date="2011-07-12T17:20:00Z">
        <w:r w:rsidRPr="00A4676B">
          <w:delText>Get Station Info utility sequence.</w:delText>
        </w:r>
      </w:del>
    </w:p>
    <w:p w:rsidR="00572B3B" w:rsidRDefault="00C6433B">
      <w:pPr>
        <w:pStyle w:val="ListNumber"/>
        <w:tabs>
          <w:tab w:val="clear" w:pos="2520"/>
        </w:tabs>
        <w:rPr>
          <w:del w:id="380" w:author="jgrey" w:date="2011-07-13T09:53:00Z"/>
          <w:w w:val="100"/>
        </w:rPr>
      </w:pPr>
      <w:del w:id="381" w:author="jgrey" w:date="2011-07-13T09:53:00Z">
        <w:r w:rsidDel="002428ED">
          <w:rPr>
            <w:w w:val="100"/>
          </w:rPr>
          <w:delText>Calls the Get Report Options utility sequence.</w:delText>
        </w:r>
      </w:del>
    </w:p>
    <w:p w:rsidR="00572B3B" w:rsidRDefault="00C6433B">
      <w:pPr>
        <w:pStyle w:val="ListNumber"/>
        <w:tabs>
          <w:tab w:val="clear" w:pos="2520"/>
        </w:tabs>
        <w:rPr>
          <w:del w:id="382" w:author="jgrey" w:date="2011-07-12T17:21:00Z"/>
          <w:w w:val="100"/>
        </w:rPr>
      </w:pPr>
      <w:del w:id="383" w:author="jgrey" w:date="2011-07-12T17:21:00Z">
        <w:r w:rsidDel="009362CE">
          <w:rPr>
            <w:w w:val="100"/>
          </w:rPr>
          <w:delText>Calls the Get Database Options utility sequence.</w:delText>
        </w:r>
      </w:del>
    </w:p>
    <w:p w:rsidR="00302BC8" w:rsidDel="009362CE" w:rsidRDefault="00C6433B" w:rsidP="00CB4EC0">
      <w:pPr>
        <w:pStyle w:val="ListNumber"/>
        <w:numPr>
          <w:ilvl w:val="0"/>
          <w:numId w:val="12"/>
        </w:numPr>
        <w:tabs>
          <w:tab w:val="clear" w:pos="2520"/>
        </w:tabs>
        <w:ind w:left="2520" w:hanging="360"/>
        <w:rPr>
          <w:del w:id="384" w:author="jgrey" w:date="2011-07-12T17:21:00Z"/>
          <w:w w:val="100"/>
        </w:rPr>
      </w:pPr>
      <w:del w:id="385" w:author="jgrey" w:date="2011-07-12T17:21:00Z">
        <w:r w:rsidDel="009362CE">
          <w:rPr>
            <w:w w:val="100"/>
          </w:rPr>
          <w:delText>Calls the Configure Post Result Callbacks utility sequence to enable the ProcessModelPostResultListEntry callback when you enable on-the-fly report generation or database logging.</w:delText>
        </w:r>
      </w:del>
    </w:p>
    <w:p w:rsidR="00572B3B" w:rsidRDefault="00C6433B">
      <w:pPr>
        <w:pStyle w:val="ListNumber"/>
        <w:numPr>
          <w:ilvl w:val="0"/>
          <w:numId w:val="48"/>
        </w:numPr>
        <w:tabs>
          <w:tab w:val="clear" w:pos="2520"/>
        </w:tabs>
        <w:ind w:left="2520"/>
        <w:rPr>
          <w:w w:val="100"/>
        </w:rPr>
      </w:pPr>
      <w:bookmarkStart w:id="386" w:name="RTF360038003500310036003a00"/>
      <w:del w:id="387" w:author="jgrey" w:date="2011-07-12T17:21:00Z">
        <w:r w:rsidDel="009362CE">
          <w:rPr>
            <w:w w:val="100"/>
          </w:rPr>
          <w:delText>Increments the UUT index.</w:delText>
        </w:r>
      </w:del>
      <w:bookmarkEnd w:id="386"/>
      <w:ins w:id="388" w:author="jgrey" w:date="2011-07-12T17:21:00Z">
        <w:r w:rsidR="009362CE">
          <w:rPr>
            <w:w w:val="100"/>
          </w:rPr>
          <w:t>Initiates the UUT For loop.</w:t>
        </w:r>
      </w:ins>
    </w:p>
    <w:p w:rsidR="00302BC8" w:rsidDel="009362CE" w:rsidRDefault="00C6433B" w:rsidP="00CB4EC0">
      <w:pPr>
        <w:pStyle w:val="ListNumber"/>
        <w:numPr>
          <w:ilvl w:val="0"/>
          <w:numId w:val="14"/>
        </w:numPr>
        <w:tabs>
          <w:tab w:val="clear" w:pos="2520"/>
        </w:tabs>
        <w:ind w:left="2520" w:hanging="360"/>
        <w:rPr>
          <w:del w:id="389" w:author="jgrey" w:date="2011-07-12T17:21:00Z"/>
          <w:w w:val="100"/>
        </w:rPr>
      </w:pPr>
      <w:r>
        <w:rPr>
          <w:w w:val="100"/>
        </w:rPr>
        <w:t>Calls the PreUUT callback.</w:t>
      </w:r>
      <w:ins w:id="390" w:author="jgrey" w:date="2011-07-12T17:21:00Z">
        <w:r w:rsidR="009362CE" w:rsidDel="009362CE">
          <w:rPr>
            <w:w w:val="100"/>
          </w:rPr>
          <w:t xml:space="preserve"> </w:t>
        </w:r>
      </w:ins>
    </w:p>
    <w:p w:rsidR="00572B3B" w:rsidRDefault="00A4676B">
      <w:pPr>
        <w:pStyle w:val="ListNumber"/>
        <w:numPr>
          <w:ilvl w:val="0"/>
          <w:numId w:val="48"/>
        </w:numPr>
        <w:tabs>
          <w:tab w:val="clear" w:pos="2520"/>
        </w:tabs>
        <w:ind w:left="2520"/>
        <w:rPr>
          <w:ins w:id="391" w:author="jgrey" w:date="2012-05-04T22:48:00Z"/>
          <w:w w:val="100"/>
        </w:rPr>
      </w:pPr>
      <w:del w:id="392" w:author="jgrey" w:date="2012-05-04T22:48:00Z">
        <w:r w:rsidRPr="00A4676B">
          <w:rPr>
            <w:w w:val="100"/>
          </w:rPr>
          <w:delText>When</w:delText>
        </w:r>
      </w:del>
      <w:ins w:id="393" w:author="jgrey" w:date="2012-05-04T22:48:00Z">
        <w:r w:rsidR="009D020D">
          <w:rPr>
            <w:w w:val="100"/>
          </w:rPr>
          <w:t>If</w:t>
        </w:r>
      </w:ins>
      <w:r w:rsidRPr="00A4676B">
        <w:rPr>
          <w:w w:val="100"/>
        </w:rPr>
        <w:t xml:space="preserve"> no more UUTs exist, </w:t>
      </w:r>
      <w:del w:id="394" w:author="jgrey" w:date="2011-07-12T17:21:00Z">
        <w:r w:rsidRPr="00A4676B">
          <w:rPr>
            <w:w w:val="100"/>
          </w:rPr>
          <w:delText>skips to step 20</w:delText>
        </w:r>
      </w:del>
      <w:ins w:id="395" w:author="jgrey" w:date="2011-07-12T17:21:00Z">
        <w:r w:rsidRPr="00A4676B">
          <w:rPr>
            <w:w w:val="100"/>
          </w:rPr>
          <w:t xml:space="preserve">exits the UUT </w:t>
        </w:r>
      </w:ins>
      <w:ins w:id="396" w:author="Manooch Hosseini" w:date="2012-05-14T14:18:00Z">
        <w:r w:rsidR="005C7524">
          <w:rPr>
            <w:w w:val="100"/>
          </w:rPr>
          <w:t xml:space="preserve">For </w:t>
        </w:r>
      </w:ins>
      <w:ins w:id="397" w:author="jgrey" w:date="2011-07-12T17:21:00Z">
        <w:r w:rsidRPr="00A4676B">
          <w:rPr>
            <w:w w:val="100"/>
          </w:rPr>
          <w:t>loop</w:t>
        </w:r>
      </w:ins>
      <w:r w:rsidRPr="00A4676B">
        <w:rPr>
          <w:w w:val="100"/>
        </w:rPr>
        <w:t>.</w:t>
      </w:r>
    </w:p>
    <w:p w:rsidR="00572B3B" w:rsidRDefault="009D020D">
      <w:pPr>
        <w:pStyle w:val="ListNumber"/>
        <w:numPr>
          <w:ilvl w:val="0"/>
          <w:numId w:val="48"/>
        </w:numPr>
        <w:tabs>
          <w:tab w:val="clear" w:pos="2520"/>
        </w:tabs>
        <w:ind w:left="2520"/>
        <w:rPr>
          <w:ins w:id="398" w:author="jgrey" w:date="2012-05-04T22:49:00Z"/>
          <w:w w:val="100"/>
        </w:rPr>
      </w:pPr>
      <w:ins w:id="399" w:author="jgrey" w:date="2012-05-04T22:48:00Z">
        <w:r w:rsidRPr="00695785">
          <w:rPr>
            <w:w w:val="100"/>
          </w:rPr>
          <w:t xml:space="preserve">Calls </w:t>
        </w:r>
      </w:ins>
      <w:ins w:id="400" w:author="Manooch Hosseini" w:date="2012-05-14T14:18:00Z">
        <w:r w:rsidR="005C7524">
          <w:rPr>
            <w:w w:val="100"/>
          </w:rPr>
          <w:t xml:space="preserve">the </w:t>
        </w:r>
      </w:ins>
      <w:ins w:id="401" w:author="jgrey" w:date="2012-05-04T22:48:00Z">
        <w:r>
          <w:rPr>
            <w:w w:val="100"/>
          </w:rPr>
          <w:t xml:space="preserve">Model Plugins – </w:t>
        </w:r>
      </w:ins>
      <w:ins w:id="402" w:author="jgrey" w:date="2012-05-04T22:49:00Z">
        <w:r>
          <w:rPr>
            <w:w w:val="100"/>
          </w:rPr>
          <w:t>Pre UUT</w:t>
        </w:r>
      </w:ins>
      <w:ins w:id="403" w:author="Manooch Hosseini" w:date="2012-05-14T14:18:00Z">
        <w:r w:rsidR="005C7524">
          <w:rPr>
            <w:w w:val="100"/>
          </w:rPr>
          <w:t xml:space="preserve"> sequence</w:t>
        </w:r>
      </w:ins>
      <w:ins w:id="404" w:author="jgrey" w:date="2012-05-04T22:49:00Z">
        <w:r>
          <w:rPr>
            <w:w w:val="100"/>
          </w:rPr>
          <w:t>. If</w:t>
        </w:r>
        <w:r w:rsidRPr="00695785">
          <w:rPr>
            <w:w w:val="100"/>
          </w:rPr>
          <w:t xml:space="preserve"> no more UUTs exist, exits the UUT </w:t>
        </w:r>
      </w:ins>
      <w:ins w:id="405" w:author="Manooch Hosseini" w:date="2012-05-14T14:18:00Z">
        <w:r w:rsidR="005C7524">
          <w:rPr>
            <w:w w:val="100"/>
          </w:rPr>
          <w:t xml:space="preserve">For </w:t>
        </w:r>
      </w:ins>
      <w:ins w:id="406" w:author="jgrey" w:date="2012-05-04T22:49:00Z">
        <w:r w:rsidRPr="00695785">
          <w:rPr>
            <w:w w:val="100"/>
          </w:rPr>
          <w:t>loop.</w:t>
        </w:r>
      </w:ins>
    </w:p>
    <w:p w:rsidR="00572B3B" w:rsidRDefault="009D020D">
      <w:pPr>
        <w:pStyle w:val="ListNumber"/>
        <w:numPr>
          <w:ilvl w:val="0"/>
          <w:numId w:val="48"/>
        </w:numPr>
        <w:tabs>
          <w:tab w:val="clear" w:pos="2520"/>
        </w:tabs>
        <w:ind w:left="2520"/>
        <w:rPr>
          <w:w w:val="100"/>
        </w:rPr>
      </w:pPr>
      <w:ins w:id="407" w:author="jgrey" w:date="2012-05-04T22:50:00Z">
        <w:r w:rsidRPr="00695785">
          <w:rPr>
            <w:w w:val="100"/>
          </w:rPr>
          <w:t xml:space="preserve">Calls </w:t>
        </w:r>
      </w:ins>
      <w:ins w:id="408" w:author="Manooch Hosseini" w:date="2012-05-14T14:18:00Z">
        <w:r w:rsidR="005C7524">
          <w:rPr>
            <w:w w:val="100"/>
          </w:rPr>
          <w:t xml:space="preserve">the </w:t>
        </w:r>
      </w:ins>
      <w:ins w:id="409" w:author="jgrey" w:date="2012-05-04T22:50:00Z">
        <w:r>
          <w:rPr>
            <w:w w:val="100"/>
          </w:rPr>
          <w:t>Model Plugins – UUT Start</w:t>
        </w:r>
      </w:ins>
      <w:ins w:id="410" w:author="Manooch Hosseini" w:date="2012-05-14T14:18:00Z">
        <w:r w:rsidR="005C7524">
          <w:rPr>
            <w:w w:val="100"/>
          </w:rPr>
          <w:t xml:space="preserve"> </w:t>
        </w:r>
        <w:commentRangeStart w:id="411"/>
        <w:r w:rsidR="005C7524">
          <w:rPr>
            <w:w w:val="100"/>
          </w:rPr>
          <w:t>sequence</w:t>
        </w:r>
      </w:ins>
      <w:commentRangeEnd w:id="411"/>
      <w:ins w:id="412" w:author="Manooch Hosseini" w:date="2012-05-14T14:19:00Z">
        <w:r w:rsidR="005C7524">
          <w:rPr>
            <w:rStyle w:val="CommentReference"/>
            <w:rFonts w:ascii="Calibri" w:hAnsi="Calibri" w:cs="Times New Roman"/>
            <w:color w:val="auto"/>
            <w:w w:val="100"/>
          </w:rPr>
          <w:commentReference w:id="411"/>
        </w:r>
      </w:ins>
      <w:ins w:id="413" w:author="jgrey" w:date="2012-05-04T22:50:00Z">
        <w:r>
          <w:rPr>
            <w:w w:val="100"/>
          </w:rPr>
          <w:t>.</w:t>
        </w:r>
      </w:ins>
    </w:p>
    <w:p w:rsidR="00572B3B" w:rsidRDefault="00A4676B">
      <w:pPr>
        <w:pStyle w:val="ListNumber"/>
        <w:numPr>
          <w:ilvl w:val="0"/>
          <w:numId w:val="48"/>
        </w:numPr>
        <w:tabs>
          <w:tab w:val="clear" w:pos="2520"/>
        </w:tabs>
        <w:ind w:left="2520"/>
        <w:rPr>
          <w:del w:id="414" w:author="jgrey" w:date="2012-05-04T22:49:00Z"/>
          <w:w w:val="100"/>
        </w:rPr>
      </w:pPr>
      <w:del w:id="415" w:author="jgrey" w:date="2011-07-12T17:27:00Z">
        <w:r w:rsidRPr="00A4676B">
          <w:delText>Determines the report file</w:delText>
        </w:r>
        <w:r w:rsidR="00C6433B" w:rsidDel="00A43960">
          <w:rPr>
            <w:w w:val="100"/>
          </w:rPr>
          <w:delText xml:space="preserve"> pathname, configures display settings, resets the report, and specifies the report location. When you use the </w:delText>
        </w:r>
        <w:r w:rsidR="00C6433B" w:rsidDel="00A43960">
          <w:rPr>
            <w:rStyle w:val="Monospace"/>
            <w:w w:val="100"/>
          </w:rPr>
          <w:delText>&lt;UUTStatus&gt;</w:delText>
        </w:r>
        <w:r w:rsidR="00C6433B" w:rsidDel="00A43960">
          <w:rPr>
            <w:w w:val="100"/>
          </w:rPr>
          <w:delText xml:space="preserve"> macro in an expression to specify the report file path, TestStand uses a temporary file path as the report file pathname. </w:delText>
        </w:r>
      </w:del>
    </w:p>
    <w:p w:rsidR="00572B3B" w:rsidRDefault="00C6433B">
      <w:pPr>
        <w:pStyle w:val="ListNumber"/>
        <w:numPr>
          <w:ilvl w:val="0"/>
          <w:numId w:val="48"/>
        </w:numPr>
        <w:tabs>
          <w:tab w:val="clear" w:pos="2520"/>
        </w:tabs>
        <w:ind w:left="2520"/>
        <w:rPr>
          <w:del w:id="416" w:author="jgrey" w:date="2011-07-12T17:28:00Z"/>
          <w:w w:val="100"/>
        </w:rPr>
      </w:pPr>
      <w:r>
        <w:rPr>
          <w:w w:val="100"/>
        </w:rPr>
        <w:lastRenderedPageBreak/>
        <w:t>C</w:t>
      </w:r>
      <w:del w:id="417" w:author="jgrey" w:date="2012-05-04T22:54:00Z">
        <w:r w:rsidDel="007801BD">
          <w:rPr>
            <w:w w:val="100"/>
          </w:rPr>
          <w:delText xml:space="preserve">lears </w:delText>
        </w:r>
      </w:del>
      <w:del w:id="418" w:author="jgrey" w:date="2011-07-12T17:28:00Z">
        <w:r w:rsidDel="00A43960">
          <w:rPr>
            <w:w w:val="100"/>
          </w:rPr>
          <w:delText xml:space="preserve">information from </w:delText>
        </w:r>
      </w:del>
      <w:del w:id="419" w:author="jgrey" w:date="2012-05-04T22:54:00Z">
        <w:r w:rsidDel="007801BD">
          <w:rPr>
            <w:w w:val="100"/>
          </w:rPr>
          <w:delText xml:space="preserve">the previous loop iteration </w:delText>
        </w:r>
      </w:del>
      <w:del w:id="420" w:author="jgrey" w:date="2011-07-12T17:28:00Z">
        <w:r w:rsidDel="00A43960">
          <w:rPr>
            <w:w w:val="100"/>
          </w:rPr>
          <w:delText>by discarding the previous results and clearing the report and failure stacks.</w:delText>
        </w:r>
      </w:del>
    </w:p>
    <w:p w:rsidR="00572B3B" w:rsidRDefault="00C6433B">
      <w:pPr>
        <w:pStyle w:val="ListNumber"/>
        <w:numPr>
          <w:ilvl w:val="0"/>
          <w:numId w:val="48"/>
        </w:numPr>
        <w:tabs>
          <w:tab w:val="clear" w:pos="2520"/>
        </w:tabs>
        <w:ind w:left="2520"/>
        <w:rPr>
          <w:del w:id="421" w:author="jgrey" w:date="2011-07-12T17:28:00Z"/>
          <w:w w:val="100"/>
        </w:rPr>
      </w:pPr>
      <w:del w:id="422" w:author="jgrey" w:date="2011-07-12T17:28:00Z">
        <w:r w:rsidDel="00A43960">
          <w:rPr>
            <w:w w:val="100"/>
          </w:rPr>
          <w:delText>Starts on-the-fly report generation and database logging, when enabled, for the new UUT.</w:delText>
        </w:r>
      </w:del>
    </w:p>
    <w:p w:rsidR="00572B3B" w:rsidRDefault="00C6433B">
      <w:pPr>
        <w:pStyle w:val="ListNumber"/>
        <w:numPr>
          <w:ilvl w:val="0"/>
          <w:numId w:val="48"/>
        </w:numPr>
        <w:tabs>
          <w:tab w:val="clear" w:pos="2520"/>
        </w:tabs>
        <w:ind w:left="2520"/>
        <w:rPr>
          <w:w w:val="100"/>
        </w:rPr>
      </w:pPr>
      <w:del w:id="423" w:author="jgrey" w:date="2011-07-12T17:28:00Z">
        <w:r w:rsidDel="00A43960">
          <w:rPr>
            <w:w w:val="100"/>
          </w:rPr>
          <w:delText>C</w:delText>
        </w:r>
      </w:del>
      <w:r>
        <w:rPr>
          <w:w w:val="100"/>
        </w:rPr>
        <w:t>alls the MainSequence callback.</w:t>
      </w:r>
    </w:p>
    <w:p w:rsidR="00572B3B" w:rsidRDefault="000D7927">
      <w:pPr>
        <w:pStyle w:val="ListNumber"/>
        <w:numPr>
          <w:ilvl w:val="0"/>
          <w:numId w:val="48"/>
        </w:numPr>
        <w:tabs>
          <w:tab w:val="clear" w:pos="2520"/>
        </w:tabs>
        <w:ind w:left="2520"/>
        <w:rPr>
          <w:ins w:id="424" w:author="jgrey" w:date="2012-05-04T22:50:00Z"/>
          <w:w w:val="100"/>
        </w:rPr>
      </w:pPr>
      <w:ins w:id="425" w:author="jgrey" w:date="2012-05-04T22:50:00Z">
        <w:r w:rsidRPr="00695785">
          <w:rPr>
            <w:w w:val="100"/>
          </w:rPr>
          <w:t xml:space="preserve">Calls </w:t>
        </w:r>
      </w:ins>
      <w:ins w:id="426" w:author="Manooch Hosseini" w:date="2012-05-14T14:19:00Z">
        <w:r w:rsidR="005C7524">
          <w:rPr>
            <w:w w:val="100"/>
          </w:rPr>
          <w:t xml:space="preserve">the </w:t>
        </w:r>
      </w:ins>
      <w:ins w:id="427" w:author="jgrey" w:date="2012-05-04T22:50:00Z">
        <w:r>
          <w:rPr>
            <w:w w:val="100"/>
          </w:rPr>
          <w:t>Model Plugins – UUT</w:t>
        </w:r>
      </w:ins>
      <w:ins w:id="428" w:author="jgrey" w:date="2012-05-04T22:51:00Z">
        <w:r>
          <w:rPr>
            <w:w w:val="100"/>
          </w:rPr>
          <w:t xml:space="preserve"> Done</w:t>
        </w:r>
      </w:ins>
      <w:ins w:id="429" w:author="Manooch Hosseini" w:date="2012-05-14T14:19:00Z">
        <w:r w:rsidR="005C7524">
          <w:rPr>
            <w:w w:val="100"/>
          </w:rPr>
          <w:t xml:space="preserve"> sequence</w:t>
        </w:r>
      </w:ins>
      <w:ins w:id="430" w:author="jgrey" w:date="2012-05-04T22:50:00Z">
        <w:r>
          <w:rPr>
            <w:w w:val="100"/>
          </w:rPr>
          <w:t>.</w:t>
        </w:r>
      </w:ins>
    </w:p>
    <w:p w:rsidR="00572B3B" w:rsidRDefault="000D7927">
      <w:pPr>
        <w:pStyle w:val="ListNumber"/>
        <w:numPr>
          <w:ilvl w:val="0"/>
          <w:numId w:val="48"/>
        </w:numPr>
        <w:tabs>
          <w:tab w:val="clear" w:pos="2520"/>
        </w:tabs>
        <w:ind w:left="2520"/>
        <w:rPr>
          <w:ins w:id="431" w:author="jgrey" w:date="2012-05-04T22:50:00Z"/>
          <w:w w:val="100"/>
        </w:rPr>
      </w:pPr>
      <w:ins w:id="432" w:author="jgrey" w:date="2012-05-04T22:50:00Z">
        <w:r w:rsidRPr="00695785">
          <w:rPr>
            <w:w w:val="100"/>
          </w:rPr>
          <w:t xml:space="preserve">Calls </w:t>
        </w:r>
      </w:ins>
      <w:ins w:id="433" w:author="Manooch Hosseini" w:date="2012-05-14T14:19:00Z">
        <w:r w:rsidR="005C7524">
          <w:rPr>
            <w:w w:val="100"/>
          </w:rPr>
          <w:t xml:space="preserve">the </w:t>
        </w:r>
      </w:ins>
      <w:ins w:id="434" w:author="jgrey" w:date="2012-05-04T22:50:00Z">
        <w:r>
          <w:rPr>
            <w:w w:val="100"/>
          </w:rPr>
          <w:t xml:space="preserve">Model Plugins – </w:t>
        </w:r>
      </w:ins>
      <w:ins w:id="435" w:author="jgrey" w:date="2012-05-04T22:51:00Z">
        <w:r>
          <w:rPr>
            <w:w w:val="100"/>
          </w:rPr>
          <w:t>Post</w:t>
        </w:r>
      </w:ins>
      <w:ins w:id="436" w:author="jgrey" w:date="2012-05-04T22:50:00Z">
        <w:r>
          <w:rPr>
            <w:w w:val="100"/>
          </w:rPr>
          <w:t xml:space="preserve"> UUT</w:t>
        </w:r>
      </w:ins>
      <w:ins w:id="437" w:author="Manooch Hosseini" w:date="2012-05-14T14:19:00Z">
        <w:r w:rsidR="005C7524">
          <w:rPr>
            <w:w w:val="100"/>
          </w:rPr>
          <w:t xml:space="preserve"> sequence</w:t>
        </w:r>
      </w:ins>
      <w:ins w:id="438" w:author="jgrey" w:date="2012-05-04T22:50:00Z">
        <w:r>
          <w:rPr>
            <w:w w:val="100"/>
          </w:rPr>
          <w:t>.</w:t>
        </w:r>
      </w:ins>
    </w:p>
    <w:p w:rsidR="00572B3B" w:rsidRDefault="00C6433B">
      <w:pPr>
        <w:pStyle w:val="ListNumber"/>
        <w:numPr>
          <w:ilvl w:val="0"/>
          <w:numId w:val="48"/>
        </w:numPr>
        <w:tabs>
          <w:tab w:val="clear" w:pos="2520"/>
        </w:tabs>
        <w:ind w:left="2520"/>
        <w:rPr>
          <w:w w:val="100"/>
        </w:rPr>
      </w:pPr>
      <w:r>
        <w:rPr>
          <w:w w:val="100"/>
        </w:rPr>
        <w:t>Calls the PostUUT callback.</w:t>
      </w:r>
    </w:p>
    <w:p w:rsidR="00572B3B" w:rsidRDefault="00C6433B">
      <w:pPr>
        <w:pStyle w:val="ListNumber"/>
        <w:numPr>
          <w:ilvl w:val="0"/>
          <w:numId w:val="48"/>
        </w:numPr>
        <w:tabs>
          <w:tab w:val="clear" w:pos="2520"/>
        </w:tabs>
        <w:ind w:left="2520"/>
        <w:rPr>
          <w:del w:id="439" w:author="jgrey" w:date="2012-05-04T22:51:00Z"/>
          <w:w w:val="100"/>
        </w:rPr>
      </w:pPr>
      <w:del w:id="440" w:author="jgrey" w:date="2012-05-04T22:50:00Z">
        <w:r w:rsidDel="000D7927">
          <w:rPr>
            <w:w w:val="100"/>
          </w:rPr>
          <w:delText xml:space="preserve">Calls the </w:delText>
        </w:r>
      </w:del>
      <w:del w:id="441" w:author="jgrey" w:date="2011-07-12T17:28:00Z">
        <w:r w:rsidDel="00A43960">
          <w:rPr>
            <w:w w:val="100"/>
          </w:rPr>
          <w:delText>TestReport callback</w:delText>
        </w:r>
      </w:del>
      <w:del w:id="442" w:author="jgrey" w:date="2012-05-04T22:51:00Z">
        <w:r w:rsidDel="000D7927">
          <w:rPr>
            <w:w w:val="100"/>
          </w:rPr>
          <w:delText>.</w:delText>
        </w:r>
      </w:del>
    </w:p>
    <w:p w:rsidR="00572B3B" w:rsidRDefault="00C6433B">
      <w:pPr>
        <w:pStyle w:val="ListNumber"/>
        <w:numPr>
          <w:ilvl w:val="0"/>
          <w:numId w:val="48"/>
        </w:numPr>
        <w:tabs>
          <w:tab w:val="clear" w:pos="2520"/>
        </w:tabs>
        <w:ind w:left="2520"/>
        <w:rPr>
          <w:del w:id="443" w:author="jgrey" w:date="2011-07-13T10:11:00Z"/>
          <w:w w:val="100"/>
        </w:rPr>
      </w:pPr>
      <w:del w:id="444" w:author="jgrey" w:date="2011-07-13T10:11:00Z">
        <w:r w:rsidDel="00CB4EC0">
          <w:rPr>
            <w:w w:val="100"/>
          </w:rPr>
          <w:delText xml:space="preserve">Writes the UUT report to disk by appending to an existing file or creating a new file. Also adjusts the root tags when the report format is XML. When you use the </w:delText>
        </w:r>
        <w:r w:rsidDel="00CB4EC0">
          <w:rPr>
            <w:rStyle w:val="Monospace"/>
            <w:w w:val="100"/>
          </w:rPr>
          <w:delText>&lt;UUTStatus&gt;</w:delText>
        </w:r>
        <w:r w:rsidDel="00CB4EC0">
          <w:rPr>
            <w:w w:val="100"/>
          </w:rPr>
          <w:delText xml:space="preserve"> macro in an expression to specify the report file path, TestStand adjusts the report file path as the UUT status information becomes available.</w:delText>
        </w:r>
      </w:del>
    </w:p>
    <w:p w:rsidR="00572B3B" w:rsidRDefault="002428ED">
      <w:pPr>
        <w:pStyle w:val="ListNumber"/>
        <w:numPr>
          <w:ilvl w:val="0"/>
          <w:numId w:val="48"/>
        </w:numPr>
        <w:tabs>
          <w:tab w:val="clear" w:pos="2520"/>
        </w:tabs>
        <w:ind w:left="2520"/>
        <w:rPr>
          <w:ins w:id="445" w:author="jgrey" w:date="2011-07-13T09:54:00Z"/>
          <w:w w:val="100"/>
        </w:rPr>
      </w:pPr>
      <w:ins w:id="446" w:author="jgrey" w:date="2011-07-13T09:54:00Z">
        <w:r>
          <w:rPr>
            <w:w w:val="100"/>
          </w:rPr>
          <w:t xml:space="preserve">Ends the UUT </w:t>
        </w:r>
      </w:ins>
      <w:ins w:id="447" w:author="Manooch Hosseini" w:date="2012-05-14T14:20:00Z">
        <w:r w:rsidR="005C7524">
          <w:rPr>
            <w:w w:val="100"/>
          </w:rPr>
          <w:t xml:space="preserve">For </w:t>
        </w:r>
      </w:ins>
      <w:ins w:id="448" w:author="jgrey" w:date="2011-07-13T09:54:00Z">
        <w:del w:id="449" w:author="Manooch Hosseini" w:date="2012-05-14T14:20:00Z">
          <w:r w:rsidDel="005C7524">
            <w:rPr>
              <w:w w:val="100"/>
            </w:rPr>
            <w:delText>L</w:delText>
          </w:r>
        </w:del>
      </w:ins>
      <w:ins w:id="450" w:author="Manooch Hosseini" w:date="2012-05-14T14:20:00Z">
        <w:r w:rsidR="005C7524">
          <w:rPr>
            <w:w w:val="100"/>
          </w:rPr>
          <w:t>l</w:t>
        </w:r>
      </w:ins>
      <w:ins w:id="451" w:author="jgrey" w:date="2011-07-13T09:54:00Z">
        <w:r>
          <w:rPr>
            <w:w w:val="100"/>
          </w:rPr>
          <w:t xml:space="preserve">oop block, looping back to </w:t>
        </w:r>
      </w:ins>
      <w:ins w:id="452" w:author="jgrey" w:date="2011-07-13T09:55:00Z">
        <w:r>
          <w:rPr>
            <w:w w:val="100"/>
          </w:rPr>
          <w:t xml:space="preserve">begin </w:t>
        </w:r>
      </w:ins>
      <w:ins w:id="453" w:author="jgrey" w:date="2011-07-13T09:54:00Z">
        <w:r>
          <w:rPr>
            <w:w w:val="100"/>
          </w:rPr>
          <w:t>the next UUT</w:t>
        </w:r>
      </w:ins>
      <w:ins w:id="454" w:author="jgrey" w:date="2012-05-07T18:39:00Z">
        <w:r w:rsidR="00EA7F51">
          <w:rPr>
            <w:w w:val="100"/>
          </w:rPr>
          <w:t>.</w:t>
        </w:r>
      </w:ins>
    </w:p>
    <w:p w:rsidR="00302BC8" w:rsidDel="002428ED" w:rsidRDefault="00C6433B" w:rsidP="00CB4EC0">
      <w:pPr>
        <w:pStyle w:val="ListNumber"/>
        <w:numPr>
          <w:ilvl w:val="0"/>
          <w:numId w:val="23"/>
        </w:numPr>
        <w:tabs>
          <w:tab w:val="clear" w:pos="2520"/>
        </w:tabs>
        <w:ind w:left="2520" w:hanging="360"/>
        <w:rPr>
          <w:del w:id="455" w:author="jgrey" w:date="2011-07-13T09:54:00Z"/>
          <w:w w:val="100"/>
        </w:rPr>
      </w:pPr>
      <w:del w:id="456" w:author="jgrey" w:date="2011-07-13T09:54:00Z">
        <w:r w:rsidDel="002428ED">
          <w:rPr>
            <w:w w:val="100"/>
          </w:rPr>
          <w:delText>Calls the LogToDatabase callback.</w:delText>
        </w:r>
      </w:del>
    </w:p>
    <w:p w:rsidR="00302BC8" w:rsidDel="002428ED" w:rsidRDefault="00C6433B" w:rsidP="00CB4EC0">
      <w:pPr>
        <w:pStyle w:val="ListNumber"/>
        <w:numPr>
          <w:ilvl w:val="0"/>
          <w:numId w:val="24"/>
        </w:numPr>
        <w:tabs>
          <w:tab w:val="clear" w:pos="2520"/>
        </w:tabs>
        <w:ind w:left="2520" w:hanging="360"/>
        <w:rPr>
          <w:del w:id="457" w:author="jgrey" w:date="2011-07-13T09:54:00Z"/>
          <w:w w:val="100"/>
        </w:rPr>
      </w:pPr>
      <w:del w:id="458" w:author="jgrey" w:date="2011-07-13T09:54:00Z">
        <w:r w:rsidDel="002428ED">
          <w:rPr>
            <w:w w:val="100"/>
          </w:rPr>
          <w:delText>Loops back to step</w:delText>
        </w:r>
        <w:r w:rsidR="00E221F4" w:rsidDel="002428ED">
          <w:fldChar w:fldCharType="begin"/>
        </w:r>
        <w:r w:rsidDel="002428ED">
          <w:rPr>
            <w:w w:val="100"/>
          </w:rPr>
          <w:delInstrText xml:space="preserve"> REF  RTF360038003500310036003a00 \h</w:delInstrText>
        </w:r>
        <w:r w:rsidR="00E221F4" w:rsidDel="002428ED">
          <w:fldChar w:fldCharType="separate"/>
        </w:r>
        <w:r w:rsidDel="002428ED">
          <w:rPr>
            <w:w w:val="100"/>
          </w:rPr>
          <w:delText> 8</w:delText>
        </w:r>
        <w:r w:rsidR="00E221F4" w:rsidDel="002428ED">
          <w:fldChar w:fldCharType="end"/>
        </w:r>
        <w:r w:rsidDel="002428ED">
          <w:rPr>
            <w:w w:val="100"/>
          </w:rPr>
          <w:delText>.</w:delText>
        </w:r>
      </w:del>
    </w:p>
    <w:p w:rsidR="00572B3B" w:rsidRDefault="00C6433B">
      <w:pPr>
        <w:pStyle w:val="ListNumber"/>
        <w:numPr>
          <w:ilvl w:val="0"/>
          <w:numId w:val="48"/>
        </w:numPr>
        <w:tabs>
          <w:tab w:val="clear" w:pos="2520"/>
        </w:tabs>
        <w:ind w:left="2520"/>
        <w:rPr>
          <w:ins w:id="459" w:author="jgrey" w:date="2011-07-13T09:55:00Z"/>
          <w:w w:val="100"/>
        </w:rPr>
      </w:pPr>
      <w:r>
        <w:rPr>
          <w:w w:val="100"/>
        </w:rPr>
        <w:t xml:space="preserve">Calls the </w:t>
      </w:r>
      <w:proofErr w:type="spellStart"/>
      <w:r>
        <w:rPr>
          <w:w w:val="100"/>
        </w:rPr>
        <w:t>PostUUTLoop</w:t>
      </w:r>
      <w:proofErr w:type="spellEnd"/>
      <w:r>
        <w:rPr>
          <w:w w:val="100"/>
        </w:rPr>
        <w:t xml:space="preserve"> callback.</w:t>
      </w:r>
    </w:p>
    <w:p w:rsidR="000D7927" w:rsidRDefault="000D7927" w:rsidP="000D7927">
      <w:pPr>
        <w:pStyle w:val="ListNumber"/>
        <w:numPr>
          <w:ilvl w:val="0"/>
          <w:numId w:val="48"/>
        </w:numPr>
        <w:tabs>
          <w:tab w:val="clear" w:pos="2520"/>
        </w:tabs>
        <w:ind w:left="2520"/>
        <w:rPr>
          <w:ins w:id="460" w:author="jgrey" w:date="2012-05-04T22:51:00Z"/>
          <w:w w:val="100"/>
        </w:rPr>
      </w:pPr>
      <w:ins w:id="461" w:author="jgrey" w:date="2012-05-04T22:51:00Z">
        <w:r>
          <w:rPr>
            <w:w w:val="100"/>
          </w:rPr>
          <w:t>Calls the ProcessCleanup callback.</w:t>
        </w:r>
      </w:ins>
    </w:p>
    <w:p w:rsidR="00572B3B" w:rsidRDefault="002428ED">
      <w:pPr>
        <w:pStyle w:val="ListNumber"/>
        <w:numPr>
          <w:ilvl w:val="0"/>
          <w:numId w:val="48"/>
        </w:numPr>
        <w:tabs>
          <w:tab w:val="clear" w:pos="2520"/>
        </w:tabs>
        <w:ind w:left="2520"/>
        <w:rPr>
          <w:w w:val="100"/>
        </w:rPr>
      </w:pPr>
      <w:ins w:id="462" w:author="jgrey" w:date="2011-07-13T09:55:00Z">
        <w:r>
          <w:rPr>
            <w:w w:val="100"/>
          </w:rPr>
          <w:t xml:space="preserve">Calls the </w:t>
        </w:r>
        <w:commentRangeStart w:id="463"/>
        <w:r>
          <w:rPr>
            <w:w w:val="100"/>
          </w:rPr>
          <w:t>End Processing</w:t>
        </w:r>
      </w:ins>
      <w:commentRangeEnd w:id="463"/>
      <w:r w:rsidR="00810237">
        <w:rPr>
          <w:rStyle w:val="CommentReference"/>
          <w:rFonts w:ascii="Calibri" w:hAnsi="Calibri" w:cs="Times New Roman"/>
          <w:color w:val="auto"/>
          <w:w w:val="100"/>
        </w:rPr>
        <w:commentReference w:id="463"/>
      </w:r>
      <w:ins w:id="464" w:author="jgrey" w:date="2011-07-13T09:55:00Z">
        <w:r>
          <w:rPr>
            <w:w w:val="100"/>
          </w:rPr>
          <w:t xml:space="preserve"> plug-in utility sequence.</w:t>
        </w:r>
      </w:ins>
    </w:p>
    <w:p w:rsidR="00572B3B" w:rsidRDefault="00C6433B">
      <w:pPr>
        <w:pStyle w:val="ListNumber"/>
        <w:numPr>
          <w:ilvl w:val="0"/>
          <w:numId w:val="48"/>
        </w:numPr>
        <w:tabs>
          <w:tab w:val="clear" w:pos="2520"/>
        </w:tabs>
        <w:ind w:left="2520"/>
        <w:rPr>
          <w:del w:id="465" w:author="jgrey" w:date="2012-05-04T22:51:00Z"/>
          <w:w w:val="100"/>
        </w:rPr>
      </w:pPr>
      <w:del w:id="466" w:author="jgrey" w:date="2012-05-04T22:51:00Z">
        <w:r w:rsidDel="000D7927">
          <w:rPr>
            <w:w w:val="100"/>
          </w:rPr>
          <w:delText>Calls the ProcessCleanup callback.</w:delText>
        </w:r>
      </w:del>
    </w:p>
    <w:p w:rsidR="00302BC8" w:rsidRDefault="00E221F4">
      <w:pPr>
        <w:pStyle w:val="ApxLevel2Head"/>
        <w:rPr>
          <w:w w:val="100"/>
        </w:rPr>
      </w:pPr>
      <w:r>
        <w:rPr>
          <w:w w:val="100"/>
        </w:rPr>
        <w:fldChar w:fldCharType="begin"/>
      </w:r>
      <w:r w:rsidR="00C6433B">
        <w:rPr>
          <w:w w:val="100"/>
        </w:rPr>
        <w:instrText>xe "Sequential process model:Single Pass Execution entry point"</w:instrText>
      </w:r>
      <w:r>
        <w:rPr>
          <w:w w:val="100"/>
        </w:rPr>
        <w:fldChar w:fldCharType="end"/>
      </w:r>
      <w:r>
        <w:rPr>
          <w:w w:val="100"/>
        </w:rPr>
        <w:fldChar w:fldCharType="begin"/>
      </w:r>
      <w:r w:rsidR="00C6433B">
        <w:rPr>
          <w:w w:val="100"/>
        </w:rPr>
        <w:instrText>xe "Single Pass Execution entry point:Sequential process model"</w:instrText>
      </w:r>
      <w:r>
        <w:rPr>
          <w:w w:val="100"/>
        </w:rPr>
        <w:fldChar w:fldCharType="end"/>
      </w:r>
      <w:r>
        <w:rPr>
          <w:w w:val="100"/>
        </w:rPr>
        <w:fldChar w:fldCharType="begin"/>
      </w:r>
      <w:r w:rsidR="00C6433B">
        <w:rPr>
          <w:w w:val="100"/>
        </w:rPr>
        <w:instrText>xe "Execution entry point:Single Pass:Sequential process model"</w:instrText>
      </w:r>
      <w:r>
        <w:rPr>
          <w:w w:val="100"/>
        </w:rPr>
        <w:fldChar w:fldCharType="end"/>
      </w:r>
      <w:bookmarkStart w:id="467" w:name="RTF310037003100320039003a00"/>
      <w:r w:rsidR="00C6433B">
        <w:rPr>
          <w:w w:val="100"/>
        </w:rPr>
        <w:t>Singl</w:t>
      </w:r>
      <w:bookmarkEnd w:id="467"/>
      <w:r w:rsidR="00C6433B">
        <w:rPr>
          <w:w w:val="100"/>
        </w:rPr>
        <w:t>e Pass</w:t>
      </w:r>
    </w:p>
    <w:p w:rsidR="00302BC8" w:rsidDel="007801BD" w:rsidRDefault="00C6433B" w:rsidP="007801BD">
      <w:pPr>
        <w:pStyle w:val="Body1"/>
        <w:rPr>
          <w:del w:id="468" w:author="jgrey" w:date="2012-05-04T22:53:00Z"/>
          <w:w w:val="100"/>
        </w:rPr>
      </w:pPr>
      <w:r>
        <w:rPr>
          <w:w w:val="100"/>
        </w:rPr>
        <w:t xml:space="preserve">Open </w:t>
      </w:r>
      <w:r>
        <w:rPr>
          <w:rStyle w:val="Monospace"/>
          <w:w w:val="100"/>
        </w:rPr>
        <w:t>SequentialModel.seq</w:t>
      </w:r>
      <w:r>
        <w:rPr>
          <w:w w:val="100"/>
        </w:rPr>
        <w:t xml:space="preserve"> in the </w:t>
      </w:r>
      <w:commentRangeStart w:id="469"/>
      <w:r>
        <w:rPr>
          <w:w w:val="100"/>
        </w:rPr>
        <w:t>sequence editor</w:t>
      </w:r>
      <w:commentRangeEnd w:id="469"/>
      <w:r w:rsidR="006927FA">
        <w:rPr>
          <w:rStyle w:val="CommentReference"/>
          <w:rFonts w:ascii="Calibri" w:hAnsi="Calibri" w:cs="Times New Roman"/>
          <w:color w:val="auto"/>
          <w:w w:val="100"/>
        </w:rPr>
        <w:commentReference w:id="469"/>
      </w:r>
      <w:r>
        <w:rPr>
          <w:w w:val="100"/>
        </w:rPr>
        <w:t xml:space="preserve"> and select the </w:t>
      </w:r>
      <w:r>
        <w:rPr>
          <w:rStyle w:val="Bold"/>
          <w:w w:val="100"/>
        </w:rPr>
        <w:t>Single Pass</w:t>
      </w:r>
      <w:r>
        <w:rPr>
          <w:w w:val="100"/>
        </w:rPr>
        <w:t xml:space="preserve"> sequence on the Sequences pane to examine the Sequential process model Single Pass Execution entry point</w:t>
      </w:r>
      <w:ins w:id="470" w:author="jgrey" w:date="2012-05-04T22:52:00Z">
        <w:r w:rsidR="007801BD">
          <w:rPr>
            <w:w w:val="100"/>
          </w:rPr>
          <w:t xml:space="preserve">. </w:t>
        </w:r>
      </w:ins>
      <w:ins w:id="471" w:author="jgrey" w:date="2012-05-04T22:53:00Z">
        <w:del w:id="472" w:author="calliej" w:date="2012-05-13T21:24:00Z">
          <w:r w:rsidR="007801BD" w:rsidDel="00810237">
            <w:rPr>
              <w:w w:val="100"/>
            </w:rPr>
            <w:delText>Note that</w:delText>
          </w:r>
        </w:del>
      </w:ins>
      <w:ins w:id="473" w:author="calliej" w:date="2012-05-13T21:25:00Z">
        <w:r w:rsidR="00810237">
          <w:rPr>
            <w:w w:val="100"/>
          </w:rPr>
          <w:t>T</w:t>
        </w:r>
      </w:ins>
      <w:ins w:id="474" w:author="calliej" w:date="2012-05-13T21:24:00Z">
        <w:r w:rsidR="00810237">
          <w:rPr>
            <w:w w:val="100"/>
          </w:rPr>
          <w:t>he</w:t>
        </w:r>
        <w:del w:id="475" w:author="Manooch Hosseini" w:date="2012-05-14T14:21:00Z">
          <w:r w:rsidR="00810237" w:rsidDel="005C7524">
            <w:rPr>
              <w:w w:val="100"/>
            </w:rPr>
            <w:delText xml:space="preserve"> </w:delText>
          </w:r>
        </w:del>
      </w:ins>
      <w:ins w:id="476" w:author="jgrey" w:date="2012-05-04T22:53:00Z">
        <w:r w:rsidR="007801BD">
          <w:rPr>
            <w:w w:val="100"/>
          </w:rPr>
          <w:t xml:space="preserve"> Single Pass </w:t>
        </w:r>
      </w:ins>
      <w:ins w:id="477" w:author="calliej" w:date="2012-05-13T21:26:00Z">
        <w:r w:rsidR="00810237">
          <w:rPr>
            <w:w w:val="100"/>
          </w:rPr>
          <w:t>entry point</w:t>
        </w:r>
      </w:ins>
      <w:ins w:id="478" w:author="calliej" w:date="2012-05-13T21:25:00Z">
        <w:r w:rsidR="00810237">
          <w:rPr>
            <w:w w:val="100"/>
          </w:rPr>
          <w:t xml:space="preserve"> </w:t>
        </w:r>
      </w:ins>
      <w:ins w:id="479" w:author="jgrey" w:date="2012-05-04T22:53:00Z">
        <w:r w:rsidR="007801BD">
          <w:rPr>
            <w:w w:val="100"/>
          </w:rPr>
          <w:t xml:space="preserve">performs the same actions as the Test UUTs </w:t>
        </w:r>
      </w:ins>
      <w:ins w:id="480" w:author="calliej" w:date="2012-05-13T21:26:00Z">
        <w:r w:rsidR="00810237">
          <w:rPr>
            <w:w w:val="100"/>
          </w:rPr>
          <w:t>entry point</w:t>
        </w:r>
      </w:ins>
      <w:ins w:id="481" w:author="calliej" w:date="2012-05-13T21:25:00Z">
        <w:r w:rsidR="00810237">
          <w:rPr>
            <w:w w:val="100"/>
          </w:rPr>
          <w:t xml:space="preserve"> </w:t>
        </w:r>
      </w:ins>
      <w:ins w:id="482" w:author="jgrey" w:date="2012-05-04T22:53:00Z">
        <w:r w:rsidR="007801BD">
          <w:rPr>
            <w:w w:val="100"/>
          </w:rPr>
          <w:t xml:space="preserve">except that </w:t>
        </w:r>
        <w:del w:id="483" w:author="calliej" w:date="2012-05-13T21:26:00Z">
          <w:r w:rsidR="007801BD" w:rsidDel="00810237">
            <w:rPr>
              <w:w w:val="100"/>
            </w:rPr>
            <w:delText>it</w:delText>
          </w:r>
        </w:del>
      </w:ins>
      <w:ins w:id="484" w:author="calliej" w:date="2012-05-13T21:26:00Z">
        <w:r w:rsidR="00810237">
          <w:rPr>
            <w:w w:val="100"/>
          </w:rPr>
          <w:t xml:space="preserve">Single Pass </w:t>
        </w:r>
      </w:ins>
      <w:ins w:id="485" w:author="jgrey" w:date="2012-05-04T22:53:00Z">
        <w:del w:id="486" w:author="calliej" w:date="2012-05-13T21:27:00Z">
          <w:r w:rsidR="007801BD" w:rsidDel="00810237">
            <w:rPr>
              <w:w w:val="100"/>
            </w:rPr>
            <w:delText xml:space="preserve"> </w:delText>
          </w:r>
        </w:del>
        <w:r w:rsidR="007801BD">
          <w:rPr>
            <w:w w:val="100"/>
          </w:rPr>
          <w:t xml:space="preserve">does not </w:t>
        </w:r>
        <w:del w:id="487" w:author="calliej" w:date="2012-05-13T21:26:00Z">
          <w:r w:rsidR="007801BD" w:rsidDel="00810237">
            <w:rPr>
              <w:w w:val="100"/>
            </w:rPr>
            <w:delText>have</w:delText>
          </w:r>
        </w:del>
      </w:ins>
      <w:ins w:id="488" w:author="calliej" w:date="2012-05-13T21:26:00Z">
        <w:r w:rsidR="00810237">
          <w:rPr>
            <w:w w:val="100"/>
          </w:rPr>
          <w:t>include</w:t>
        </w:r>
      </w:ins>
      <w:ins w:id="489" w:author="jgrey" w:date="2012-05-04T22:53:00Z">
        <w:r w:rsidR="007801BD">
          <w:rPr>
            <w:w w:val="100"/>
          </w:rPr>
          <w:t xml:space="preserve"> a loop for testing multiple UUT</w:t>
        </w:r>
      </w:ins>
      <w:ins w:id="490" w:author="jgrey" w:date="2012-05-04T22:54:00Z">
        <w:r w:rsidR="007801BD">
          <w:rPr>
            <w:w w:val="100"/>
          </w:rPr>
          <w:t>s.</w:t>
        </w:r>
      </w:ins>
      <w:del w:id="491" w:author="jgrey" w:date="2012-05-04T22:53:00Z">
        <w:r w:rsidDel="007801BD">
          <w:rPr>
            <w:w w:val="100"/>
          </w:rPr>
          <w:delText>, which performs the following significant actions:</w:delText>
        </w:r>
      </w:del>
    </w:p>
    <w:p w:rsidR="00572B3B" w:rsidRDefault="00C6433B">
      <w:pPr>
        <w:pStyle w:val="Body1"/>
        <w:rPr>
          <w:del w:id="492" w:author="jgrey" w:date="2011-07-13T09:56:00Z"/>
          <w:w w:val="100"/>
        </w:rPr>
      </w:pPr>
      <w:del w:id="493" w:author="jgrey" w:date="2011-07-13T09:56:00Z">
        <w:r w:rsidDel="002428ED">
          <w:rPr>
            <w:w w:val="100"/>
          </w:rPr>
          <w:delText>Calls the ProcessSetup callback.</w:delText>
        </w:r>
      </w:del>
    </w:p>
    <w:p w:rsidR="00572B3B" w:rsidRDefault="00C6433B">
      <w:pPr>
        <w:pStyle w:val="Body1"/>
        <w:rPr>
          <w:del w:id="494" w:author="jgrey" w:date="2011-07-13T09:56:00Z"/>
          <w:w w:val="100"/>
        </w:rPr>
      </w:pPr>
      <w:del w:id="495" w:author="jgrey" w:date="2011-07-13T09:56:00Z">
        <w:r w:rsidDel="002428ED">
          <w:rPr>
            <w:w w:val="100"/>
          </w:rPr>
          <w:delText>Calls the Get Model Options utility sequence.</w:delText>
        </w:r>
      </w:del>
    </w:p>
    <w:p w:rsidR="00572B3B" w:rsidRDefault="00C6433B">
      <w:pPr>
        <w:pStyle w:val="Body1"/>
        <w:rPr>
          <w:del w:id="496" w:author="jgrey" w:date="2011-07-13T09:56:00Z"/>
          <w:w w:val="100"/>
        </w:rPr>
      </w:pPr>
      <w:del w:id="497" w:author="jgrey" w:date="2011-07-13T09:56:00Z">
        <w:r w:rsidDel="002428ED">
          <w:rPr>
            <w:w w:val="100"/>
          </w:rPr>
          <w:delText>Calls the Get Station Info utility sequence.</w:delText>
        </w:r>
      </w:del>
    </w:p>
    <w:p w:rsidR="00572B3B" w:rsidRDefault="00C6433B">
      <w:pPr>
        <w:pStyle w:val="Body1"/>
        <w:rPr>
          <w:del w:id="498" w:author="jgrey" w:date="2011-07-13T09:56:00Z"/>
          <w:w w:val="100"/>
        </w:rPr>
      </w:pPr>
      <w:del w:id="499" w:author="jgrey" w:date="2011-07-13T09:56:00Z">
        <w:r w:rsidDel="002428ED">
          <w:rPr>
            <w:w w:val="100"/>
          </w:rPr>
          <w:delText>Calls the Get Report Options utility sequence.</w:delText>
        </w:r>
      </w:del>
    </w:p>
    <w:p w:rsidR="00572B3B" w:rsidRDefault="00C6433B">
      <w:pPr>
        <w:pStyle w:val="Body1"/>
        <w:rPr>
          <w:del w:id="500" w:author="jgrey" w:date="2011-07-13T09:56:00Z"/>
          <w:w w:val="100"/>
        </w:rPr>
      </w:pPr>
      <w:del w:id="501" w:author="jgrey" w:date="2011-07-13T09:56:00Z">
        <w:r w:rsidDel="002428ED">
          <w:rPr>
            <w:w w:val="100"/>
          </w:rPr>
          <w:delText>Calls the Get Database Options utility sequence.</w:delText>
        </w:r>
      </w:del>
    </w:p>
    <w:p w:rsidR="00572B3B" w:rsidRDefault="00C6433B">
      <w:pPr>
        <w:pStyle w:val="Body1"/>
        <w:rPr>
          <w:del w:id="502" w:author="jgrey" w:date="2011-07-13T09:56:00Z"/>
          <w:w w:val="100"/>
        </w:rPr>
      </w:pPr>
      <w:del w:id="503" w:author="jgrey" w:date="2011-07-13T09:56:00Z">
        <w:r w:rsidDel="002428ED">
          <w:rPr>
            <w:w w:val="100"/>
          </w:rPr>
          <w:lastRenderedPageBreak/>
          <w:delText>Calls the Configure Post Result Callbacks utility sequence to enable the ProcessModelPostResultListEntry callback when you enable on-the-fly report generation or database logging.</w:delText>
        </w:r>
      </w:del>
    </w:p>
    <w:p w:rsidR="00572B3B" w:rsidRDefault="00C6433B">
      <w:pPr>
        <w:pStyle w:val="Body1"/>
        <w:rPr>
          <w:del w:id="504" w:author="jgrey" w:date="2011-07-13T09:56:00Z"/>
          <w:w w:val="100"/>
        </w:rPr>
      </w:pPr>
      <w:del w:id="505" w:author="jgrey" w:date="2011-07-13T09:56:00Z">
        <w:r w:rsidDel="002428ED">
          <w:rPr>
            <w:w w:val="100"/>
          </w:rPr>
          <w:delText xml:space="preserve">Sets up the report by determining the report file pathname, setting up display settings, resetting the report, and setting the report location. When you use the </w:delText>
        </w:r>
        <w:r w:rsidDel="002428ED">
          <w:rPr>
            <w:rStyle w:val="Monospace"/>
            <w:w w:val="100"/>
          </w:rPr>
          <w:delText>&lt;UUTStatus&gt;</w:delText>
        </w:r>
        <w:r w:rsidDel="002428ED">
          <w:rPr>
            <w:w w:val="100"/>
          </w:rPr>
          <w:delText xml:space="preserve"> macro in an expression to specify the report file path, TestStand uses a temporary file path as the report file pathname.</w:delText>
        </w:r>
      </w:del>
    </w:p>
    <w:p w:rsidR="00572B3B" w:rsidRDefault="00C6433B">
      <w:pPr>
        <w:pStyle w:val="Body1"/>
        <w:rPr>
          <w:del w:id="506" w:author="jgrey" w:date="2011-07-13T09:56:00Z"/>
          <w:w w:val="100"/>
        </w:rPr>
      </w:pPr>
      <w:del w:id="507" w:author="jgrey" w:date="2011-07-13T09:56:00Z">
        <w:r w:rsidDel="002428ED">
          <w:rPr>
            <w:w w:val="100"/>
          </w:rPr>
          <w:delText>Starts on-the-fly report generation and database logging, when enabled, for the new UUT.</w:delText>
        </w:r>
      </w:del>
    </w:p>
    <w:p w:rsidR="00572B3B" w:rsidRDefault="00C6433B">
      <w:pPr>
        <w:pStyle w:val="Body1"/>
        <w:rPr>
          <w:del w:id="508" w:author="jgrey" w:date="2012-05-04T22:53:00Z"/>
          <w:w w:val="100"/>
        </w:rPr>
      </w:pPr>
      <w:del w:id="509" w:author="jgrey" w:date="2012-05-04T22:53:00Z">
        <w:r w:rsidDel="007801BD">
          <w:rPr>
            <w:w w:val="100"/>
          </w:rPr>
          <w:delText>Calls the MainSequence callback.</w:delText>
        </w:r>
      </w:del>
    </w:p>
    <w:p w:rsidR="00572B3B" w:rsidRDefault="00C6433B">
      <w:pPr>
        <w:pStyle w:val="Body1"/>
        <w:rPr>
          <w:del w:id="510" w:author="jgrey" w:date="2011-07-13T10:12:00Z"/>
          <w:w w:val="100"/>
        </w:rPr>
      </w:pPr>
      <w:del w:id="511" w:author="jgrey" w:date="2011-07-13T10:12:00Z">
        <w:r w:rsidDel="00CB4EC0">
          <w:rPr>
            <w:w w:val="100"/>
          </w:rPr>
          <w:delText>Calls the TestReport callback.</w:delText>
        </w:r>
      </w:del>
    </w:p>
    <w:p w:rsidR="00572B3B" w:rsidRDefault="00A4676B">
      <w:pPr>
        <w:pStyle w:val="Body1"/>
        <w:rPr>
          <w:del w:id="512" w:author="jgrey" w:date="2011-07-13T10:13:00Z"/>
          <w:w w:val="100"/>
        </w:rPr>
      </w:pPr>
      <w:del w:id="513" w:author="jgrey" w:date="2011-07-13T10:13:00Z">
        <w:r w:rsidRPr="00A4676B">
          <w:delText xml:space="preserve">Writes the UUT report to disk by appending to an existing file or creating a new file. Also adjusts the root tags when the report format is XML. When you use the </w:delText>
        </w:r>
        <w:r w:rsidR="00AA3BB0">
          <w:rPr>
            <w:rStyle w:val="Monospace"/>
          </w:rPr>
          <w:delText>&lt;UUTStatus&gt;</w:delText>
        </w:r>
        <w:r w:rsidRPr="00A4676B">
          <w:delText xml:space="preserve"> macro in an expression to specify the report file path, TestStand adjusts the report file path as the UUT status information becomes available.</w:delText>
        </w:r>
      </w:del>
    </w:p>
    <w:p w:rsidR="00572B3B" w:rsidRDefault="00A4676B">
      <w:pPr>
        <w:pStyle w:val="Body1"/>
        <w:rPr>
          <w:del w:id="514" w:author="jgrey" w:date="2011-07-13T10:13:00Z"/>
          <w:w w:val="100"/>
        </w:rPr>
      </w:pPr>
      <w:del w:id="515" w:author="jgrey" w:date="2011-07-13T10:13:00Z">
        <w:r w:rsidRPr="00A4676B">
          <w:delText>Calls the LogToDatabase callba</w:delText>
        </w:r>
        <w:r w:rsidR="00C6433B" w:rsidDel="00CB4EC0">
          <w:rPr>
            <w:w w:val="100"/>
          </w:rPr>
          <w:delText>ck.</w:delText>
        </w:r>
      </w:del>
    </w:p>
    <w:p w:rsidR="00572B3B" w:rsidRDefault="00C6433B">
      <w:pPr>
        <w:pStyle w:val="Body1"/>
        <w:rPr>
          <w:w w:val="100"/>
        </w:rPr>
      </w:pPr>
      <w:del w:id="516" w:author="jgrey" w:date="2012-05-04T22:53:00Z">
        <w:r w:rsidDel="007801BD">
          <w:rPr>
            <w:w w:val="100"/>
          </w:rPr>
          <w:delText>Calls the ProcessCleanup callback.</w:delText>
        </w:r>
      </w:del>
    </w:p>
    <w:p w:rsidR="00302BC8" w:rsidRDefault="00E221F4">
      <w:pPr>
        <w:pStyle w:val="ApxLevel1Head"/>
        <w:rPr>
          <w:w w:val="100"/>
        </w:rPr>
      </w:pPr>
      <w:r>
        <w:rPr>
          <w:w w:val="100"/>
        </w:rPr>
        <w:fldChar w:fldCharType="begin"/>
      </w:r>
      <w:r w:rsidR="00C6433B">
        <w:rPr>
          <w:w w:val="100"/>
        </w:rPr>
        <w:instrText>xe "Parallel process model"</w:instrText>
      </w:r>
      <w:r>
        <w:rPr>
          <w:w w:val="100"/>
        </w:rPr>
        <w:fldChar w:fldCharType="end"/>
      </w:r>
      <w:bookmarkStart w:id="517" w:name="RTF370030003000370030003a00"/>
      <w:r w:rsidR="00C6433B">
        <w:rPr>
          <w:w w:val="100"/>
        </w:rPr>
        <w:t>Par</w:t>
      </w:r>
      <w:bookmarkEnd w:id="517"/>
      <w:r w:rsidR="00C6433B">
        <w:rPr>
          <w:w w:val="100"/>
        </w:rPr>
        <w:t>allel Process Model</w:t>
      </w:r>
    </w:p>
    <w:p w:rsidR="00302BC8" w:rsidRDefault="00C6433B">
      <w:pPr>
        <w:pStyle w:val="Body1"/>
        <w:rPr>
          <w:w w:val="100"/>
        </w:rPr>
      </w:pPr>
      <w:r>
        <w:rPr>
          <w:w w:val="100"/>
        </w:rPr>
        <w:t xml:space="preserve">The Parallel process model, </w:t>
      </w:r>
      <w:r>
        <w:rPr>
          <w:rStyle w:val="Monospace"/>
          <w:w w:val="100"/>
        </w:rPr>
        <w:t>ParallelModel.seq</w:t>
      </w:r>
      <w:r>
        <w:rPr>
          <w:w w:val="100"/>
        </w:rPr>
        <w:t>, includes sequences for main Execution entry points, Utility sequences, hidden Execution entry points, Configuration entry points, Model callbacks, and Engine callbacks. The main Execution entry points are Test UUTs and Single Pass. The hidden Execution entry points are Test UUTs – Test Socket Entry Point and Single Pass – Test Socket Entry Point.</w:t>
      </w:r>
    </w:p>
    <w:p w:rsidR="00302BC8" w:rsidRDefault="00E221F4">
      <w:pPr>
        <w:pStyle w:val="ApxLevel2Head"/>
        <w:rPr>
          <w:w w:val="100"/>
        </w:rPr>
      </w:pPr>
      <w:r>
        <w:rPr>
          <w:w w:val="100"/>
        </w:rPr>
        <w:fldChar w:fldCharType="begin"/>
      </w:r>
      <w:r w:rsidR="00C6433B">
        <w:rPr>
          <w:w w:val="100"/>
        </w:rPr>
        <w:instrText>xe "Parallel process model:Execution entry point"</w:instrText>
      </w:r>
      <w:r>
        <w:rPr>
          <w:w w:val="100"/>
        </w:rPr>
        <w:fldChar w:fldCharType="end"/>
      </w:r>
      <w:r>
        <w:rPr>
          <w:w w:val="100"/>
        </w:rPr>
        <w:fldChar w:fldCharType="begin"/>
      </w:r>
      <w:r w:rsidR="00C6433B">
        <w:rPr>
          <w:w w:val="100"/>
        </w:rPr>
        <w:instrText>xe "Execution entry point:Parallel process model"</w:instrText>
      </w:r>
      <w:r>
        <w:rPr>
          <w:w w:val="100"/>
        </w:rPr>
        <w:fldChar w:fldCharType="end"/>
      </w:r>
      <w:r w:rsidR="00C6433B">
        <w:rPr>
          <w:w w:val="100"/>
        </w:rPr>
        <w:t>Main Execution Entry Points</w:t>
      </w:r>
    </w:p>
    <w:p w:rsidR="00302BC8" w:rsidRDefault="00C6433B">
      <w:pPr>
        <w:pStyle w:val="Body1"/>
        <w:rPr>
          <w:w w:val="100"/>
        </w:rPr>
      </w:pPr>
      <w:r>
        <w:rPr>
          <w:w w:val="100"/>
        </w:rPr>
        <w:t>The Parallel process model includes the following main Execution entry point sequences:</w:t>
      </w:r>
    </w:p>
    <w:p w:rsidR="00302BC8" w:rsidRDefault="00C6433B" w:rsidP="00154DCA">
      <w:pPr>
        <w:pStyle w:val="ListBullet"/>
        <w:numPr>
          <w:ilvl w:val="0"/>
          <w:numId w:val="4"/>
        </w:numPr>
        <w:ind w:left="2520" w:hanging="360"/>
        <w:rPr>
          <w:w w:val="100"/>
        </w:rPr>
      </w:pPr>
      <w:r>
        <w:rPr>
          <w:rStyle w:val="Bold"/>
          <w:w w:val="100"/>
        </w:rPr>
        <w:t>Test UUTs</w:t>
      </w:r>
      <w:r>
        <w:rPr>
          <w:w w:val="100"/>
        </w:rPr>
        <w:t xml:space="preserve">—Initiates a hidden execution that controls the test socket executions it creates using the Test UUTs – Test Socket Entry Point sequence. The Execute menu includes the Test UUTs item when a window for a client sequence file is active. Refer to the </w:t>
      </w:r>
      <w:r w:rsidR="00E221F4">
        <w:rPr>
          <w:rStyle w:val="ColorBlue"/>
          <w:i/>
          <w:iCs/>
          <w:w w:val="100"/>
        </w:rPr>
        <w:fldChar w:fldCharType="begin"/>
      </w:r>
      <w:r>
        <w:rPr>
          <w:rStyle w:val="ColorBlue"/>
          <w:i/>
          <w:iCs/>
          <w:w w:val="100"/>
        </w:rPr>
        <w:instrText xml:space="preserve"> REF  RTF310036003800340032003a00 \h</w:instrText>
      </w:r>
      <w:r w:rsidR="00E221F4">
        <w:rPr>
          <w:rStyle w:val="ColorBlue"/>
          <w:i/>
          <w:iCs/>
          <w:w w:val="100"/>
        </w:rPr>
      </w:r>
      <w:r w:rsidR="00E221F4">
        <w:rPr>
          <w:rStyle w:val="ColorBlue"/>
          <w:i/>
          <w:iCs/>
          <w:w w:val="100"/>
        </w:rPr>
        <w:fldChar w:fldCharType="separate"/>
      </w:r>
      <w:r>
        <w:rPr>
          <w:rStyle w:val="ColorBlue"/>
          <w:i/>
          <w:iCs/>
          <w:w w:val="100"/>
        </w:rPr>
        <w:t>Test UUTs</w:t>
      </w:r>
      <w:r w:rsidR="00E221F4">
        <w:rPr>
          <w:rStyle w:val="ColorBlue"/>
          <w:i/>
          <w:iCs/>
          <w:w w:val="100"/>
        </w:rPr>
        <w:fldChar w:fldCharType="end"/>
      </w:r>
      <w:r>
        <w:rPr>
          <w:rStyle w:val="Italic"/>
          <w:w w:val="100"/>
        </w:rPr>
        <w:t xml:space="preserve"> </w:t>
      </w:r>
      <w:r>
        <w:rPr>
          <w:w w:val="100"/>
        </w:rPr>
        <w:t xml:space="preserve">section of the </w:t>
      </w:r>
      <w:r w:rsidR="00E221F4">
        <w:rPr>
          <w:rStyle w:val="ColorBlue"/>
          <w:i/>
          <w:iCs/>
          <w:w w:val="100"/>
        </w:rPr>
        <w:fldChar w:fldCharType="begin"/>
      </w:r>
      <w:r>
        <w:rPr>
          <w:rStyle w:val="ColorBlue"/>
          <w:i/>
          <w:iCs/>
          <w:w w:val="100"/>
        </w:rPr>
        <w:instrText xml:space="preserve"> REF  RTF370030003000370030003a00 \h</w:instrText>
      </w:r>
      <w:r w:rsidR="00E221F4">
        <w:rPr>
          <w:rStyle w:val="ColorBlue"/>
          <w:i/>
          <w:iCs/>
          <w:w w:val="100"/>
        </w:rPr>
      </w:r>
      <w:r w:rsidR="00E221F4">
        <w:rPr>
          <w:rStyle w:val="ColorBlue"/>
          <w:i/>
          <w:iCs/>
          <w:w w:val="100"/>
        </w:rPr>
        <w:fldChar w:fldCharType="separate"/>
      </w:r>
      <w:r>
        <w:rPr>
          <w:rStyle w:val="ColorBlue"/>
          <w:i/>
          <w:iCs/>
          <w:w w:val="100"/>
        </w:rPr>
        <w:t>Parallel Process Model</w:t>
      </w:r>
      <w:r w:rsidR="00E221F4">
        <w:rPr>
          <w:rStyle w:val="ColorBlue"/>
          <w:i/>
          <w:iCs/>
          <w:w w:val="100"/>
        </w:rPr>
        <w:fldChar w:fldCharType="end"/>
      </w:r>
      <w:r>
        <w:rPr>
          <w:w w:val="100"/>
        </w:rPr>
        <w:t xml:space="preserve"> section of this appendix for more information about the Test UUTs Execution entry point.</w:t>
      </w:r>
    </w:p>
    <w:p w:rsidR="00302BC8" w:rsidRDefault="00C6433B" w:rsidP="00154DCA">
      <w:pPr>
        <w:pStyle w:val="ListBullet"/>
        <w:numPr>
          <w:ilvl w:val="0"/>
          <w:numId w:val="4"/>
        </w:numPr>
        <w:ind w:left="2520" w:hanging="360"/>
        <w:rPr>
          <w:w w:val="100"/>
        </w:rPr>
      </w:pPr>
      <w:r>
        <w:rPr>
          <w:rStyle w:val="Bold"/>
          <w:w w:val="100"/>
        </w:rPr>
        <w:lastRenderedPageBreak/>
        <w:t>Single Pass</w:t>
      </w:r>
      <w:r>
        <w:rPr>
          <w:w w:val="100"/>
        </w:rPr>
        <w:t xml:space="preserve">—Initiates a hidden execution that controls the test socket executions it creates using the Single Pass – Test Socket Entry Point sequence. The Execute menu includes the Single Pass item when a window for a client sequence file is active. Refer to the </w:t>
      </w:r>
      <w:r w:rsidR="00E221F4">
        <w:rPr>
          <w:rStyle w:val="ColorBlue"/>
          <w:i/>
          <w:iCs/>
          <w:w w:val="100"/>
        </w:rPr>
        <w:fldChar w:fldCharType="begin"/>
      </w:r>
      <w:r>
        <w:rPr>
          <w:rStyle w:val="ColorBlue"/>
          <w:i/>
          <w:iCs/>
          <w:w w:val="100"/>
        </w:rPr>
        <w:instrText xml:space="preserve"> REF  RTF320035003600330039003a00 \h</w:instrText>
      </w:r>
      <w:r w:rsidR="00E221F4">
        <w:rPr>
          <w:rStyle w:val="ColorBlue"/>
          <w:i/>
          <w:iCs/>
          <w:w w:val="100"/>
        </w:rPr>
      </w:r>
      <w:r w:rsidR="00E221F4">
        <w:rPr>
          <w:rStyle w:val="ColorBlue"/>
          <w:i/>
          <w:iCs/>
          <w:w w:val="100"/>
        </w:rPr>
        <w:fldChar w:fldCharType="separate"/>
      </w:r>
      <w:r>
        <w:rPr>
          <w:rStyle w:val="ColorBlue"/>
          <w:i/>
          <w:iCs/>
          <w:w w:val="100"/>
        </w:rPr>
        <w:t>Single Pass</w:t>
      </w:r>
      <w:r w:rsidR="00E221F4">
        <w:rPr>
          <w:rStyle w:val="ColorBlue"/>
          <w:i/>
          <w:iCs/>
          <w:w w:val="100"/>
        </w:rPr>
        <w:fldChar w:fldCharType="end"/>
      </w:r>
      <w:r>
        <w:rPr>
          <w:w w:val="100"/>
        </w:rPr>
        <w:t xml:space="preserve"> section of the </w:t>
      </w:r>
      <w:r w:rsidR="00E221F4">
        <w:rPr>
          <w:rStyle w:val="ColorBlue"/>
          <w:i/>
          <w:iCs/>
          <w:w w:val="100"/>
        </w:rPr>
        <w:fldChar w:fldCharType="begin"/>
      </w:r>
      <w:r>
        <w:rPr>
          <w:rStyle w:val="ColorBlue"/>
          <w:i/>
          <w:iCs/>
          <w:w w:val="100"/>
        </w:rPr>
        <w:instrText xml:space="preserve"> REF  RTF370030003000370030003a00 \h</w:instrText>
      </w:r>
      <w:r w:rsidR="00E221F4">
        <w:rPr>
          <w:rStyle w:val="ColorBlue"/>
          <w:i/>
          <w:iCs/>
          <w:w w:val="100"/>
        </w:rPr>
      </w:r>
      <w:r w:rsidR="00E221F4">
        <w:rPr>
          <w:rStyle w:val="ColorBlue"/>
          <w:i/>
          <w:iCs/>
          <w:w w:val="100"/>
        </w:rPr>
        <w:fldChar w:fldCharType="separate"/>
      </w:r>
      <w:r>
        <w:rPr>
          <w:rStyle w:val="ColorBlue"/>
          <w:i/>
          <w:iCs/>
          <w:w w:val="100"/>
        </w:rPr>
        <w:t>Parallel Process Model</w:t>
      </w:r>
      <w:r w:rsidR="00E221F4">
        <w:rPr>
          <w:rStyle w:val="ColorBlue"/>
          <w:i/>
          <w:iCs/>
          <w:w w:val="100"/>
        </w:rPr>
        <w:fldChar w:fldCharType="end"/>
      </w:r>
      <w:r>
        <w:rPr>
          <w:w w:val="100"/>
        </w:rPr>
        <w:t xml:space="preserve"> section of this appendix for more information about the Single Pass Execution entry point.</w:t>
      </w:r>
    </w:p>
    <w:p w:rsidR="00302BC8" w:rsidRDefault="00E221F4">
      <w:pPr>
        <w:pStyle w:val="ApxLevel2Head"/>
        <w:rPr>
          <w:w w:val="100"/>
        </w:rPr>
      </w:pPr>
      <w:r>
        <w:rPr>
          <w:w w:val="100"/>
        </w:rPr>
        <w:fldChar w:fldCharType="begin"/>
      </w:r>
      <w:r w:rsidR="00C6433B">
        <w:rPr>
          <w:w w:val="100"/>
        </w:rPr>
        <w:instrText>xe "Parallel process model:utility subsequences"</w:instrText>
      </w:r>
      <w:r>
        <w:rPr>
          <w:w w:val="100"/>
        </w:rPr>
        <w:fldChar w:fldCharType="end"/>
      </w:r>
      <w:r>
        <w:rPr>
          <w:w w:val="100"/>
        </w:rPr>
        <w:fldChar w:fldCharType="begin"/>
      </w:r>
      <w:r w:rsidR="00C6433B">
        <w:rPr>
          <w:w w:val="100"/>
        </w:rPr>
        <w:instrText>xe "utility subsequences:Parallel process model"</w:instrText>
      </w:r>
      <w:r>
        <w:rPr>
          <w:w w:val="100"/>
        </w:rPr>
        <w:fldChar w:fldCharType="end"/>
      </w:r>
      <w:bookmarkStart w:id="518" w:name="RTF310031003400330039003a00"/>
      <w:r w:rsidR="00C6433B">
        <w:rPr>
          <w:w w:val="100"/>
        </w:rPr>
        <w:t>Utility Sequences</w:t>
      </w:r>
      <w:bookmarkEnd w:id="518"/>
    </w:p>
    <w:p w:rsidR="00302BC8" w:rsidRDefault="00C6433B">
      <w:pPr>
        <w:pStyle w:val="Body1"/>
        <w:rPr>
          <w:w w:val="100"/>
        </w:rPr>
      </w:pPr>
      <w:commentRangeStart w:id="519"/>
      <w:r>
        <w:rPr>
          <w:w w:val="100"/>
        </w:rPr>
        <w:t>The Parallel process model calls the same Get Report Options, Get Station Info, Get Database Options, and Get Model Options Utility sequences as the Sequential process model.</w:t>
      </w:r>
      <w:commentRangeEnd w:id="519"/>
      <w:r w:rsidR="005C7524">
        <w:rPr>
          <w:rStyle w:val="CommentReference"/>
          <w:rFonts w:ascii="Calibri" w:hAnsi="Calibri" w:cs="Times New Roman"/>
          <w:color w:val="auto"/>
          <w:w w:val="100"/>
        </w:rPr>
        <w:commentReference w:id="519"/>
      </w:r>
      <w:r>
        <w:rPr>
          <w:w w:val="100"/>
        </w:rPr>
        <w:t xml:space="preserve"> Refer to the </w:t>
      </w:r>
      <w:r w:rsidR="00E221F4">
        <w:rPr>
          <w:rStyle w:val="ColorBlue"/>
          <w:i/>
          <w:iCs/>
          <w:w w:val="100"/>
        </w:rPr>
        <w:fldChar w:fldCharType="begin"/>
      </w:r>
      <w:r>
        <w:rPr>
          <w:rStyle w:val="ColorBlue"/>
          <w:i/>
          <w:iCs/>
          <w:w w:val="100"/>
        </w:rPr>
        <w:instrText xml:space="preserve"> REF  RTF320036003300320036003a00 \h</w:instrText>
      </w:r>
      <w:r w:rsidR="00E221F4">
        <w:rPr>
          <w:rStyle w:val="ColorBlue"/>
          <w:i/>
          <w:iCs/>
          <w:w w:val="100"/>
        </w:rPr>
      </w:r>
      <w:r w:rsidR="00E221F4">
        <w:rPr>
          <w:rStyle w:val="ColorBlue"/>
          <w:i/>
          <w:iCs/>
          <w:w w:val="100"/>
        </w:rPr>
        <w:fldChar w:fldCharType="separate"/>
      </w:r>
      <w:r>
        <w:rPr>
          <w:rStyle w:val="ColorBlue"/>
          <w:i/>
          <w:iCs/>
          <w:w w:val="100"/>
        </w:rPr>
        <w:t>Utility Sequences</w:t>
      </w:r>
      <w:r w:rsidR="00E221F4">
        <w:rPr>
          <w:rStyle w:val="ColorBlue"/>
          <w:i/>
          <w:iCs/>
          <w:w w:val="100"/>
        </w:rPr>
        <w:fldChar w:fldCharType="end"/>
      </w:r>
      <w:r>
        <w:rPr>
          <w:w w:val="100"/>
        </w:rPr>
        <w:t xml:space="preserve"> section of the </w:t>
      </w:r>
      <w:r w:rsidR="00E221F4">
        <w:rPr>
          <w:rStyle w:val="ColorBlue"/>
          <w:i/>
          <w:iCs/>
          <w:w w:val="100"/>
        </w:rPr>
        <w:fldChar w:fldCharType="begin"/>
      </w:r>
      <w:r>
        <w:rPr>
          <w:rStyle w:val="ColorBlue"/>
          <w:i/>
          <w:iCs/>
          <w:w w:val="100"/>
        </w:rPr>
        <w:instrText xml:space="preserve"> REF  RTF320035003700320033003a00 \h</w:instrText>
      </w:r>
      <w:r w:rsidR="00E221F4">
        <w:rPr>
          <w:rStyle w:val="ColorBlue"/>
          <w:i/>
          <w:iCs/>
          <w:w w:val="100"/>
        </w:rPr>
      </w:r>
      <w:r w:rsidR="00E221F4">
        <w:rPr>
          <w:rStyle w:val="ColorBlue"/>
          <w:i/>
          <w:iCs/>
          <w:w w:val="100"/>
        </w:rPr>
        <w:fldChar w:fldCharType="separate"/>
      </w:r>
      <w:r>
        <w:rPr>
          <w:rStyle w:val="ColorBlue"/>
          <w:i/>
          <w:iCs/>
          <w:w w:val="100"/>
        </w:rPr>
        <w:t>Sequential Process Model</w:t>
      </w:r>
      <w:r w:rsidR="00E221F4">
        <w:rPr>
          <w:rStyle w:val="ColorBlue"/>
          <w:i/>
          <w:iCs/>
          <w:w w:val="100"/>
        </w:rPr>
        <w:fldChar w:fldCharType="end"/>
      </w:r>
      <w:r>
        <w:rPr>
          <w:w w:val="100"/>
        </w:rPr>
        <w:t xml:space="preserve"> section of this appendix for information about these sequences.</w:t>
      </w:r>
    </w:p>
    <w:p w:rsidR="00302BC8" w:rsidRDefault="00C6433B">
      <w:pPr>
        <w:pStyle w:val="Body"/>
        <w:rPr>
          <w:w w:val="100"/>
        </w:rPr>
      </w:pPr>
      <w:r>
        <w:rPr>
          <w:w w:val="100"/>
        </w:rPr>
        <w:t>The main Execution entry points in the Parallel process model use the following additional utility sequences:</w:t>
      </w:r>
    </w:p>
    <w:p w:rsidR="00302BC8" w:rsidRDefault="00C6433B" w:rsidP="00154DCA">
      <w:pPr>
        <w:pStyle w:val="ListBullet"/>
        <w:numPr>
          <w:ilvl w:val="0"/>
          <w:numId w:val="4"/>
        </w:numPr>
        <w:ind w:left="2520" w:hanging="360"/>
        <w:rPr>
          <w:w w:val="100"/>
        </w:rPr>
      </w:pPr>
      <w:r>
        <w:rPr>
          <w:rStyle w:val="Bold"/>
          <w:w w:val="100"/>
        </w:rPr>
        <w:t>Initialize TestSocket</w:t>
      </w:r>
      <w:r>
        <w:rPr>
          <w:w w:val="100"/>
        </w:rPr>
        <w:t>—The controlling execution calls the Initialize TestSocket sequence to initialize the data for and create the test socket executions.</w:t>
      </w:r>
    </w:p>
    <w:p w:rsidR="00302BC8" w:rsidRDefault="00C6433B" w:rsidP="00154DCA">
      <w:pPr>
        <w:pStyle w:val="ListBullet"/>
        <w:numPr>
          <w:ilvl w:val="0"/>
          <w:numId w:val="4"/>
        </w:numPr>
        <w:ind w:left="2520" w:hanging="360"/>
        <w:rPr>
          <w:w w:val="100"/>
        </w:rPr>
      </w:pPr>
      <w:r>
        <w:rPr>
          <w:rStyle w:val="Bold"/>
          <w:w w:val="100"/>
        </w:rPr>
        <w:t>Tile Execution Windows</w:t>
      </w:r>
      <w:r>
        <w:rPr>
          <w:w w:val="100"/>
        </w:rPr>
        <w:t xml:space="preserve">—The controlling execution calls the </w:t>
      </w:r>
      <w:r>
        <w:rPr>
          <w:w w:val="100"/>
        </w:rPr>
        <w:br/>
        <w:t xml:space="preserve">Tile Execution Windows sequence to tile the test socket Execution windows by building a list of executions and posting a UIMessage </w:t>
      </w:r>
      <w:r>
        <w:rPr>
          <w:w w:val="100"/>
        </w:rPr>
        <w:br/>
        <w:t>to the user interface that requests window tiling.</w:t>
      </w:r>
    </w:p>
    <w:p w:rsidR="00302BC8" w:rsidRDefault="00C6433B" w:rsidP="00154DCA">
      <w:pPr>
        <w:pStyle w:val="ListBullet"/>
        <w:numPr>
          <w:ilvl w:val="0"/>
          <w:numId w:val="4"/>
        </w:numPr>
        <w:ind w:left="2520" w:hanging="360"/>
        <w:rPr>
          <w:w w:val="100"/>
        </w:rPr>
      </w:pPr>
      <w:r>
        <w:rPr>
          <w:rStyle w:val="Bold"/>
          <w:w w:val="100"/>
        </w:rPr>
        <w:t>Monitor Threads</w:t>
      </w:r>
      <w:r>
        <w:rPr>
          <w:w w:val="100"/>
        </w:rPr>
        <w:t xml:space="preserve">—The ProcessDialogRequests sequence calls the Monitor Threads sequence periodically from the controlling execution to determine whether any of the test socket executions terminated or aborted. The Monitor Threads sequence updates the ModelData for terminated or aborted test sockets to indicate the new state and </w:t>
      </w:r>
      <w:commentRangeStart w:id="520"/>
      <w:r>
        <w:rPr>
          <w:w w:val="100"/>
        </w:rPr>
        <w:t>updates the UUT Information dialog box the controlling execution launches for that test socket.</w:t>
      </w:r>
      <w:commentRangeEnd w:id="520"/>
      <w:r w:rsidR="008A7C99">
        <w:rPr>
          <w:rStyle w:val="CommentReference"/>
          <w:rFonts w:ascii="Calibri" w:hAnsi="Calibri" w:cs="Times New Roman"/>
          <w:color w:val="auto"/>
          <w:w w:val="100"/>
        </w:rPr>
        <w:commentReference w:id="520"/>
      </w:r>
    </w:p>
    <w:p w:rsidR="00302BC8" w:rsidRDefault="00C6433B" w:rsidP="00154DCA">
      <w:pPr>
        <w:pStyle w:val="ListBullet"/>
        <w:numPr>
          <w:ilvl w:val="0"/>
          <w:numId w:val="4"/>
        </w:numPr>
        <w:ind w:left="2520" w:hanging="360"/>
        <w:rPr>
          <w:w w:val="100"/>
        </w:rPr>
      </w:pPr>
      <w:r>
        <w:rPr>
          <w:rStyle w:val="Bold"/>
          <w:w w:val="100"/>
        </w:rPr>
        <w:t>ProcessDialogRequests</w:t>
      </w:r>
      <w:r>
        <w:rPr>
          <w:w w:val="100"/>
        </w:rPr>
        <w:t xml:space="preserve">—The controlling execution calls the ProcessDialogRequests sequence from the Test UUTs sequence after displaying the UUT Information dialog box, which enqueues requests for sequence names into ModelData.DialogRequestQueue. The ProcessDialogRequests sequence loops while waiting for those requests. When the ProcessDialogRequests sequence receives </w:t>
      </w:r>
      <w:r>
        <w:rPr>
          <w:w w:val="100"/>
        </w:rPr>
        <w:br/>
        <w:t xml:space="preserve">a request, it calls the requested sequence. Additionally, the ProcessDialogRequests sequence periodically calls the Monitor </w:t>
      </w:r>
      <w:r>
        <w:rPr>
          <w:w w:val="100"/>
        </w:rPr>
        <w:lastRenderedPageBreak/>
        <w:t>Threads sequence to verify the state of and update the information for the test socket executions.</w:t>
      </w:r>
    </w:p>
    <w:p w:rsidR="00302BC8" w:rsidRDefault="00C6433B" w:rsidP="00154DCA">
      <w:pPr>
        <w:pStyle w:val="ListBullet"/>
        <w:numPr>
          <w:ilvl w:val="0"/>
          <w:numId w:val="4"/>
        </w:numPr>
        <w:ind w:left="2520" w:hanging="360"/>
        <w:rPr>
          <w:w w:val="100"/>
        </w:rPr>
      </w:pPr>
      <w:r>
        <w:rPr>
          <w:rStyle w:val="Bold"/>
          <w:w w:val="100"/>
        </w:rPr>
        <w:t>Run UUT Info Dialog</w:t>
      </w:r>
      <w:r>
        <w:rPr>
          <w:w w:val="100"/>
        </w:rPr>
        <w:t>—The controlling execution calls the Run UUT Info Dialog sequence from a new thread in the Test UUTs Execution entry point to initialize and launches the UUT Information dialog box the Test UUTs Execution entry point uses to display information and gather serial numbers for the test socket executions.</w:t>
      </w:r>
    </w:p>
    <w:p w:rsidR="00302BC8" w:rsidRDefault="00C6433B" w:rsidP="00154DCA">
      <w:pPr>
        <w:pStyle w:val="ListBullet"/>
        <w:numPr>
          <w:ilvl w:val="0"/>
          <w:numId w:val="4"/>
        </w:numPr>
        <w:ind w:left="2520" w:hanging="360"/>
        <w:rPr>
          <w:w w:val="100"/>
        </w:rPr>
      </w:pPr>
      <w:r>
        <w:rPr>
          <w:rStyle w:val="Bold"/>
          <w:w w:val="100"/>
        </w:rPr>
        <w:t>Continue TestSocket</w:t>
      </w:r>
      <w:r>
        <w:rPr>
          <w:w w:val="100"/>
        </w:rPr>
        <w:t>—The ProcessDialogRequests sequence calls the Continue TestSocket callback to notify the test socket to continue executing. The test socket execution waits on the notification in the default implementation of the PreUUT and PostUUT callbacks.</w:t>
      </w:r>
    </w:p>
    <w:p w:rsidR="00302BC8" w:rsidRDefault="00C6433B" w:rsidP="00154DCA">
      <w:pPr>
        <w:pStyle w:val="ListBullet"/>
        <w:numPr>
          <w:ilvl w:val="0"/>
          <w:numId w:val="4"/>
        </w:numPr>
        <w:ind w:left="2520" w:hanging="360"/>
        <w:rPr>
          <w:w w:val="100"/>
        </w:rPr>
      </w:pPr>
      <w:r>
        <w:rPr>
          <w:rStyle w:val="Bold"/>
          <w:w w:val="100"/>
        </w:rPr>
        <w:t>Terminate TestSocket</w:t>
      </w:r>
      <w:r>
        <w:rPr>
          <w:w w:val="100"/>
        </w:rPr>
        <w:t>—The ProcessDialogRequests sequence calls this dialog box request callback. The Terminate TestSocket sequence terminates the execution for the test socket the request specifies.</w:t>
      </w:r>
    </w:p>
    <w:p w:rsidR="00302BC8" w:rsidRDefault="00C6433B" w:rsidP="00154DCA">
      <w:pPr>
        <w:pStyle w:val="ListBullet"/>
        <w:numPr>
          <w:ilvl w:val="0"/>
          <w:numId w:val="4"/>
        </w:numPr>
        <w:ind w:left="2520" w:hanging="360"/>
        <w:rPr>
          <w:w w:val="100"/>
        </w:rPr>
      </w:pPr>
      <w:r>
        <w:rPr>
          <w:rStyle w:val="Bold"/>
          <w:w w:val="100"/>
        </w:rPr>
        <w:t>Abort TestSocket</w:t>
      </w:r>
      <w:r>
        <w:rPr>
          <w:w w:val="100"/>
        </w:rPr>
        <w:t>—The ProcessDialogRequests sequence calls this dialog box request callback. The Abort TestSocket sequence aborts the execution for the test socket the request specifies.</w:t>
      </w:r>
    </w:p>
    <w:p w:rsidR="00302BC8" w:rsidRDefault="00C6433B" w:rsidP="00154DCA">
      <w:pPr>
        <w:pStyle w:val="ListBullet"/>
        <w:numPr>
          <w:ilvl w:val="0"/>
          <w:numId w:val="4"/>
        </w:numPr>
        <w:ind w:left="2520" w:hanging="360"/>
        <w:rPr>
          <w:w w:val="100"/>
        </w:rPr>
      </w:pPr>
      <w:r>
        <w:rPr>
          <w:rStyle w:val="Bold"/>
          <w:w w:val="100"/>
        </w:rPr>
        <w:t>Restart TestSocket</w:t>
      </w:r>
      <w:r>
        <w:rPr>
          <w:w w:val="100"/>
        </w:rPr>
        <w:t>—The ProcessDialogRequests sequence calls this dialog box request callback. The Restart TestSocket sequence restarts the execution for the test socket the request specifies and re-tiles the Execution windows to include the Execution window the Restart TestSocket sequence restarts.</w:t>
      </w:r>
    </w:p>
    <w:p w:rsidR="00302BC8" w:rsidRDefault="00C6433B" w:rsidP="00154DCA">
      <w:pPr>
        <w:pStyle w:val="ListBullet"/>
        <w:numPr>
          <w:ilvl w:val="0"/>
          <w:numId w:val="4"/>
        </w:numPr>
        <w:ind w:left="2520" w:hanging="360"/>
        <w:rPr>
          <w:w w:val="100"/>
        </w:rPr>
      </w:pPr>
      <w:r>
        <w:rPr>
          <w:rStyle w:val="Bold"/>
          <w:w w:val="100"/>
        </w:rPr>
        <w:t>Terminate All TestSockets</w:t>
      </w:r>
      <w:r>
        <w:rPr>
          <w:w w:val="100"/>
        </w:rPr>
        <w:t>—The ProcessDialogRequests sequence calls this dialog box request callback. The Terminate All TestSockets sequence terminates all the test socket executions.</w:t>
      </w:r>
    </w:p>
    <w:p w:rsidR="00302BC8" w:rsidRDefault="00C6433B" w:rsidP="00154DCA">
      <w:pPr>
        <w:pStyle w:val="ListBullet"/>
        <w:numPr>
          <w:ilvl w:val="0"/>
          <w:numId w:val="4"/>
        </w:numPr>
        <w:ind w:left="2520" w:hanging="360"/>
        <w:rPr>
          <w:w w:val="100"/>
        </w:rPr>
      </w:pPr>
      <w:r>
        <w:rPr>
          <w:rStyle w:val="Bold"/>
          <w:w w:val="100"/>
        </w:rPr>
        <w:t>Abort All TestSockets</w:t>
      </w:r>
      <w:r>
        <w:rPr>
          <w:w w:val="100"/>
        </w:rPr>
        <w:t>—The ProcessDialogRequests sequence calls this dialog box request callback. The Abort All TestSockets sequence aborts all the test socket executions.</w:t>
      </w:r>
    </w:p>
    <w:p w:rsidR="00302BC8" w:rsidRDefault="00C6433B" w:rsidP="00154DCA">
      <w:pPr>
        <w:pStyle w:val="ListBullet"/>
        <w:numPr>
          <w:ilvl w:val="0"/>
          <w:numId w:val="4"/>
        </w:numPr>
        <w:ind w:left="2520" w:hanging="360"/>
        <w:rPr>
          <w:w w:val="100"/>
        </w:rPr>
      </w:pPr>
      <w:r>
        <w:rPr>
          <w:rStyle w:val="Bold"/>
          <w:w w:val="100"/>
        </w:rPr>
        <w:t>Stop All TestSockets</w:t>
      </w:r>
      <w:r>
        <w:rPr>
          <w:w w:val="100"/>
        </w:rPr>
        <w:t>—The ProcessDialogRequests sequence calls this dialog box request callback. The Stop All TestSockets sequence sets a flag for each test socket execution to stop after completing the current UUT test sequence. The sequence also sets a notification for test socket executions to continue to that point without interruption.</w:t>
      </w:r>
    </w:p>
    <w:p w:rsidR="00302BC8" w:rsidRDefault="00C6433B" w:rsidP="00154DCA">
      <w:pPr>
        <w:pStyle w:val="ListBullet"/>
        <w:numPr>
          <w:ilvl w:val="0"/>
          <w:numId w:val="4"/>
        </w:numPr>
        <w:ind w:left="2520" w:hanging="360"/>
        <w:rPr>
          <w:w w:val="100"/>
        </w:rPr>
      </w:pPr>
      <w:r>
        <w:rPr>
          <w:rStyle w:val="Bold"/>
          <w:w w:val="100"/>
        </w:rPr>
        <w:t>View TestSocket Report</w:t>
      </w:r>
      <w:r>
        <w:rPr>
          <w:w w:val="100"/>
        </w:rPr>
        <w:t xml:space="preserve">—The ProcessDialogRequests sequence calls this dialog box request callback to enable the </w:t>
      </w:r>
      <w:r>
        <w:rPr>
          <w:rStyle w:val="Bold"/>
          <w:w w:val="100"/>
        </w:rPr>
        <w:t>View Report</w:t>
      </w:r>
      <w:r>
        <w:rPr>
          <w:w w:val="100"/>
        </w:rPr>
        <w:t xml:space="preserve"> button in the Status dialog box. Click the </w:t>
      </w:r>
      <w:r>
        <w:rPr>
          <w:rStyle w:val="Bold"/>
          <w:w w:val="100"/>
        </w:rPr>
        <w:t>View Report</w:t>
      </w:r>
      <w:r>
        <w:rPr>
          <w:w w:val="100"/>
        </w:rPr>
        <w:t xml:space="preserve"> button to </w:t>
      </w:r>
      <w:r>
        <w:rPr>
          <w:w w:val="100"/>
        </w:rPr>
        <w:lastRenderedPageBreak/>
        <w:t>launch a report viewer for the report file for the test socket the request specifies.</w:t>
      </w:r>
    </w:p>
    <w:p w:rsidR="00302BC8" w:rsidRDefault="00C6433B" w:rsidP="00154DCA">
      <w:pPr>
        <w:pStyle w:val="ListBullet"/>
        <w:numPr>
          <w:ilvl w:val="0"/>
          <w:numId w:val="4"/>
        </w:numPr>
        <w:ind w:left="2520" w:hanging="360"/>
        <w:rPr>
          <w:w w:val="100"/>
        </w:rPr>
      </w:pPr>
      <w:r>
        <w:rPr>
          <w:rStyle w:val="Bold"/>
          <w:w w:val="100"/>
        </w:rPr>
        <w:t>View TestSocket Report – Current Only</w:t>
      </w:r>
      <w:r>
        <w:rPr>
          <w:w w:val="100"/>
        </w:rPr>
        <w:t xml:space="preserve">—The ProcessDialogRequests sequence calls this dialog box request callback to enable the </w:t>
      </w:r>
      <w:r>
        <w:rPr>
          <w:rStyle w:val="Bold"/>
          <w:w w:val="100"/>
        </w:rPr>
        <w:t>View Report</w:t>
      </w:r>
      <w:r>
        <w:rPr>
          <w:w w:val="100"/>
        </w:rPr>
        <w:t xml:space="preserve"> button in the Status dialog box. Click the </w:t>
      </w:r>
      <w:r>
        <w:rPr>
          <w:rStyle w:val="Bold"/>
          <w:w w:val="100"/>
        </w:rPr>
        <w:t>View Report</w:t>
      </w:r>
      <w:r>
        <w:rPr>
          <w:w w:val="100"/>
        </w:rPr>
        <w:t xml:space="preserve"> button to launch a report viewer for the last report generated for the test socket the request specifies. This sequence differs from the View TestSocket Report sequence in that it shows only the last report instead of the whole report file.</w:t>
      </w:r>
    </w:p>
    <w:bookmarkStart w:id="521" w:name="aaa"/>
    <w:p w:rsidR="00302BC8" w:rsidRDefault="00E221F4">
      <w:pPr>
        <w:pStyle w:val="ApxLevel2Head"/>
        <w:rPr>
          <w:w w:val="100"/>
        </w:rPr>
      </w:pPr>
      <w:r>
        <w:rPr>
          <w:w w:val="100"/>
        </w:rPr>
        <w:fldChar w:fldCharType="begin"/>
      </w:r>
      <w:r w:rsidR="00C6433B">
        <w:rPr>
          <w:w w:val="100"/>
        </w:rPr>
        <w:instrText>xe "Parallel process model:Execution entry point:hidden;Execution entry point:hidden:Parallel process model"</w:instrText>
      </w:r>
      <w:r>
        <w:rPr>
          <w:w w:val="100"/>
        </w:rPr>
        <w:fldChar w:fldCharType="end"/>
      </w:r>
      <w:r>
        <w:rPr>
          <w:w w:val="100"/>
        </w:rPr>
        <w:fldChar w:fldCharType="begin"/>
      </w:r>
      <w:r w:rsidR="00C6433B">
        <w:rPr>
          <w:w w:val="100"/>
        </w:rPr>
        <w:instrText>xe "hidden Execution entry point:Parallel process model"</w:instrText>
      </w:r>
      <w:r>
        <w:rPr>
          <w:w w:val="100"/>
        </w:rPr>
        <w:fldChar w:fldCharType="end"/>
      </w:r>
      <w:r w:rsidR="00C6433B">
        <w:rPr>
          <w:w w:val="100"/>
        </w:rPr>
        <w:t xml:space="preserve">Hidden </w:t>
      </w:r>
      <w:bookmarkEnd w:id="521"/>
      <w:r w:rsidR="00C6433B">
        <w:rPr>
          <w:w w:val="100"/>
        </w:rPr>
        <w:t>Execution Entry Points</w:t>
      </w:r>
    </w:p>
    <w:p w:rsidR="00302BC8" w:rsidRDefault="00C6433B">
      <w:pPr>
        <w:pStyle w:val="Body1"/>
        <w:keepNext/>
        <w:rPr>
          <w:w w:val="100"/>
        </w:rPr>
      </w:pPr>
      <w:r>
        <w:rPr>
          <w:w w:val="100"/>
        </w:rPr>
        <w:t>The main Execution entry points of the Parallel process model use but do not display the following hidden Execution entry point sequences to initiate test socket executions:</w:t>
      </w:r>
    </w:p>
    <w:p w:rsidR="00302BC8" w:rsidRDefault="00E221F4" w:rsidP="00154DCA">
      <w:pPr>
        <w:pStyle w:val="ListBullet"/>
        <w:numPr>
          <w:ilvl w:val="0"/>
          <w:numId w:val="4"/>
        </w:numPr>
        <w:ind w:left="2520" w:hanging="360"/>
        <w:rPr>
          <w:w w:val="100"/>
        </w:rPr>
      </w:pPr>
      <w:r>
        <w:rPr>
          <w:rStyle w:val="Bold"/>
          <w:w w:val="100"/>
        </w:rPr>
        <w:fldChar w:fldCharType="begin"/>
      </w:r>
      <w:r w:rsidR="00C6433B">
        <w:rPr>
          <w:rStyle w:val="Bold"/>
          <w:w w:val="100"/>
        </w:rPr>
        <w:instrText>xe "Execution entry point:Test UUTs – Test Socket entry point:Parallel process model"</w:instrText>
      </w:r>
      <w:r>
        <w:rPr>
          <w:rStyle w:val="Bold"/>
          <w:w w:val="100"/>
        </w:rPr>
        <w:fldChar w:fldCharType="end"/>
      </w:r>
      <w:r w:rsidR="00C6433B">
        <w:rPr>
          <w:rStyle w:val="Bold"/>
          <w:w w:val="100"/>
        </w:rPr>
        <w:t>Test UUTs – Test Socket Entry Point</w:t>
      </w:r>
      <w:r w:rsidR="00C6433B">
        <w:rPr>
          <w:w w:val="100"/>
        </w:rPr>
        <w:t xml:space="preserve">—The controlling execution uses this entry point to create the test socket executions and implement the Test UUTs Execution entry point for the test socket executions. </w:t>
      </w:r>
      <w:del w:id="522" w:author="jgrey" w:date="2012-05-04T23:03:00Z">
        <w:r w:rsidR="00C6433B" w:rsidDel="00A95C13">
          <w:rPr>
            <w:w w:val="100"/>
          </w:rPr>
          <w:delText xml:space="preserve">When you insert a step into this sequence, disable the </w:delText>
        </w:r>
        <w:r w:rsidR="00C6433B" w:rsidDel="00A95C13">
          <w:rPr>
            <w:rStyle w:val="Bold"/>
            <w:b w:val="0"/>
            <w:bCs w:val="0"/>
            <w:w w:val="100"/>
          </w:rPr>
          <w:delText>Record Result</w:delText>
        </w:r>
        <w:r w:rsidR="00C6433B" w:rsidDel="00A95C13">
          <w:rPr>
            <w:w w:val="100"/>
          </w:rPr>
          <w:delText xml:space="preserve"> option for the step to ensure that report generation and database logging function properly. </w:delText>
        </w:r>
      </w:del>
      <w:r w:rsidR="00C6433B">
        <w:rPr>
          <w:w w:val="100"/>
        </w:rPr>
        <w:t xml:space="preserve">Refer to the </w:t>
      </w:r>
      <w:r>
        <w:rPr>
          <w:rStyle w:val="ColorBlue"/>
          <w:i/>
          <w:iCs/>
          <w:w w:val="100"/>
        </w:rPr>
        <w:fldChar w:fldCharType="begin"/>
      </w:r>
      <w:r w:rsidR="00C6433B">
        <w:rPr>
          <w:rStyle w:val="ColorBlue"/>
          <w:i/>
          <w:iCs/>
          <w:w w:val="100"/>
        </w:rPr>
        <w:instrText xml:space="preserve"> REF  RTF380031003900300038003a00 \h</w:instrText>
      </w:r>
      <w:r>
        <w:rPr>
          <w:rStyle w:val="ColorBlue"/>
          <w:i/>
          <w:iCs/>
          <w:w w:val="100"/>
        </w:rPr>
      </w:r>
      <w:r>
        <w:rPr>
          <w:rStyle w:val="ColorBlue"/>
          <w:i/>
          <w:iCs/>
          <w:w w:val="100"/>
        </w:rPr>
        <w:fldChar w:fldCharType="separate"/>
      </w:r>
      <w:r w:rsidR="00C6433B">
        <w:rPr>
          <w:rStyle w:val="ColorBlue"/>
          <w:i/>
          <w:iCs/>
          <w:w w:val="100"/>
        </w:rPr>
        <w:t>Test UUTs – Test Socket Entry Point</w:t>
      </w:r>
      <w:r>
        <w:rPr>
          <w:rStyle w:val="ColorBlue"/>
          <w:i/>
          <w:iCs/>
          <w:w w:val="100"/>
        </w:rPr>
        <w:fldChar w:fldCharType="end"/>
      </w:r>
      <w:r w:rsidR="00C6433B">
        <w:rPr>
          <w:w w:val="100"/>
        </w:rPr>
        <w:t xml:space="preserve"> section of the </w:t>
      </w:r>
      <w:r>
        <w:rPr>
          <w:rStyle w:val="ColorBlue"/>
          <w:i/>
          <w:iCs/>
          <w:w w:val="100"/>
        </w:rPr>
        <w:fldChar w:fldCharType="begin"/>
      </w:r>
      <w:r w:rsidR="00C6433B">
        <w:rPr>
          <w:rStyle w:val="ColorBlue"/>
          <w:i/>
          <w:iCs/>
          <w:w w:val="100"/>
        </w:rPr>
        <w:instrText xml:space="preserve"> REF  RTF370030003000370030003a00 \h</w:instrText>
      </w:r>
      <w:r>
        <w:rPr>
          <w:rStyle w:val="ColorBlue"/>
          <w:i/>
          <w:iCs/>
          <w:w w:val="100"/>
        </w:rPr>
      </w:r>
      <w:r>
        <w:rPr>
          <w:rStyle w:val="ColorBlue"/>
          <w:i/>
          <w:iCs/>
          <w:w w:val="100"/>
        </w:rPr>
        <w:fldChar w:fldCharType="separate"/>
      </w:r>
      <w:r w:rsidR="00C6433B">
        <w:rPr>
          <w:rStyle w:val="ColorBlue"/>
          <w:i/>
          <w:iCs/>
          <w:w w:val="100"/>
        </w:rPr>
        <w:t>Parallel Process Model</w:t>
      </w:r>
      <w:r>
        <w:rPr>
          <w:rStyle w:val="ColorBlue"/>
          <w:i/>
          <w:iCs/>
          <w:w w:val="100"/>
        </w:rPr>
        <w:fldChar w:fldCharType="end"/>
      </w:r>
      <w:r w:rsidR="00C6433B">
        <w:rPr>
          <w:w w:val="100"/>
        </w:rPr>
        <w:t xml:space="preserve"> section of this appendix for more information about this entry point.</w:t>
      </w:r>
    </w:p>
    <w:p w:rsidR="00302BC8" w:rsidRDefault="00E221F4" w:rsidP="00154DCA">
      <w:pPr>
        <w:pStyle w:val="ListBullet"/>
        <w:numPr>
          <w:ilvl w:val="0"/>
          <w:numId w:val="4"/>
        </w:numPr>
        <w:ind w:left="2520" w:hanging="360"/>
        <w:rPr>
          <w:w w:val="100"/>
        </w:rPr>
      </w:pPr>
      <w:r>
        <w:rPr>
          <w:rStyle w:val="Bold"/>
          <w:w w:val="100"/>
        </w:rPr>
        <w:fldChar w:fldCharType="begin"/>
      </w:r>
      <w:r w:rsidR="00C6433B">
        <w:rPr>
          <w:rStyle w:val="Bold"/>
          <w:w w:val="100"/>
        </w:rPr>
        <w:instrText>xe "Execution entry point:Single Pass – Test Socket entry point:Parallel process model"</w:instrText>
      </w:r>
      <w:r>
        <w:rPr>
          <w:rStyle w:val="Bold"/>
          <w:w w:val="100"/>
        </w:rPr>
        <w:fldChar w:fldCharType="end"/>
      </w:r>
      <w:r w:rsidR="00C6433B">
        <w:rPr>
          <w:rStyle w:val="Bold"/>
          <w:w w:val="100"/>
        </w:rPr>
        <w:t>Single Pass – Test Socket Entry Point</w:t>
      </w:r>
      <w:r w:rsidR="00C6433B">
        <w:rPr>
          <w:w w:val="100"/>
        </w:rPr>
        <w:t xml:space="preserve">—The controlling execution uses this entry point to create the test socket executions and implement the Single Pass Execution entry point for test socket executions. </w:t>
      </w:r>
      <w:del w:id="523" w:author="jgrey" w:date="2012-05-04T23:03:00Z">
        <w:r w:rsidR="00C6433B" w:rsidDel="00A95C13">
          <w:rPr>
            <w:w w:val="100"/>
          </w:rPr>
          <w:delText xml:space="preserve">When you insert a step into this sequence, disable the Record Result option for the step to ensure that report generation and database logging function properly. </w:delText>
        </w:r>
      </w:del>
      <w:r w:rsidR="00C6433B">
        <w:rPr>
          <w:w w:val="100"/>
        </w:rPr>
        <w:t xml:space="preserve">Refer to the </w:t>
      </w:r>
      <w:r>
        <w:rPr>
          <w:rStyle w:val="ColorBlue"/>
          <w:i/>
          <w:iCs/>
          <w:w w:val="100"/>
        </w:rPr>
        <w:fldChar w:fldCharType="begin"/>
      </w:r>
      <w:r w:rsidR="00C6433B">
        <w:rPr>
          <w:rStyle w:val="ColorBlue"/>
          <w:i/>
          <w:iCs/>
          <w:w w:val="100"/>
        </w:rPr>
        <w:instrText xml:space="preserve"> REF  RTF330037003300390031003a00 \h</w:instrText>
      </w:r>
      <w:r>
        <w:rPr>
          <w:rStyle w:val="ColorBlue"/>
          <w:i/>
          <w:iCs/>
          <w:w w:val="100"/>
        </w:rPr>
      </w:r>
      <w:r>
        <w:rPr>
          <w:rStyle w:val="ColorBlue"/>
          <w:i/>
          <w:iCs/>
          <w:w w:val="100"/>
        </w:rPr>
        <w:fldChar w:fldCharType="separate"/>
      </w:r>
      <w:r w:rsidR="00C6433B">
        <w:rPr>
          <w:rStyle w:val="ColorBlue"/>
          <w:i/>
          <w:iCs/>
          <w:w w:val="100"/>
        </w:rPr>
        <w:t>Single Pass – Test Socket Entry Point</w:t>
      </w:r>
      <w:r>
        <w:rPr>
          <w:rStyle w:val="ColorBlue"/>
          <w:i/>
          <w:iCs/>
          <w:w w:val="100"/>
        </w:rPr>
        <w:fldChar w:fldCharType="end"/>
      </w:r>
      <w:r w:rsidR="00C6433B">
        <w:rPr>
          <w:i/>
          <w:iCs/>
          <w:w w:val="100"/>
        </w:rPr>
        <w:t xml:space="preserve"> </w:t>
      </w:r>
      <w:r w:rsidR="00C6433B">
        <w:rPr>
          <w:w w:val="100"/>
        </w:rPr>
        <w:t xml:space="preserve">section of the </w:t>
      </w:r>
      <w:r>
        <w:rPr>
          <w:rStyle w:val="ColorBlue"/>
          <w:i/>
          <w:iCs/>
          <w:w w:val="100"/>
        </w:rPr>
        <w:fldChar w:fldCharType="begin"/>
      </w:r>
      <w:r w:rsidR="00C6433B">
        <w:rPr>
          <w:rStyle w:val="ColorBlue"/>
          <w:i/>
          <w:iCs/>
          <w:w w:val="100"/>
        </w:rPr>
        <w:instrText xml:space="preserve"> REF  RTF370030003000370030003a00 \h</w:instrText>
      </w:r>
      <w:r>
        <w:rPr>
          <w:rStyle w:val="ColorBlue"/>
          <w:i/>
          <w:iCs/>
          <w:w w:val="100"/>
        </w:rPr>
      </w:r>
      <w:r>
        <w:rPr>
          <w:rStyle w:val="ColorBlue"/>
          <w:i/>
          <w:iCs/>
          <w:w w:val="100"/>
        </w:rPr>
        <w:fldChar w:fldCharType="separate"/>
      </w:r>
      <w:r w:rsidR="00C6433B">
        <w:rPr>
          <w:rStyle w:val="ColorBlue"/>
          <w:i/>
          <w:iCs/>
          <w:w w:val="100"/>
        </w:rPr>
        <w:t>Parallel Process Model</w:t>
      </w:r>
      <w:r>
        <w:rPr>
          <w:rStyle w:val="ColorBlue"/>
          <w:i/>
          <w:iCs/>
          <w:w w:val="100"/>
        </w:rPr>
        <w:fldChar w:fldCharType="end"/>
      </w:r>
      <w:r w:rsidR="00C6433B">
        <w:rPr>
          <w:w w:val="100"/>
        </w:rPr>
        <w:t xml:space="preserve"> section of this appendix for more information about this entry point.</w:t>
      </w:r>
    </w:p>
    <w:p w:rsidR="00302BC8" w:rsidRDefault="00E221F4">
      <w:pPr>
        <w:pStyle w:val="ApxLevel2Head"/>
        <w:rPr>
          <w:w w:val="100"/>
        </w:rPr>
      </w:pPr>
      <w:r>
        <w:rPr>
          <w:w w:val="100"/>
        </w:rPr>
        <w:fldChar w:fldCharType="begin"/>
      </w:r>
      <w:r w:rsidR="00C6433B">
        <w:rPr>
          <w:w w:val="100"/>
        </w:rPr>
        <w:instrText>xe "Configuration entry point:process models: Parallel process model"</w:instrText>
      </w:r>
      <w:r>
        <w:rPr>
          <w:w w:val="100"/>
        </w:rPr>
        <w:fldChar w:fldCharType="end"/>
      </w:r>
      <w:r>
        <w:rPr>
          <w:w w:val="100"/>
        </w:rPr>
        <w:fldChar w:fldCharType="begin"/>
      </w:r>
      <w:r w:rsidR="00C6433B">
        <w:rPr>
          <w:w w:val="100"/>
        </w:rPr>
        <w:instrText>xe "Parallel process model:Configuration entry point"</w:instrText>
      </w:r>
      <w:r>
        <w:rPr>
          <w:w w:val="100"/>
        </w:rPr>
        <w:fldChar w:fldCharType="end"/>
      </w:r>
      <w:r w:rsidR="00C6433B">
        <w:rPr>
          <w:w w:val="100"/>
        </w:rPr>
        <w:t>Configuration Entry Points</w:t>
      </w:r>
    </w:p>
    <w:p w:rsidR="00302BC8" w:rsidRDefault="00C6433B">
      <w:pPr>
        <w:pStyle w:val="Body1"/>
        <w:rPr>
          <w:w w:val="100"/>
        </w:rPr>
      </w:pPr>
      <w:r>
        <w:rPr>
          <w:w w:val="100"/>
        </w:rPr>
        <w:t xml:space="preserve">The Parallel process model includes the same Configuration entry point sequences as the Sequential process model. Refer to the </w:t>
      </w:r>
      <w:r w:rsidR="00E221F4">
        <w:rPr>
          <w:rStyle w:val="ColorBlue"/>
          <w:i/>
          <w:iCs/>
          <w:w w:val="100"/>
        </w:rPr>
        <w:fldChar w:fldCharType="begin"/>
      </w:r>
      <w:r>
        <w:rPr>
          <w:rStyle w:val="ColorBlue"/>
          <w:i/>
          <w:iCs/>
          <w:w w:val="100"/>
        </w:rPr>
        <w:instrText xml:space="preserve"> REF  RTF380032003500390035003a00 \h</w:instrText>
      </w:r>
      <w:r w:rsidR="00E221F4">
        <w:rPr>
          <w:rStyle w:val="ColorBlue"/>
          <w:i/>
          <w:iCs/>
          <w:w w:val="100"/>
        </w:rPr>
      </w:r>
      <w:r w:rsidR="00E221F4">
        <w:rPr>
          <w:rStyle w:val="ColorBlue"/>
          <w:i/>
          <w:iCs/>
          <w:w w:val="100"/>
        </w:rPr>
        <w:fldChar w:fldCharType="separate"/>
      </w:r>
      <w:r>
        <w:rPr>
          <w:rStyle w:val="ColorBlue"/>
          <w:i/>
          <w:iCs/>
          <w:w w:val="100"/>
        </w:rPr>
        <w:t>Configuration Entry Points</w:t>
      </w:r>
      <w:r w:rsidR="00E221F4">
        <w:rPr>
          <w:rStyle w:val="ColorBlue"/>
          <w:i/>
          <w:iCs/>
          <w:w w:val="100"/>
        </w:rPr>
        <w:fldChar w:fldCharType="end"/>
      </w:r>
      <w:r>
        <w:rPr>
          <w:w w:val="100"/>
        </w:rPr>
        <w:t xml:space="preserve"> section of the </w:t>
      </w:r>
      <w:r w:rsidR="00E221F4">
        <w:rPr>
          <w:rStyle w:val="ColorBlue"/>
          <w:i/>
          <w:iCs/>
          <w:w w:val="100"/>
        </w:rPr>
        <w:fldChar w:fldCharType="begin"/>
      </w:r>
      <w:r>
        <w:rPr>
          <w:rStyle w:val="ColorBlue"/>
          <w:i/>
          <w:iCs/>
          <w:w w:val="100"/>
        </w:rPr>
        <w:instrText xml:space="preserve"> REF  RTF320035003700320033003a00 \h</w:instrText>
      </w:r>
      <w:r w:rsidR="00E221F4">
        <w:rPr>
          <w:rStyle w:val="ColorBlue"/>
          <w:i/>
          <w:iCs/>
          <w:w w:val="100"/>
        </w:rPr>
      </w:r>
      <w:r w:rsidR="00E221F4">
        <w:rPr>
          <w:rStyle w:val="ColorBlue"/>
          <w:i/>
          <w:iCs/>
          <w:w w:val="100"/>
        </w:rPr>
        <w:fldChar w:fldCharType="separate"/>
      </w:r>
      <w:r>
        <w:rPr>
          <w:rStyle w:val="ColorBlue"/>
          <w:i/>
          <w:iCs/>
          <w:w w:val="100"/>
        </w:rPr>
        <w:t>Sequential Process Model</w:t>
      </w:r>
      <w:r w:rsidR="00E221F4">
        <w:rPr>
          <w:rStyle w:val="ColorBlue"/>
          <w:i/>
          <w:iCs/>
          <w:w w:val="100"/>
        </w:rPr>
        <w:fldChar w:fldCharType="end"/>
      </w:r>
      <w:r>
        <w:rPr>
          <w:w w:val="100"/>
        </w:rPr>
        <w:t xml:space="preserve"> section of this appendix for information about these sequences.</w:t>
      </w:r>
    </w:p>
    <w:p w:rsidR="00302BC8" w:rsidRDefault="00E221F4">
      <w:pPr>
        <w:pStyle w:val="ApxLevel2Head"/>
        <w:rPr>
          <w:w w:val="100"/>
        </w:rPr>
      </w:pPr>
      <w:r>
        <w:rPr>
          <w:w w:val="100"/>
        </w:rPr>
        <w:lastRenderedPageBreak/>
        <w:fldChar w:fldCharType="begin"/>
      </w:r>
      <w:r w:rsidR="00C6433B">
        <w:rPr>
          <w:w w:val="100"/>
        </w:rPr>
        <w:instrText>xe "Parallel process model:Model callbacks"</w:instrText>
      </w:r>
      <w:r>
        <w:rPr>
          <w:w w:val="100"/>
        </w:rPr>
        <w:fldChar w:fldCharType="end"/>
      </w:r>
      <w:r>
        <w:rPr>
          <w:w w:val="100"/>
        </w:rPr>
        <w:fldChar w:fldCharType="begin"/>
      </w:r>
      <w:r w:rsidR="00C6433B">
        <w:rPr>
          <w:w w:val="100"/>
        </w:rPr>
        <w:instrText>xe "Model callbacks:Parallel process model"</w:instrText>
      </w:r>
      <w:r>
        <w:rPr>
          <w:w w:val="100"/>
        </w:rPr>
        <w:fldChar w:fldCharType="end"/>
      </w:r>
      <w:r>
        <w:rPr>
          <w:w w:val="100"/>
        </w:rPr>
        <w:fldChar w:fldCharType="begin"/>
      </w:r>
      <w:r w:rsidR="00C6433B">
        <w:rPr>
          <w:w w:val="100"/>
        </w:rPr>
        <w:instrText>xe "callbacks:Model:Parallel process model"</w:instrText>
      </w:r>
      <w:r>
        <w:rPr>
          <w:w w:val="100"/>
        </w:rPr>
        <w:fldChar w:fldCharType="end"/>
      </w:r>
      <w:r w:rsidR="00C6433B">
        <w:rPr>
          <w:w w:val="100"/>
        </w:rPr>
        <w:t>Model Callbacks</w:t>
      </w:r>
    </w:p>
    <w:p w:rsidR="00302BC8" w:rsidRDefault="00C6433B">
      <w:pPr>
        <w:pStyle w:val="Body1"/>
        <w:rPr>
          <w:w w:val="100"/>
        </w:rPr>
      </w:pPr>
      <w:r>
        <w:rPr>
          <w:w w:val="100"/>
        </w:rPr>
        <w:t>The Parallel process model includes the following Model callbacks, which you can override with client sequence files:</w:t>
      </w:r>
    </w:p>
    <w:p w:rsidR="00302BC8" w:rsidRDefault="00C6433B" w:rsidP="00154DCA">
      <w:pPr>
        <w:pStyle w:val="ListBullet"/>
        <w:keepNext/>
        <w:numPr>
          <w:ilvl w:val="0"/>
          <w:numId w:val="4"/>
        </w:numPr>
        <w:ind w:left="2520" w:hanging="360"/>
        <w:rPr>
          <w:w w:val="100"/>
        </w:rPr>
      </w:pPr>
      <w:r>
        <w:rPr>
          <w:rStyle w:val="Bold"/>
          <w:w w:val="100"/>
        </w:rPr>
        <w:t>MainSequence</w:t>
      </w:r>
      <w:r>
        <w:rPr>
          <w:w w:val="100"/>
        </w:rPr>
        <w:t>—The Test UUTs – Test Socket Entry Point and Single Pass – Test Socket Entry Point sequences call the MainSequence callback, which is empty in the process model file. The client sequence file must contain a MainSequence callback that performs the tests on a UUT.</w:t>
      </w:r>
    </w:p>
    <w:p w:rsidR="00302BC8" w:rsidRDefault="00C6433B" w:rsidP="00154DCA">
      <w:pPr>
        <w:pStyle w:val="ListBullet"/>
        <w:numPr>
          <w:ilvl w:val="0"/>
          <w:numId w:val="4"/>
        </w:numPr>
        <w:ind w:left="2520" w:hanging="360"/>
        <w:rPr>
          <w:w w:val="100"/>
        </w:rPr>
      </w:pPr>
      <w:r>
        <w:rPr>
          <w:rStyle w:val="Bold"/>
          <w:w w:val="100"/>
        </w:rPr>
        <w:t>PreUUT</w:t>
      </w:r>
      <w:r>
        <w:rPr>
          <w:w w:val="100"/>
        </w:rPr>
        <w:t>—</w:t>
      </w:r>
      <w:ins w:id="524" w:author="jgrey" w:date="2012-05-06T15:47:00Z">
        <w:r w:rsidR="00665BA3">
          <w:rPr>
            <w:w w:val="100"/>
          </w:rPr>
          <w:t>Call the DoPreUUT sequence</w:t>
        </w:r>
      </w:ins>
      <w:ins w:id="525" w:author="calliej" w:date="2012-05-13T21:27:00Z">
        <w:r w:rsidR="00810237">
          <w:rPr>
            <w:w w:val="100"/>
          </w:rPr>
          <w:t>,</w:t>
        </w:r>
      </w:ins>
      <w:ins w:id="526" w:author="jgrey" w:date="2012-05-06T15:47:00Z">
        <w:r w:rsidR="00665BA3">
          <w:rPr>
            <w:w w:val="100"/>
          </w:rPr>
          <w:t xml:space="preserve"> which l</w:t>
        </w:r>
      </w:ins>
      <w:del w:id="527" w:author="jgrey" w:date="2012-05-06T15:47:00Z">
        <w:r w:rsidDel="00665BA3">
          <w:rPr>
            <w:w w:val="100"/>
          </w:rPr>
          <w:delText>L</w:delText>
        </w:r>
      </w:del>
      <w:r>
        <w:rPr>
          <w:w w:val="100"/>
        </w:rPr>
        <w:t xml:space="preserve">aunches the UUT Information dialog box to obtain the UUT serial numbers for the test sockets. The Test UUTs – Test Socket Entry Point sequence calls the PreUUT callback at the beginning of each iteration of the UUT loop. When the operator enters a serial number, the code for the dialog box stores the serial number in the </w:t>
      </w:r>
      <w:commentRangeStart w:id="528"/>
      <w:del w:id="529" w:author="jgrey" w:date="2012-05-05T12:35:00Z">
        <w:r w:rsidDel="00047070">
          <w:rPr>
            <w:rStyle w:val="Bold"/>
            <w:w w:val="100"/>
          </w:rPr>
          <w:delText>TestSocket.</w:delText>
        </w:r>
      </w:del>
      <w:commentRangeEnd w:id="528"/>
      <w:r w:rsidR="00047070">
        <w:rPr>
          <w:rStyle w:val="CommentReference"/>
          <w:rFonts w:ascii="Calibri" w:hAnsi="Calibri" w:cs="Times New Roman"/>
          <w:color w:val="auto"/>
          <w:w w:val="100"/>
        </w:rPr>
        <w:commentReference w:id="528"/>
      </w:r>
      <w:r>
        <w:rPr>
          <w:rStyle w:val="Bold"/>
          <w:w w:val="100"/>
        </w:rPr>
        <w:t xml:space="preserve">UUT.SerialNumber </w:t>
      </w:r>
      <w:r>
        <w:rPr>
          <w:w w:val="100"/>
        </w:rPr>
        <w:t>parameter. When the operator</w:t>
      </w:r>
      <w:del w:id="530" w:author="jgrey" w:date="2012-05-06T15:47:00Z">
        <w:r w:rsidDel="00665BA3">
          <w:rPr>
            <w:w w:val="100"/>
          </w:rPr>
          <w:delText xml:space="preserve"> </w:delText>
        </w:r>
      </w:del>
      <w:r>
        <w:rPr>
          <w:w w:val="100"/>
        </w:rPr>
        <w:t xml:space="preserve">stops testing, the UUT loop terminates, and the code for the dialog box sets the </w:t>
      </w:r>
      <w:commentRangeStart w:id="531"/>
      <w:del w:id="532" w:author="jgrey" w:date="2012-05-05T12:36:00Z">
        <w:r w:rsidDel="00047070">
          <w:rPr>
            <w:rStyle w:val="Bold"/>
            <w:w w:val="100"/>
          </w:rPr>
          <w:delText>TestSocket.</w:delText>
        </w:r>
      </w:del>
      <w:commentRangeEnd w:id="531"/>
      <w:r w:rsidR="00047070">
        <w:rPr>
          <w:rStyle w:val="CommentReference"/>
          <w:rFonts w:ascii="Calibri" w:hAnsi="Calibri" w:cs="Times New Roman"/>
          <w:color w:val="auto"/>
          <w:w w:val="100"/>
        </w:rPr>
        <w:commentReference w:id="531"/>
      </w:r>
      <w:r>
        <w:rPr>
          <w:rStyle w:val="Bold"/>
          <w:w w:val="100"/>
        </w:rPr>
        <w:t>ContinueTesting</w:t>
      </w:r>
      <w:r>
        <w:rPr>
          <w:w w:val="100"/>
        </w:rPr>
        <w:t xml:space="preserve"> parameter to </w:t>
      </w:r>
      <w:r>
        <w:rPr>
          <w:rStyle w:val="Monospace"/>
          <w:w w:val="100"/>
        </w:rPr>
        <w:t>False</w:t>
      </w:r>
      <w:r>
        <w:rPr>
          <w:w w:val="100"/>
        </w:rPr>
        <w:t>.</w:t>
      </w:r>
    </w:p>
    <w:p w:rsidR="00302BC8" w:rsidRDefault="00C6433B" w:rsidP="00154DCA">
      <w:pPr>
        <w:pStyle w:val="ListBullet"/>
        <w:numPr>
          <w:ilvl w:val="0"/>
          <w:numId w:val="4"/>
        </w:numPr>
        <w:ind w:left="2520" w:hanging="360"/>
        <w:rPr>
          <w:w w:val="100"/>
        </w:rPr>
      </w:pPr>
      <w:r>
        <w:rPr>
          <w:rStyle w:val="Bold"/>
          <w:w w:val="100"/>
        </w:rPr>
        <w:t>PostUUT</w:t>
      </w:r>
      <w:r>
        <w:rPr>
          <w:w w:val="100"/>
        </w:rPr>
        <w:t>—</w:t>
      </w:r>
      <w:ins w:id="533" w:author="jgrey" w:date="2012-05-06T15:48:00Z">
        <w:r w:rsidR="00665BA3">
          <w:rPr>
            <w:w w:val="100"/>
          </w:rPr>
          <w:t>Calls the DoPostUUT sequence</w:t>
        </w:r>
      </w:ins>
      <w:ins w:id="534" w:author="calliej" w:date="2012-05-13T21:28:00Z">
        <w:r w:rsidR="00810237">
          <w:rPr>
            <w:w w:val="100"/>
          </w:rPr>
          <w:t>,</w:t>
        </w:r>
      </w:ins>
      <w:ins w:id="535" w:author="jgrey" w:date="2012-05-06T15:48:00Z">
        <w:r w:rsidR="00665BA3">
          <w:rPr>
            <w:w w:val="100"/>
          </w:rPr>
          <w:t xml:space="preserve"> which d</w:t>
        </w:r>
      </w:ins>
      <w:del w:id="536" w:author="jgrey" w:date="2012-05-06T15:48:00Z">
        <w:r w:rsidDel="00665BA3">
          <w:rPr>
            <w:w w:val="100"/>
          </w:rPr>
          <w:delText>D</w:delText>
        </w:r>
      </w:del>
      <w:r>
        <w:rPr>
          <w:w w:val="100"/>
        </w:rPr>
        <w:t>isplays a pass, fail, error, or terminate banner to indicate the status of the test the MainSequence callback in the client sequence file performs on the UUT. The Test UUTs – Test Socket Entry Point sequence calls the PostUUT callback at the end of each iteration of the UUT loop.</w:t>
      </w:r>
    </w:p>
    <w:p w:rsidR="00302BC8" w:rsidRDefault="00C6433B" w:rsidP="00154DCA">
      <w:pPr>
        <w:pStyle w:val="ListBullet"/>
        <w:numPr>
          <w:ilvl w:val="0"/>
          <w:numId w:val="4"/>
        </w:numPr>
        <w:ind w:left="2520" w:hanging="360"/>
        <w:rPr>
          <w:w w:val="100"/>
        </w:rPr>
      </w:pPr>
      <w:r>
        <w:rPr>
          <w:rStyle w:val="Bold"/>
          <w:w w:val="100"/>
        </w:rPr>
        <w:t>PreUUTLoop</w:t>
      </w:r>
      <w:r>
        <w:rPr>
          <w:w w:val="100"/>
        </w:rPr>
        <w:t xml:space="preserve">—Before the UUT loop begins, the Test UUTs – Test Socket Entry Point sequence calls the PreUUTLoop callback, which is empty in the process model file. </w:t>
      </w:r>
    </w:p>
    <w:p w:rsidR="00302BC8" w:rsidRDefault="00C6433B" w:rsidP="00154DCA">
      <w:pPr>
        <w:pStyle w:val="ListBullet"/>
        <w:numPr>
          <w:ilvl w:val="0"/>
          <w:numId w:val="4"/>
        </w:numPr>
        <w:ind w:left="2520" w:hanging="360"/>
        <w:rPr>
          <w:w w:val="100"/>
        </w:rPr>
      </w:pPr>
      <w:r>
        <w:rPr>
          <w:rStyle w:val="Bold"/>
          <w:w w:val="100"/>
        </w:rPr>
        <w:t>PostUUTLoop</w:t>
      </w:r>
      <w:r>
        <w:rPr>
          <w:w w:val="100"/>
        </w:rPr>
        <w:t xml:space="preserve">—After the UUT loop terminates, the Test UUTs – Test Socket Entry Point sequence calls the PostUUTLoop callback, which is empty in the process model file. </w:t>
      </w:r>
    </w:p>
    <w:p w:rsidR="00302BC8" w:rsidRDefault="00C6433B" w:rsidP="00154DCA">
      <w:pPr>
        <w:pStyle w:val="ListBullet"/>
        <w:numPr>
          <w:ilvl w:val="0"/>
          <w:numId w:val="4"/>
        </w:numPr>
        <w:ind w:left="2520" w:hanging="360"/>
        <w:rPr>
          <w:w w:val="100"/>
        </w:rPr>
      </w:pPr>
      <w:r>
        <w:rPr>
          <w:rStyle w:val="Bold"/>
          <w:w w:val="100"/>
        </w:rPr>
        <w:t>ReportOptions</w:t>
      </w:r>
      <w:r>
        <w:rPr>
          <w:w w:val="100"/>
        </w:rPr>
        <w:t xml:space="preserve">, </w:t>
      </w:r>
      <w:r>
        <w:rPr>
          <w:rStyle w:val="Bold"/>
          <w:w w:val="100"/>
        </w:rPr>
        <w:t>DatabaseOptions</w:t>
      </w:r>
      <w:r>
        <w:rPr>
          <w:w w:val="100"/>
        </w:rPr>
        <w:t xml:space="preserve">, </w:t>
      </w:r>
      <w:r>
        <w:rPr>
          <w:rStyle w:val="Bold"/>
          <w:w w:val="100"/>
        </w:rPr>
        <w:t>ModelOptions</w:t>
      </w:r>
      <w:r>
        <w:rPr>
          <w:w w:val="100"/>
        </w:rPr>
        <w:t xml:space="preserve">, </w:t>
      </w:r>
      <w:ins w:id="537" w:author="jgrey" w:date="2012-05-06T15:50:00Z">
        <w:r w:rsidR="007D22F6">
          <w:rPr>
            <w:rStyle w:val="Bold"/>
            <w:w w:val="100"/>
          </w:rPr>
          <w:t xml:space="preserve">ModelPluginOptions, ModelPluginConfiguration, </w:t>
        </w:r>
      </w:ins>
      <w:r>
        <w:rPr>
          <w:rStyle w:val="Bold"/>
          <w:w w:val="100"/>
        </w:rPr>
        <w:t>TestReport</w:t>
      </w:r>
      <w:r>
        <w:rPr>
          <w:w w:val="100"/>
        </w:rPr>
        <w:t xml:space="preserve">, </w:t>
      </w:r>
      <w:r>
        <w:rPr>
          <w:rStyle w:val="Bold"/>
          <w:w w:val="100"/>
        </w:rPr>
        <w:t>ModifyReportHeader</w:t>
      </w:r>
      <w:r>
        <w:rPr>
          <w:w w:val="100"/>
        </w:rPr>
        <w:t xml:space="preserve">, </w:t>
      </w:r>
      <w:r>
        <w:rPr>
          <w:rStyle w:val="Bold"/>
          <w:w w:val="100"/>
        </w:rPr>
        <w:t>ModifyReportEntry</w:t>
      </w:r>
      <w:r>
        <w:rPr>
          <w:w w:val="100"/>
        </w:rPr>
        <w:t xml:space="preserve">, </w:t>
      </w:r>
      <w:r>
        <w:rPr>
          <w:rStyle w:val="Bold"/>
          <w:w w:val="100"/>
        </w:rPr>
        <w:t>ModifyReportFooter</w:t>
      </w:r>
      <w:r>
        <w:rPr>
          <w:w w:val="100"/>
        </w:rPr>
        <w:t xml:space="preserve">, </w:t>
      </w:r>
      <w:ins w:id="538" w:author="jgrey" w:date="2012-05-05T12:37:00Z">
        <w:r w:rsidR="00A4676B" w:rsidRPr="00A4676B">
          <w:rPr>
            <w:b/>
            <w:w w:val="100"/>
          </w:rPr>
          <w:t>GetReportFilePath</w:t>
        </w:r>
        <w:r w:rsidR="00A825DF">
          <w:rPr>
            <w:w w:val="100"/>
          </w:rPr>
          <w:t xml:space="preserve">, </w:t>
        </w:r>
      </w:ins>
      <w:ins w:id="539" w:author="jgrey" w:date="2012-05-06T15:50:00Z">
        <w:r w:rsidR="007D22F6">
          <w:rPr>
            <w:w w:val="100"/>
          </w:rPr>
          <w:t xml:space="preserve">and </w:t>
        </w:r>
      </w:ins>
      <w:del w:id="540" w:author="jgrey" w:date="2012-05-05T12:37:00Z">
        <w:r w:rsidDel="00A825DF">
          <w:rPr>
            <w:rStyle w:val="Bold"/>
            <w:b w:val="0"/>
            <w:bCs w:val="0"/>
            <w:w w:val="100"/>
          </w:rPr>
          <w:delText>and</w:delText>
        </w:r>
        <w:r w:rsidDel="00A825DF">
          <w:rPr>
            <w:rStyle w:val="Bold"/>
            <w:w w:val="100"/>
          </w:rPr>
          <w:delText xml:space="preserve"> </w:delText>
        </w:r>
      </w:del>
      <w:r>
        <w:rPr>
          <w:rStyle w:val="Bold"/>
          <w:w w:val="100"/>
        </w:rPr>
        <w:t>LogToDatabase</w:t>
      </w:r>
      <w:ins w:id="541" w:author="jgrey" w:date="2012-05-05T12:37:00Z">
        <w:r w:rsidR="00A825DF">
          <w:rPr>
            <w:rStyle w:val="Bold"/>
            <w:w w:val="100"/>
          </w:rPr>
          <w:t xml:space="preserve">, </w:t>
        </w:r>
      </w:ins>
      <w:r>
        <w:rPr>
          <w:w w:val="100"/>
        </w:rPr>
        <w:t xml:space="preserve">—Refer to the </w:t>
      </w:r>
      <w:r w:rsidR="00E221F4">
        <w:rPr>
          <w:rStyle w:val="ColorBlue"/>
          <w:i/>
          <w:iCs/>
          <w:w w:val="100"/>
        </w:rPr>
        <w:fldChar w:fldCharType="begin"/>
      </w:r>
      <w:r>
        <w:rPr>
          <w:rStyle w:val="ColorBlue"/>
          <w:i/>
          <w:iCs/>
          <w:w w:val="100"/>
        </w:rPr>
        <w:instrText xml:space="preserve"> REF  RTF350036003600300032003a00 \h</w:instrText>
      </w:r>
      <w:r w:rsidR="00E221F4">
        <w:rPr>
          <w:rStyle w:val="ColorBlue"/>
          <w:i/>
          <w:iCs/>
          <w:w w:val="100"/>
        </w:rPr>
      </w:r>
      <w:r w:rsidR="00E221F4">
        <w:rPr>
          <w:rStyle w:val="ColorBlue"/>
          <w:i/>
          <w:iCs/>
          <w:w w:val="100"/>
        </w:rPr>
        <w:fldChar w:fldCharType="separate"/>
      </w:r>
      <w:r>
        <w:rPr>
          <w:rStyle w:val="ColorBlue"/>
          <w:i/>
          <w:iCs/>
          <w:w w:val="100"/>
        </w:rPr>
        <w:t>Model Callbacks</w:t>
      </w:r>
      <w:r w:rsidR="00E221F4">
        <w:rPr>
          <w:rStyle w:val="ColorBlue"/>
          <w:i/>
          <w:iCs/>
          <w:w w:val="100"/>
        </w:rPr>
        <w:fldChar w:fldCharType="end"/>
      </w:r>
      <w:r>
        <w:rPr>
          <w:w w:val="100"/>
        </w:rPr>
        <w:t xml:space="preserve"> section of the </w:t>
      </w:r>
      <w:r w:rsidR="00E221F4">
        <w:rPr>
          <w:rStyle w:val="ColorBlue"/>
          <w:i/>
          <w:iCs/>
          <w:w w:val="100"/>
        </w:rPr>
        <w:fldChar w:fldCharType="begin"/>
      </w:r>
      <w:r>
        <w:rPr>
          <w:rStyle w:val="ColorBlue"/>
          <w:i/>
          <w:iCs/>
          <w:w w:val="100"/>
        </w:rPr>
        <w:instrText xml:space="preserve"> REF  RTF320035003700320033003a00 \h</w:instrText>
      </w:r>
      <w:r w:rsidR="00E221F4">
        <w:rPr>
          <w:rStyle w:val="ColorBlue"/>
          <w:i/>
          <w:iCs/>
          <w:w w:val="100"/>
        </w:rPr>
      </w:r>
      <w:r w:rsidR="00E221F4">
        <w:rPr>
          <w:rStyle w:val="ColorBlue"/>
          <w:i/>
          <w:iCs/>
          <w:w w:val="100"/>
        </w:rPr>
        <w:fldChar w:fldCharType="separate"/>
      </w:r>
      <w:r>
        <w:rPr>
          <w:rStyle w:val="ColorBlue"/>
          <w:i/>
          <w:iCs/>
          <w:w w:val="100"/>
        </w:rPr>
        <w:t>Sequential Process Model</w:t>
      </w:r>
      <w:r w:rsidR="00E221F4">
        <w:rPr>
          <w:rStyle w:val="ColorBlue"/>
          <w:i/>
          <w:iCs/>
          <w:w w:val="100"/>
        </w:rPr>
        <w:fldChar w:fldCharType="end"/>
      </w:r>
      <w:r>
        <w:rPr>
          <w:w w:val="100"/>
        </w:rPr>
        <w:t xml:space="preserve"> section of this appendix for information about these sequences.</w:t>
      </w:r>
    </w:p>
    <w:p w:rsidR="00302BC8" w:rsidRDefault="00C6433B" w:rsidP="00154DCA">
      <w:pPr>
        <w:pStyle w:val="ListBullet"/>
        <w:numPr>
          <w:ilvl w:val="0"/>
          <w:numId w:val="4"/>
        </w:numPr>
        <w:ind w:left="2520" w:hanging="360"/>
        <w:rPr>
          <w:w w:val="100"/>
        </w:rPr>
      </w:pPr>
      <w:r>
        <w:rPr>
          <w:rStyle w:val="Bold"/>
          <w:w w:val="100"/>
        </w:rPr>
        <w:t>ProcessSetup</w:t>
      </w:r>
      <w:r>
        <w:rPr>
          <w:w w:val="100"/>
        </w:rPr>
        <w:t xml:space="preserve">—The Test UUTs and Single Pass Execution entry points call the ProcessSetup callback </w:t>
      </w:r>
      <w:del w:id="542" w:author="jgrey" w:date="2012-05-05T12:39:00Z">
        <w:r w:rsidDel="00592C49">
          <w:rPr>
            <w:w w:val="100"/>
          </w:rPr>
          <w:delText>from the Setup step group so</w:delText>
        </w:r>
      </w:del>
      <w:ins w:id="543" w:author="jgrey" w:date="2012-05-05T12:39:00Z">
        <w:r w:rsidR="00592C49">
          <w:rPr>
            <w:w w:val="100"/>
          </w:rPr>
          <w:t xml:space="preserve">before creating the test socket executions so </w:t>
        </w:r>
        <w:del w:id="544" w:author="calliej" w:date="2012-05-13T21:32:00Z">
          <w:r w:rsidR="00592C49" w:rsidDel="00C55630">
            <w:rPr>
              <w:w w:val="100"/>
            </w:rPr>
            <w:delText>that</w:delText>
          </w:r>
        </w:del>
      </w:ins>
      <w:del w:id="545" w:author="calliej" w:date="2012-05-13T21:32:00Z">
        <w:r w:rsidDel="00C55630">
          <w:rPr>
            <w:w w:val="100"/>
          </w:rPr>
          <w:delText xml:space="preserve"> </w:delText>
        </w:r>
      </w:del>
      <w:r>
        <w:rPr>
          <w:w w:val="100"/>
        </w:rPr>
        <w:t xml:space="preserve">the client sequence file can execute any </w:t>
      </w:r>
      <w:del w:id="546" w:author="jgrey" w:date="2012-05-05T12:40:00Z">
        <w:r w:rsidDel="00592C49">
          <w:rPr>
            <w:w w:val="100"/>
          </w:rPr>
          <w:delText xml:space="preserve">Setup </w:delText>
        </w:r>
      </w:del>
      <w:ins w:id="547" w:author="jgrey" w:date="2012-05-05T12:40:00Z">
        <w:r w:rsidR="00592C49">
          <w:rPr>
            <w:w w:val="100"/>
          </w:rPr>
          <w:t xml:space="preserve">setup </w:t>
        </w:r>
      </w:ins>
      <w:r>
        <w:rPr>
          <w:w w:val="100"/>
        </w:rPr>
        <w:t xml:space="preserve">steps that must run only </w:t>
      </w:r>
      <w:r>
        <w:rPr>
          <w:w w:val="100"/>
        </w:rPr>
        <w:lastRenderedPageBreak/>
        <w:t xml:space="preserve">once during the execution of the process model. Only the controlling execution </w:t>
      </w:r>
      <w:del w:id="548" w:author="jgrey" w:date="2012-05-05T12:40:00Z">
        <w:r w:rsidDel="00592C49">
          <w:rPr>
            <w:w w:val="100"/>
          </w:rPr>
          <w:delText>runs these Setup steps</w:delText>
        </w:r>
      </w:del>
      <w:ins w:id="549" w:author="jgrey" w:date="2012-05-05T12:40:00Z">
        <w:r w:rsidR="00592C49">
          <w:rPr>
            <w:w w:val="100"/>
          </w:rPr>
          <w:t>calls ProcessSetup</w:t>
        </w:r>
      </w:ins>
      <w:r>
        <w:rPr>
          <w:w w:val="100"/>
        </w:rPr>
        <w:t>. The test socket executions do not call the ProcessSetup callback.</w:t>
      </w:r>
    </w:p>
    <w:p w:rsidR="00302BC8" w:rsidRDefault="00C6433B" w:rsidP="00154DCA">
      <w:pPr>
        <w:pStyle w:val="ListBullet"/>
        <w:numPr>
          <w:ilvl w:val="0"/>
          <w:numId w:val="4"/>
        </w:numPr>
        <w:ind w:left="2520" w:hanging="360"/>
        <w:rPr>
          <w:w w:val="100"/>
        </w:rPr>
      </w:pPr>
      <w:r>
        <w:rPr>
          <w:rStyle w:val="Bold"/>
          <w:w w:val="100"/>
        </w:rPr>
        <w:t>ProcessCleanup</w:t>
      </w:r>
      <w:r>
        <w:rPr>
          <w:w w:val="100"/>
        </w:rPr>
        <w:t xml:space="preserve">—The Test UUTs and Single Pass Execution entry points call the ProcessCleanup callback from the Cleanup step group so the client sequence file can execute any </w:t>
      </w:r>
      <w:ins w:id="550" w:author="jgrey" w:date="2012-05-05T12:40:00Z">
        <w:r w:rsidR="00B61946">
          <w:rPr>
            <w:w w:val="100"/>
          </w:rPr>
          <w:t>c</w:t>
        </w:r>
      </w:ins>
      <w:del w:id="551" w:author="jgrey" w:date="2012-05-05T12:40:00Z">
        <w:r w:rsidDel="00B61946">
          <w:rPr>
            <w:w w:val="100"/>
          </w:rPr>
          <w:delText>C</w:delText>
        </w:r>
      </w:del>
      <w:r>
        <w:rPr>
          <w:w w:val="100"/>
        </w:rPr>
        <w:t xml:space="preserve">leanup steps that must </w:t>
      </w:r>
      <w:r>
        <w:rPr>
          <w:w w:val="100"/>
        </w:rPr>
        <w:br/>
        <w:t xml:space="preserve">run only once during the execution of the process model. Only the controlling execution </w:t>
      </w:r>
      <w:del w:id="552" w:author="jgrey" w:date="2012-05-05T12:40:00Z">
        <w:r w:rsidDel="00B61946">
          <w:rPr>
            <w:w w:val="100"/>
          </w:rPr>
          <w:delText>runs these Cleanup steps</w:delText>
        </w:r>
      </w:del>
      <w:ins w:id="553" w:author="jgrey" w:date="2012-05-05T12:40:00Z">
        <w:r w:rsidR="00B61946">
          <w:rPr>
            <w:w w:val="100"/>
          </w:rPr>
          <w:t>call</w:t>
        </w:r>
      </w:ins>
      <w:ins w:id="554" w:author="calliej" w:date="2012-05-13T21:32:00Z">
        <w:r w:rsidR="00C55630">
          <w:rPr>
            <w:w w:val="100"/>
          </w:rPr>
          <w:t>s</w:t>
        </w:r>
      </w:ins>
      <w:ins w:id="555" w:author="jgrey" w:date="2012-05-05T12:40:00Z">
        <w:r w:rsidR="00B61946">
          <w:rPr>
            <w:w w:val="100"/>
          </w:rPr>
          <w:t xml:space="preserve"> ProcessCleanup</w:t>
        </w:r>
      </w:ins>
      <w:r>
        <w:rPr>
          <w:w w:val="100"/>
        </w:rPr>
        <w:t>. The test socket executions do not call the ProcessCleanup callback.</w:t>
      </w:r>
    </w:p>
    <w:p w:rsidR="00302BC8" w:rsidRDefault="00E221F4">
      <w:pPr>
        <w:pStyle w:val="ApxLevel2Head"/>
        <w:rPr>
          <w:w w:val="100"/>
        </w:rPr>
      </w:pPr>
      <w:r>
        <w:rPr>
          <w:w w:val="100"/>
        </w:rPr>
        <w:fldChar w:fldCharType="begin"/>
      </w:r>
      <w:r w:rsidR="00C6433B">
        <w:rPr>
          <w:w w:val="100"/>
        </w:rPr>
        <w:instrText>xe "Engine callbacks:Parallel process model;callbacks:Engine:Parallel process model"</w:instrText>
      </w:r>
      <w:r>
        <w:rPr>
          <w:w w:val="100"/>
        </w:rPr>
        <w:fldChar w:fldCharType="end"/>
      </w:r>
      <w:r>
        <w:rPr>
          <w:w w:val="100"/>
        </w:rPr>
        <w:fldChar w:fldCharType="begin"/>
      </w:r>
      <w:r w:rsidR="00C6433B">
        <w:rPr>
          <w:w w:val="100"/>
        </w:rPr>
        <w:instrText>xe "Parallel process model:Engine callbacks"</w:instrText>
      </w:r>
      <w:r>
        <w:rPr>
          <w:w w:val="100"/>
        </w:rPr>
        <w:fldChar w:fldCharType="end"/>
      </w:r>
      <w:r w:rsidR="00C6433B">
        <w:rPr>
          <w:w w:val="100"/>
        </w:rPr>
        <w:t>Engine Callbacks</w:t>
      </w:r>
    </w:p>
    <w:p w:rsidR="00302BC8" w:rsidRDefault="00C6433B">
      <w:pPr>
        <w:pStyle w:val="Body1"/>
        <w:rPr>
          <w:w w:val="100"/>
        </w:rPr>
      </w:pPr>
      <w:r>
        <w:rPr>
          <w:w w:val="100"/>
        </w:rPr>
        <w:t xml:space="preserve">The Parallel process model includes the same Engine callbacks as the Sequential process model. Refer to the </w:t>
      </w:r>
      <w:r w:rsidR="00E221F4">
        <w:rPr>
          <w:rStyle w:val="Crossreference"/>
          <w:color w:val="0000FF"/>
          <w:w w:val="100"/>
        </w:rPr>
        <w:fldChar w:fldCharType="begin"/>
      </w:r>
      <w:r>
        <w:rPr>
          <w:rStyle w:val="Crossreference"/>
          <w:color w:val="0000FF"/>
          <w:w w:val="100"/>
        </w:rPr>
        <w:instrText xml:space="preserve"> REF  RTF370034003700320035003a00 \h</w:instrText>
      </w:r>
      <w:r w:rsidR="00E221F4">
        <w:rPr>
          <w:rStyle w:val="Crossreference"/>
          <w:color w:val="0000FF"/>
          <w:w w:val="100"/>
        </w:rPr>
      </w:r>
      <w:r w:rsidR="00E221F4">
        <w:rPr>
          <w:rStyle w:val="Crossreference"/>
          <w:color w:val="0000FF"/>
          <w:w w:val="100"/>
        </w:rPr>
        <w:fldChar w:fldCharType="separate"/>
      </w:r>
      <w:r>
        <w:rPr>
          <w:rStyle w:val="Crossreference"/>
          <w:color w:val="0000FF"/>
          <w:w w:val="100"/>
        </w:rPr>
        <w:t>Engine Callbacks</w:t>
      </w:r>
      <w:r w:rsidR="00E221F4">
        <w:rPr>
          <w:rStyle w:val="Crossreference"/>
          <w:color w:val="0000FF"/>
          <w:w w:val="100"/>
        </w:rPr>
        <w:fldChar w:fldCharType="end"/>
      </w:r>
      <w:r>
        <w:rPr>
          <w:w w:val="100"/>
        </w:rPr>
        <w:t xml:space="preserve"> section of the </w:t>
      </w:r>
      <w:r w:rsidR="00E221F4">
        <w:rPr>
          <w:rStyle w:val="Crossreference"/>
          <w:color w:val="0000FF"/>
          <w:w w:val="100"/>
        </w:rPr>
        <w:fldChar w:fldCharType="begin"/>
      </w:r>
      <w:r>
        <w:rPr>
          <w:rStyle w:val="Crossreference"/>
          <w:color w:val="0000FF"/>
          <w:w w:val="100"/>
        </w:rPr>
        <w:instrText xml:space="preserve"> REF  RTF320035003700320033003a00 \h</w:instrText>
      </w:r>
      <w:r w:rsidR="00E221F4">
        <w:rPr>
          <w:rStyle w:val="Crossreference"/>
          <w:color w:val="0000FF"/>
          <w:w w:val="100"/>
        </w:rPr>
      </w:r>
      <w:r w:rsidR="00E221F4">
        <w:rPr>
          <w:rStyle w:val="Crossreference"/>
          <w:color w:val="0000FF"/>
          <w:w w:val="100"/>
        </w:rPr>
        <w:fldChar w:fldCharType="separate"/>
      </w:r>
      <w:r>
        <w:rPr>
          <w:rStyle w:val="Crossreference"/>
          <w:color w:val="0000FF"/>
          <w:w w:val="100"/>
        </w:rPr>
        <w:t>Sequential Process Model</w:t>
      </w:r>
      <w:r w:rsidR="00E221F4">
        <w:rPr>
          <w:rStyle w:val="Crossreference"/>
          <w:color w:val="0000FF"/>
          <w:w w:val="100"/>
        </w:rPr>
        <w:fldChar w:fldCharType="end"/>
      </w:r>
      <w:r>
        <w:rPr>
          <w:w w:val="100"/>
        </w:rPr>
        <w:t xml:space="preserve"> section of this appendix for information about these sequences.</w:t>
      </w:r>
    </w:p>
    <w:p w:rsidR="00302BC8" w:rsidRDefault="00E221F4">
      <w:pPr>
        <w:pStyle w:val="ApxLevel2Head"/>
        <w:rPr>
          <w:w w:val="100"/>
        </w:rPr>
      </w:pPr>
      <w:r>
        <w:rPr>
          <w:w w:val="100"/>
        </w:rPr>
        <w:fldChar w:fldCharType="begin"/>
      </w:r>
      <w:r w:rsidR="00C6433B">
        <w:rPr>
          <w:w w:val="100"/>
        </w:rPr>
        <w:instrText>xe "Execution entry point:Test UUTs:Parallel process model"</w:instrText>
      </w:r>
      <w:r>
        <w:rPr>
          <w:w w:val="100"/>
        </w:rPr>
        <w:fldChar w:fldCharType="end"/>
      </w:r>
      <w:r>
        <w:rPr>
          <w:w w:val="100"/>
        </w:rPr>
        <w:fldChar w:fldCharType="begin"/>
      </w:r>
      <w:r w:rsidR="00C6433B">
        <w:rPr>
          <w:w w:val="100"/>
        </w:rPr>
        <w:instrText>xe "Parallel process model:Test UUTs Execution entry point"</w:instrText>
      </w:r>
      <w:r>
        <w:rPr>
          <w:w w:val="100"/>
        </w:rPr>
        <w:fldChar w:fldCharType="end"/>
      </w:r>
      <w:r>
        <w:rPr>
          <w:w w:val="100"/>
        </w:rPr>
        <w:fldChar w:fldCharType="begin"/>
      </w:r>
      <w:r w:rsidR="00C6433B">
        <w:rPr>
          <w:w w:val="100"/>
        </w:rPr>
        <w:instrText>xe "Test UUTs Execution entry point:Parallel process model"</w:instrText>
      </w:r>
      <w:r>
        <w:rPr>
          <w:w w:val="100"/>
        </w:rPr>
        <w:fldChar w:fldCharType="end"/>
      </w:r>
      <w:bookmarkStart w:id="556" w:name="RTF310036003800340032003a00"/>
      <w:r w:rsidR="00C6433B">
        <w:rPr>
          <w:w w:val="100"/>
        </w:rPr>
        <w:t>Test UUTs</w:t>
      </w:r>
      <w:bookmarkEnd w:id="556"/>
    </w:p>
    <w:p w:rsidR="00302BC8" w:rsidRDefault="00C6433B">
      <w:pPr>
        <w:pStyle w:val="Body1"/>
        <w:rPr>
          <w:w w:val="100"/>
        </w:rPr>
      </w:pPr>
      <w:r>
        <w:rPr>
          <w:w w:val="100"/>
        </w:rPr>
        <w:t>The Test UUTs Execution entry point is the sequence the controlling execution runs.</w:t>
      </w:r>
    </w:p>
    <w:p w:rsidR="00302BC8" w:rsidRDefault="00C6433B">
      <w:pPr>
        <w:pStyle w:val="Body"/>
        <w:rPr>
          <w:ins w:id="557" w:author="jgrey" w:date="2012-05-05T12:50:00Z"/>
          <w:w w:val="100"/>
        </w:rPr>
      </w:pPr>
      <w:r>
        <w:rPr>
          <w:w w:val="100"/>
        </w:rPr>
        <w:t xml:space="preserve">Open </w:t>
      </w:r>
      <w:r>
        <w:rPr>
          <w:rStyle w:val="Monospace"/>
          <w:w w:val="100"/>
        </w:rPr>
        <w:t>ParallelModel.seq</w:t>
      </w:r>
      <w:r>
        <w:rPr>
          <w:w w:val="100"/>
        </w:rPr>
        <w:t xml:space="preserve"> in the </w:t>
      </w:r>
      <w:commentRangeStart w:id="558"/>
      <w:r>
        <w:rPr>
          <w:w w:val="100"/>
        </w:rPr>
        <w:t>sequence editor</w:t>
      </w:r>
      <w:commentRangeEnd w:id="558"/>
      <w:r w:rsidR="006927FA">
        <w:rPr>
          <w:rStyle w:val="CommentReference"/>
          <w:rFonts w:ascii="Calibri" w:hAnsi="Calibri" w:cs="Times New Roman"/>
          <w:color w:val="auto"/>
          <w:w w:val="100"/>
        </w:rPr>
        <w:commentReference w:id="558"/>
      </w:r>
      <w:r>
        <w:rPr>
          <w:w w:val="100"/>
        </w:rPr>
        <w:t xml:space="preserve"> and select the </w:t>
      </w:r>
      <w:r>
        <w:rPr>
          <w:rStyle w:val="Bold"/>
          <w:w w:val="100"/>
        </w:rPr>
        <w:t>Test UUTs</w:t>
      </w:r>
      <w:r>
        <w:rPr>
          <w:w w:val="100"/>
        </w:rPr>
        <w:t xml:space="preserve"> sequence on the Sequences pane to examine the Parallel process model Test UUTs Execution entry point, which performs the following significant actions:</w:t>
      </w:r>
    </w:p>
    <w:p w:rsidR="00572B3B" w:rsidRDefault="00CB536F">
      <w:pPr>
        <w:pStyle w:val="ListNumber1"/>
        <w:numPr>
          <w:ilvl w:val="0"/>
          <w:numId w:val="51"/>
        </w:numPr>
        <w:tabs>
          <w:tab w:val="clear" w:pos="2520"/>
        </w:tabs>
        <w:rPr>
          <w:ins w:id="559" w:author="jgrey" w:date="2012-05-05T12:50:00Z"/>
          <w:w w:val="100"/>
        </w:rPr>
      </w:pPr>
      <w:ins w:id="560" w:author="jgrey" w:date="2012-05-05T12:50:00Z">
        <w:r>
          <w:rPr>
            <w:w w:val="100"/>
          </w:rPr>
          <w:t xml:space="preserve">Calls the </w:t>
        </w:r>
        <w:r w:rsidRPr="0076041D">
          <w:rPr>
            <w:w w:val="100"/>
          </w:rPr>
          <w:t xml:space="preserve">Initialize </w:t>
        </w:r>
      </w:ins>
      <w:ins w:id="561" w:author="Manooch Hosseini" w:date="2012-05-14T14:47:00Z">
        <w:r w:rsidR="00D976E7">
          <w:rPr>
            <w:w w:val="100"/>
          </w:rPr>
          <w:t xml:space="preserve">Execution </w:t>
        </w:r>
      </w:ins>
      <w:ins w:id="562" w:author="jgrey" w:date="2012-05-05T12:50:00Z">
        <w:r w:rsidRPr="0076041D">
          <w:rPr>
            <w:w w:val="100"/>
          </w:rPr>
          <w:t>Entry Point</w:t>
        </w:r>
        <w:r>
          <w:rPr>
            <w:w w:val="100"/>
          </w:rPr>
          <w:t xml:space="preserve"> sequence.</w:t>
        </w:r>
      </w:ins>
    </w:p>
    <w:p w:rsidR="00572B3B" w:rsidRDefault="00CB536F">
      <w:pPr>
        <w:pStyle w:val="ListNumber"/>
        <w:numPr>
          <w:ilvl w:val="0"/>
          <w:numId w:val="51"/>
        </w:numPr>
        <w:tabs>
          <w:tab w:val="clear" w:pos="2520"/>
        </w:tabs>
        <w:rPr>
          <w:ins w:id="563" w:author="jgrey" w:date="2012-05-05T12:50:00Z"/>
          <w:w w:val="100"/>
        </w:rPr>
      </w:pPr>
      <w:ins w:id="564" w:author="jgrey" w:date="2012-05-05T12:50:00Z">
        <w:r w:rsidRPr="00695785">
          <w:rPr>
            <w:w w:val="100"/>
          </w:rPr>
          <w:t xml:space="preserve">Calls </w:t>
        </w:r>
      </w:ins>
      <w:ins w:id="565" w:author="Manooch Hosseini" w:date="2012-05-14T14:40:00Z">
        <w:r w:rsidR="005A2B00">
          <w:rPr>
            <w:w w:val="100"/>
          </w:rPr>
          <w:t xml:space="preserve">the </w:t>
        </w:r>
      </w:ins>
      <w:ins w:id="566" w:author="jgrey" w:date="2012-05-05T12:50:00Z">
        <w:r>
          <w:rPr>
            <w:w w:val="100"/>
          </w:rPr>
          <w:t>Model Plugins – Begin</w:t>
        </w:r>
      </w:ins>
      <w:ins w:id="567" w:author="Manooch Hosseini" w:date="2012-05-14T14:40:00Z">
        <w:r w:rsidR="005A2B00">
          <w:rPr>
            <w:w w:val="100"/>
          </w:rPr>
          <w:t xml:space="preserve"> sequence</w:t>
        </w:r>
      </w:ins>
      <w:ins w:id="568" w:author="jgrey" w:date="2012-05-05T12:50:00Z">
        <w:r>
          <w:rPr>
            <w:w w:val="100"/>
          </w:rPr>
          <w:t>.</w:t>
        </w:r>
      </w:ins>
    </w:p>
    <w:p w:rsidR="00572B3B" w:rsidRDefault="00CB536F">
      <w:pPr>
        <w:pStyle w:val="ListNumber1"/>
        <w:numPr>
          <w:ilvl w:val="0"/>
          <w:numId w:val="51"/>
        </w:numPr>
        <w:tabs>
          <w:tab w:val="clear" w:pos="2520"/>
        </w:tabs>
        <w:rPr>
          <w:ins w:id="569" w:author="jgrey" w:date="2012-05-05T12:50:00Z"/>
          <w:w w:val="100"/>
        </w:rPr>
      </w:pPr>
      <w:ins w:id="570" w:author="jgrey" w:date="2012-05-05T12:50:00Z">
        <w:r>
          <w:rPr>
            <w:w w:val="100"/>
          </w:rPr>
          <w:t>Calls the ProcessSetup callback.</w:t>
        </w:r>
      </w:ins>
    </w:p>
    <w:p w:rsidR="00EE00CC" w:rsidRDefault="00EE00CC" w:rsidP="00EE00CC">
      <w:pPr>
        <w:pStyle w:val="ListNumber"/>
        <w:numPr>
          <w:ilvl w:val="0"/>
          <w:numId w:val="51"/>
        </w:numPr>
        <w:rPr>
          <w:ins w:id="571" w:author="jgrey" w:date="2012-05-05T21:56:00Z"/>
          <w:w w:val="100"/>
        </w:rPr>
      </w:pPr>
      <w:ins w:id="572" w:author="jgrey" w:date="2012-05-05T21:56:00Z">
        <w:r>
          <w:rPr>
            <w:w w:val="100"/>
          </w:rPr>
          <w:t>Calls the Run UUT Info Dialog utility sequence.</w:t>
        </w:r>
      </w:ins>
    </w:p>
    <w:p w:rsidR="00EE00CC" w:rsidRDefault="00EE00CC" w:rsidP="00EE00CC">
      <w:pPr>
        <w:pStyle w:val="ListNumber"/>
        <w:numPr>
          <w:ilvl w:val="0"/>
          <w:numId w:val="51"/>
        </w:numPr>
        <w:rPr>
          <w:ins w:id="573" w:author="jgrey" w:date="2012-05-05T21:56:00Z"/>
          <w:w w:val="100"/>
        </w:rPr>
      </w:pPr>
      <w:ins w:id="574" w:author="jgrey" w:date="2012-05-05T21:56:00Z">
        <w:r>
          <w:rPr>
            <w:w w:val="100"/>
          </w:rPr>
          <w:t xml:space="preserve">Creates and initializes the test socket executions. Refer to the </w:t>
        </w:r>
        <w:r w:rsidR="00E221F4">
          <w:rPr>
            <w:rStyle w:val="ColorBlue"/>
            <w:i/>
            <w:iCs/>
            <w:w w:val="100"/>
          </w:rPr>
          <w:fldChar w:fldCharType="begin"/>
        </w:r>
        <w:r>
          <w:rPr>
            <w:rStyle w:val="ColorBlue"/>
            <w:i/>
            <w:iCs/>
            <w:w w:val="100"/>
          </w:rPr>
          <w:instrText xml:space="preserve"> REF  RTF380031003900300038003a00 \h</w:instrText>
        </w:r>
      </w:ins>
      <w:r w:rsidR="00E221F4">
        <w:rPr>
          <w:rStyle w:val="ColorBlue"/>
          <w:i/>
          <w:iCs/>
          <w:w w:val="100"/>
        </w:rPr>
      </w:r>
      <w:ins w:id="575" w:author="jgrey" w:date="2012-05-05T21:56:00Z">
        <w:r w:rsidR="00E221F4">
          <w:rPr>
            <w:rStyle w:val="ColorBlue"/>
            <w:i/>
            <w:iCs/>
            <w:w w:val="100"/>
          </w:rPr>
          <w:fldChar w:fldCharType="separate"/>
        </w:r>
        <w:r>
          <w:rPr>
            <w:rStyle w:val="ColorBlue"/>
            <w:i/>
            <w:iCs/>
            <w:w w:val="100"/>
          </w:rPr>
          <w:t>Test UUTs – Test Socket Entry Point</w:t>
        </w:r>
        <w:r w:rsidR="00E221F4">
          <w:rPr>
            <w:rStyle w:val="ColorBlue"/>
            <w:i/>
            <w:iCs/>
            <w:w w:val="100"/>
          </w:rPr>
          <w:fldChar w:fldCharType="end"/>
        </w:r>
        <w:r>
          <w:rPr>
            <w:w w:val="100"/>
          </w:rPr>
          <w:t xml:space="preserve"> section of the </w:t>
        </w:r>
        <w:r w:rsidR="00E221F4">
          <w:rPr>
            <w:rStyle w:val="ColorBlue"/>
            <w:i/>
            <w:iCs/>
            <w:w w:val="100"/>
          </w:rPr>
          <w:fldChar w:fldCharType="begin"/>
        </w:r>
        <w:r>
          <w:rPr>
            <w:rStyle w:val="ColorBlue"/>
            <w:i/>
            <w:iCs/>
            <w:w w:val="100"/>
          </w:rPr>
          <w:instrText xml:space="preserve"> REF  RTF370030003000370030003a00 \h</w:instrText>
        </w:r>
      </w:ins>
      <w:r w:rsidR="00E221F4">
        <w:rPr>
          <w:rStyle w:val="ColorBlue"/>
          <w:i/>
          <w:iCs/>
          <w:w w:val="100"/>
        </w:rPr>
      </w:r>
      <w:ins w:id="576" w:author="jgrey" w:date="2012-05-05T21:56:00Z">
        <w:r w:rsidR="00E221F4">
          <w:rPr>
            <w:rStyle w:val="ColorBlue"/>
            <w:i/>
            <w:iCs/>
            <w:w w:val="100"/>
          </w:rPr>
          <w:fldChar w:fldCharType="separate"/>
        </w:r>
        <w:r>
          <w:rPr>
            <w:rStyle w:val="ColorBlue"/>
            <w:i/>
            <w:iCs/>
            <w:w w:val="100"/>
          </w:rPr>
          <w:t>Parallel Process Model</w:t>
        </w:r>
        <w:r w:rsidR="00E221F4">
          <w:rPr>
            <w:rStyle w:val="ColorBlue"/>
            <w:i/>
            <w:iCs/>
            <w:w w:val="100"/>
          </w:rPr>
          <w:fldChar w:fldCharType="end"/>
        </w:r>
        <w:r>
          <w:rPr>
            <w:w w:val="100"/>
          </w:rPr>
          <w:t xml:space="preserve"> section of this appendix for more information about the sequence file the test socket executions run.</w:t>
        </w:r>
      </w:ins>
    </w:p>
    <w:p w:rsidR="00572B3B" w:rsidRDefault="00EE00CC">
      <w:pPr>
        <w:pStyle w:val="ListNumber"/>
        <w:numPr>
          <w:ilvl w:val="0"/>
          <w:numId w:val="51"/>
        </w:numPr>
        <w:rPr>
          <w:ins w:id="577" w:author="jgrey" w:date="2012-05-06T14:31:00Z"/>
          <w:w w:val="100"/>
        </w:rPr>
      </w:pPr>
      <w:commentRangeStart w:id="578"/>
      <w:ins w:id="579" w:author="jgrey" w:date="2012-05-05T21:57:00Z">
        <w:r>
          <w:rPr>
            <w:w w:val="100"/>
          </w:rPr>
          <w:t>Calls the ProcessDialogRequests utility sequence</w:t>
        </w:r>
      </w:ins>
      <w:commentRangeEnd w:id="578"/>
      <w:r w:rsidR="005A2B00">
        <w:rPr>
          <w:rStyle w:val="CommentReference"/>
          <w:rFonts w:ascii="Calibri" w:hAnsi="Calibri" w:cs="Times New Roman"/>
          <w:color w:val="auto"/>
          <w:w w:val="100"/>
        </w:rPr>
        <w:commentReference w:id="578"/>
      </w:r>
      <w:ins w:id="580" w:author="jgrey" w:date="2012-05-05T21:57:00Z">
        <w:r>
          <w:rPr>
            <w:w w:val="100"/>
          </w:rPr>
          <w:t>.</w:t>
        </w:r>
      </w:ins>
    </w:p>
    <w:p w:rsidR="00572B3B" w:rsidRDefault="008D5235">
      <w:pPr>
        <w:pStyle w:val="ListNumber"/>
        <w:numPr>
          <w:ilvl w:val="0"/>
          <w:numId w:val="51"/>
        </w:numPr>
        <w:rPr>
          <w:ins w:id="581" w:author="jgrey" w:date="2012-05-05T21:55:00Z"/>
          <w:w w:val="100"/>
        </w:rPr>
      </w:pPr>
      <w:ins w:id="582" w:author="jgrey" w:date="2012-05-06T14:31:00Z">
        <w:r>
          <w:rPr>
            <w:w w:val="100"/>
          </w:rPr>
          <w:t>Waits for test socket executions to complete.</w:t>
        </w:r>
      </w:ins>
    </w:p>
    <w:p w:rsidR="00572B3B" w:rsidRDefault="00CB536F">
      <w:pPr>
        <w:pStyle w:val="ListNumber"/>
        <w:numPr>
          <w:ilvl w:val="0"/>
          <w:numId w:val="51"/>
        </w:numPr>
        <w:tabs>
          <w:tab w:val="clear" w:pos="2520"/>
        </w:tabs>
        <w:rPr>
          <w:ins w:id="583" w:author="jgrey" w:date="2012-05-05T12:50:00Z"/>
          <w:w w:val="100"/>
        </w:rPr>
      </w:pPr>
      <w:ins w:id="584" w:author="jgrey" w:date="2012-05-05T12:50:00Z">
        <w:r>
          <w:rPr>
            <w:w w:val="100"/>
          </w:rPr>
          <w:t>Calls the ProcessCleanup callback.</w:t>
        </w:r>
      </w:ins>
    </w:p>
    <w:p w:rsidR="00572B3B" w:rsidRDefault="00CB536F">
      <w:pPr>
        <w:pStyle w:val="ListNumber"/>
        <w:numPr>
          <w:ilvl w:val="0"/>
          <w:numId w:val="51"/>
        </w:numPr>
        <w:tabs>
          <w:tab w:val="clear" w:pos="2520"/>
        </w:tabs>
        <w:rPr>
          <w:ins w:id="585" w:author="jgrey" w:date="2012-05-05T12:50:00Z"/>
          <w:w w:val="100"/>
        </w:rPr>
      </w:pPr>
      <w:ins w:id="586" w:author="jgrey" w:date="2012-05-05T12:50:00Z">
        <w:r>
          <w:rPr>
            <w:w w:val="100"/>
          </w:rPr>
          <w:t xml:space="preserve">Calls the </w:t>
        </w:r>
        <w:commentRangeStart w:id="587"/>
        <w:r>
          <w:rPr>
            <w:w w:val="100"/>
          </w:rPr>
          <w:t>End Processing</w:t>
        </w:r>
      </w:ins>
      <w:commentRangeEnd w:id="587"/>
      <w:r w:rsidR="00C55630">
        <w:rPr>
          <w:rStyle w:val="CommentReference"/>
          <w:rFonts w:ascii="Calibri" w:hAnsi="Calibri" w:cs="Times New Roman"/>
          <w:color w:val="auto"/>
          <w:w w:val="100"/>
        </w:rPr>
        <w:commentReference w:id="587"/>
      </w:r>
      <w:ins w:id="588" w:author="jgrey" w:date="2012-05-05T12:50:00Z">
        <w:r>
          <w:rPr>
            <w:w w:val="100"/>
          </w:rPr>
          <w:t xml:space="preserve"> plug-in utility sequence.</w:t>
        </w:r>
      </w:ins>
    </w:p>
    <w:p w:rsidR="00CB536F" w:rsidDel="00EE00CC" w:rsidRDefault="00CB536F">
      <w:pPr>
        <w:pStyle w:val="Body"/>
        <w:rPr>
          <w:del w:id="589" w:author="jgrey" w:date="2012-05-05T21:57:00Z"/>
          <w:w w:val="100"/>
        </w:rPr>
      </w:pPr>
    </w:p>
    <w:p w:rsidR="00302BC8" w:rsidDel="00CB536F" w:rsidRDefault="00C6433B" w:rsidP="00154DCA">
      <w:pPr>
        <w:pStyle w:val="ListNumber1"/>
        <w:numPr>
          <w:ilvl w:val="0"/>
          <w:numId w:val="6"/>
        </w:numPr>
        <w:ind w:left="2520" w:hanging="360"/>
        <w:rPr>
          <w:del w:id="590" w:author="jgrey" w:date="2012-05-05T12:50:00Z"/>
          <w:w w:val="100"/>
        </w:rPr>
      </w:pPr>
      <w:del w:id="591" w:author="jgrey" w:date="2012-05-05T12:50:00Z">
        <w:r w:rsidDel="00CB536F">
          <w:rPr>
            <w:w w:val="100"/>
          </w:rPr>
          <w:delText xml:space="preserve">Calls the </w:delText>
        </w:r>
      </w:del>
      <w:del w:id="592" w:author="jgrey" w:date="2012-05-05T12:49:00Z">
        <w:r w:rsidDel="00CB536F">
          <w:rPr>
            <w:w w:val="100"/>
          </w:rPr>
          <w:delText>ProcessSetup callback.</w:delText>
        </w:r>
      </w:del>
    </w:p>
    <w:p w:rsidR="00302BC8" w:rsidDel="00CB536F" w:rsidRDefault="00C6433B" w:rsidP="00154DCA">
      <w:pPr>
        <w:pStyle w:val="ListNumber"/>
        <w:numPr>
          <w:ilvl w:val="0"/>
          <w:numId w:val="7"/>
        </w:numPr>
        <w:ind w:left="2520" w:hanging="360"/>
        <w:rPr>
          <w:del w:id="593" w:author="jgrey" w:date="2012-05-05T12:50:00Z"/>
          <w:w w:val="100"/>
        </w:rPr>
      </w:pPr>
      <w:del w:id="594" w:author="jgrey" w:date="2012-05-05T12:50:00Z">
        <w:r w:rsidDel="00CB536F">
          <w:rPr>
            <w:w w:val="100"/>
          </w:rPr>
          <w:delText>Calls the Get Model Options utility sequence.</w:delText>
        </w:r>
      </w:del>
    </w:p>
    <w:p w:rsidR="00302BC8" w:rsidDel="00CB536F" w:rsidRDefault="00C6433B" w:rsidP="00154DCA">
      <w:pPr>
        <w:pStyle w:val="ListNumber"/>
        <w:numPr>
          <w:ilvl w:val="0"/>
          <w:numId w:val="8"/>
        </w:numPr>
        <w:ind w:left="2520" w:hanging="360"/>
        <w:rPr>
          <w:del w:id="595" w:author="jgrey" w:date="2012-05-05T12:50:00Z"/>
          <w:w w:val="100"/>
        </w:rPr>
      </w:pPr>
      <w:del w:id="596" w:author="jgrey" w:date="2012-05-05T12:50:00Z">
        <w:r w:rsidDel="00CB536F">
          <w:rPr>
            <w:w w:val="100"/>
          </w:rPr>
          <w:delText>Calls the Get Station Info utility sequence.</w:delText>
        </w:r>
      </w:del>
    </w:p>
    <w:p w:rsidR="00302BC8" w:rsidDel="00CB536F" w:rsidRDefault="00C6433B" w:rsidP="00154DCA">
      <w:pPr>
        <w:pStyle w:val="ListNumber"/>
        <w:numPr>
          <w:ilvl w:val="0"/>
          <w:numId w:val="9"/>
        </w:numPr>
        <w:ind w:left="2520" w:hanging="360"/>
        <w:rPr>
          <w:del w:id="597" w:author="jgrey" w:date="2012-05-05T12:50:00Z"/>
          <w:w w:val="100"/>
        </w:rPr>
      </w:pPr>
      <w:del w:id="598" w:author="jgrey" w:date="2012-05-05T12:50:00Z">
        <w:r w:rsidDel="00CB536F">
          <w:rPr>
            <w:w w:val="100"/>
          </w:rPr>
          <w:delText>Calls the Get Report Options utility sequence.</w:delText>
        </w:r>
      </w:del>
    </w:p>
    <w:p w:rsidR="00302BC8" w:rsidDel="00CB536F" w:rsidRDefault="00C6433B" w:rsidP="00154DCA">
      <w:pPr>
        <w:pStyle w:val="ListNumber"/>
        <w:numPr>
          <w:ilvl w:val="0"/>
          <w:numId w:val="10"/>
        </w:numPr>
        <w:ind w:left="2520" w:hanging="360"/>
        <w:rPr>
          <w:del w:id="599" w:author="jgrey" w:date="2012-05-05T12:50:00Z"/>
          <w:w w:val="100"/>
        </w:rPr>
      </w:pPr>
      <w:del w:id="600" w:author="jgrey" w:date="2012-05-05T12:50:00Z">
        <w:r w:rsidDel="00CB536F">
          <w:rPr>
            <w:w w:val="100"/>
          </w:rPr>
          <w:delText>Calls the Get Database Options utility sequence.</w:delText>
        </w:r>
      </w:del>
    </w:p>
    <w:p w:rsidR="00302BC8" w:rsidDel="00EE00CC" w:rsidRDefault="00C6433B" w:rsidP="00154DCA">
      <w:pPr>
        <w:pStyle w:val="ListNumber"/>
        <w:numPr>
          <w:ilvl w:val="0"/>
          <w:numId w:val="11"/>
        </w:numPr>
        <w:ind w:left="2520" w:hanging="360"/>
        <w:rPr>
          <w:del w:id="601" w:author="jgrey" w:date="2012-05-05T21:56:00Z"/>
          <w:w w:val="100"/>
        </w:rPr>
      </w:pPr>
      <w:del w:id="602" w:author="jgrey" w:date="2012-05-05T21:56:00Z">
        <w:r w:rsidDel="00EE00CC">
          <w:rPr>
            <w:w w:val="100"/>
          </w:rPr>
          <w:delText>Calls the Run UUT Info Dialog utility sequence.</w:delText>
        </w:r>
      </w:del>
    </w:p>
    <w:p w:rsidR="00302BC8" w:rsidDel="00EE00CC" w:rsidRDefault="00C6433B" w:rsidP="00154DCA">
      <w:pPr>
        <w:pStyle w:val="ListNumber"/>
        <w:numPr>
          <w:ilvl w:val="0"/>
          <w:numId w:val="12"/>
        </w:numPr>
        <w:ind w:left="2520" w:hanging="360"/>
        <w:rPr>
          <w:del w:id="603" w:author="jgrey" w:date="2012-05-05T21:56:00Z"/>
          <w:w w:val="100"/>
        </w:rPr>
      </w:pPr>
      <w:del w:id="604" w:author="jgrey" w:date="2012-05-05T21:56:00Z">
        <w:r w:rsidDel="00EE00CC">
          <w:rPr>
            <w:w w:val="100"/>
          </w:rPr>
          <w:delText>Determines the report file pathname to use when you configure the report options to write all UUT results for the model to the same file.</w:delText>
        </w:r>
      </w:del>
    </w:p>
    <w:p w:rsidR="00302BC8" w:rsidDel="00EE00CC" w:rsidRDefault="00C6433B" w:rsidP="00154DCA">
      <w:pPr>
        <w:pStyle w:val="ListNumber"/>
        <w:numPr>
          <w:ilvl w:val="0"/>
          <w:numId w:val="13"/>
        </w:numPr>
        <w:ind w:left="2520" w:hanging="360"/>
        <w:rPr>
          <w:del w:id="605" w:author="jgrey" w:date="2012-05-05T21:56:00Z"/>
          <w:w w:val="100"/>
        </w:rPr>
      </w:pPr>
      <w:del w:id="606" w:author="jgrey" w:date="2012-05-05T21:56:00Z">
        <w:r w:rsidDel="00EE00CC">
          <w:rPr>
            <w:w w:val="100"/>
          </w:rPr>
          <w:delText xml:space="preserve">Creates and initializes the test socket executions. Refer to the </w:delText>
        </w:r>
        <w:r w:rsidR="00E221F4" w:rsidDel="00EE00CC">
          <w:rPr>
            <w:rStyle w:val="ColorBlue"/>
            <w:i/>
            <w:iCs/>
          </w:rPr>
          <w:fldChar w:fldCharType="begin"/>
        </w:r>
        <w:r w:rsidDel="00EE00CC">
          <w:rPr>
            <w:rStyle w:val="ColorBlue"/>
            <w:i/>
            <w:iCs/>
            <w:w w:val="100"/>
          </w:rPr>
          <w:delInstrText xml:space="preserve"> REF  RTF380031003900300038003a00 \h</w:delInstrText>
        </w:r>
        <w:r w:rsidR="00E221F4" w:rsidDel="00EE00CC">
          <w:rPr>
            <w:rStyle w:val="ColorBlue"/>
            <w:i/>
            <w:iCs/>
          </w:rPr>
        </w:r>
        <w:r w:rsidR="00E221F4" w:rsidDel="00EE00CC">
          <w:rPr>
            <w:rStyle w:val="ColorBlue"/>
            <w:i/>
            <w:iCs/>
          </w:rPr>
          <w:fldChar w:fldCharType="separate"/>
        </w:r>
        <w:r w:rsidDel="00EE00CC">
          <w:rPr>
            <w:rStyle w:val="ColorBlue"/>
            <w:i/>
            <w:iCs/>
            <w:w w:val="100"/>
          </w:rPr>
          <w:delText>Test UUTs – Test Socket Entry Point</w:delText>
        </w:r>
        <w:r w:rsidR="00E221F4" w:rsidDel="00EE00CC">
          <w:rPr>
            <w:rStyle w:val="ColorBlue"/>
            <w:i/>
            <w:iCs/>
          </w:rPr>
          <w:fldChar w:fldCharType="end"/>
        </w:r>
        <w:r w:rsidDel="00EE00CC">
          <w:rPr>
            <w:w w:val="100"/>
          </w:rPr>
          <w:delText xml:space="preserve"> section of the </w:delText>
        </w:r>
        <w:r w:rsidR="00E221F4" w:rsidDel="00EE00CC">
          <w:rPr>
            <w:rStyle w:val="ColorBlue"/>
            <w:i/>
            <w:iCs/>
          </w:rPr>
          <w:fldChar w:fldCharType="begin"/>
        </w:r>
        <w:r w:rsidDel="00EE00CC">
          <w:rPr>
            <w:rStyle w:val="ColorBlue"/>
            <w:i/>
            <w:iCs/>
            <w:w w:val="100"/>
          </w:rPr>
          <w:delInstrText xml:space="preserve"> REF  RTF370030003000370030003a00 \h</w:delInstrText>
        </w:r>
        <w:r w:rsidR="00E221F4" w:rsidDel="00EE00CC">
          <w:rPr>
            <w:rStyle w:val="ColorBlue"/>
            <w:i/>
            <w:iCs/>
          </w:rPr>
        </w:r>
        <w:r w:rsidR="00E221F4" w:rsidDel="00EE00CC">
          <w:rPr>
            <w:rStyle w:val="ColorBlue"/>
            <w:i/>
            <w:iCs/>
          </w:rPr>
          <w:fldChar w:fldCharType="separate"/>
        </w:r>
        <w:r w:rsidDel="00EE00CC">
          <w:rPr>
            <w:rStyle w:val="ColorBlue"/>
            <w:i/>
            <w:iCs/>
            <w:w w:val="100"/>
          </w:rPr>
          <w:delText>Parallel Process Model</w:delText>
        </w:r>
        <w:r w:rsidR="00E221F4" w:rsidDel="00EE00CC">
          <w:rPr>
            <w:rStyle w:val="ColorBlue"/>
            <w:i/>
            <w:iCs/>
          </w:rPr>
          <w:fldChar w:fldCharType="end"/>
        </w:r>
        <w:r w:rsidDel="00EE00CC">
          <w:rPr>
            <w:w w:val="100"/>
          </w:rPr>
          <w:delText xml:space="preserve"> section of this appendix for more information about the sequence file the test socket executions run.</w:delText>
        </w:r>
      </w:del>
    </w:p>
    <w:p w:rsidR="00302BC8" w:rsidDel="00EE00CC" w:rsidRDefault="00C6433B" w:rsidP="00154DCA">
      <w:pPr>
        <w:pStyle w:val="ListNumber"/>
        <w:numPr>
          <w:ilvl w:val="0"/>
          <w:numId w:val="14"/>
        </w:numPr>
        <w:ind w:left="2520" w:hanging="360"/>
        <w:rPr>
          <w:del w:id="607" w:author="jgrey" w:date="2012-05-05T21:56:00Z"/>
          <w:w w:val="100"/>
        </w:rPr>
      </w:pPr>
      <w:del w:id="608" w:author="jgrey" w:date="2012-05-05T21:56:00Z">
        <w:r w:rsidDel="00EE00CC">
          <w:rPr>
            <w:w w:val="100"/>
          </w:rPr>
          <w:delText>Calls the ProcessDialogRequests utility sequence.</w:delText>
        </w:r>
      </w:del>
    </w:p>
    <w:p w:rsidR="00302BC8" w:rsidDel="00EE00CC" w:rsidRDefault="00C6433B" w:rsidP="00154DCA">
      <w:pPr>
        <w:pStyle w:val="ListNumber"/>
        <w:numPr>
          <w:ilvl w:val="0"/>
          <w:numId w:val="15"/>
        </w:numPr>
        <w:ind w:left="2520" w:hanging="360"/>
        <w:rPr>
          <w:del w:id="609" w:author="jgrey" w:date="2012-05-05T21:57:00Z"/>
          <w:w w:val="100"/>
        </w:rPr>
      </w:pPr>
      <w:del w:id="610" w:author="jgrey" w:date="2012-05-05T21:57:00Z">
        <w:r w:rsidDel="00EE00CC">
          <w:rPr>
            <w:w w:val="100"/>
          </w:rPr>
          <w:delText>Calls the ProcessCleanup callback.</w:delText>
        </w:r>
      </w:del>
    </w:p>
    <w:p w:rsidR="00302BC8" w:rsidRDefault="00E221F4">
      <w:pPr>
        <w:pStyle w:val="ApxLevel2Head"/>
        <w:rPr>
          <w:w w:val="100"/>
        </w:rPr>
      </w:pPr>
      <w:r>
        <w:rPr>
          <w:w w:val="100"/>
        </w:rPr>
        <w:fldChar w:fldCharType="begin"/>
      </w:r>
      <w:r w:rsidR="00C6433B">
        <w:rPr>
          <w:w w:val="100"/>
        </w:rPr>
        <w:instrText>xe "Test UUTs – Test Socket entry point:Parallel process model"</w:instrText>
      </w:r>
      <w:r>
        <w:rPr>
          <w:w w:val="100"/>
        </w:rPr>
        <w:fldChar w:fldCharType="end"/>
      </w:r>
      <w:r>
        <w:rPr>
          <w:w w:val="100"/>
        </w:rPr>
        <w:fldChar w:fldCharType="begin"/>
      </w:r>
      <w:r w:rsidR="00C6433B">
        <w:rPr>
          <w:w w:val="100"/>
        </w:rPr>
        <w:instrText>xe "Parallel process model:Test UUTs – Test Socket entry point"</w:instrText>
      </w:r>
      <w:r>
        <w:rPr>
          <w:w w:val="100"/>
        </w:rPr>
        <w:fldChar w:fldCharType="end"/>
      </w:r>
      <w:r>
        <w:rPr>
          <w:w w:val="100"/>
        </w:rPr>
        <w:fldChar w:fldCharType="begin"/>
      </w:r>
      <w:r w:rsidR="00C6433B">
        <w:rPr>
          <w:w w:val="100"/>
        </w:rPr>
        <w:instrText>xe "Execution entry point:Test UUTs – Test Socket entry point:Parallel process model"</w:instrText>
      </w:r>
      <w:r>
        <w:rPr>
          <w:w w:val="100"/>
        </w:rPr>
        <w:fldChar w:fldCharType="end"/>
      </w:r>
      <w:bookmarkStart w:id="611" w:name="RTF380031003900300038003a00"/>
      <w:r w:rsidR="00C6433B">
        <w:rPr>
          <w:w w:val="100"/>
        </w:rPr>
        <w:t xml:space="preserve">Test </w:t>
      </w:r>
      <w:bookmarkEnd w:id="611"/>
      <w:r w:rsidR="00C6433B">
        <w:rPr>
          <w:w w:val="100"/>
        </w:rPr>
        <w:t>UUTs – Test Socket Entry Point</w:t>
      </w:r>
    </w:p>
    <w:p w:rsidR="00302BC8" w:rsidRDefault="00C6433B">
      <w:pPr>
        <w:pStyle w:val="Body1"/>
        <w:rPr>
          <w:w w:val="100"/>
        </w:rPr>
      </w:pPr>
      <w:r>
        <w:rPr>
          <w:w w:val="100"/>
        </w:rPr>
        <w:t xml:space="preserve">The Test UUTs – Test Socket </w:t>
      </w:r>
      <w:ins w:id="612" w:author="Manooch Hosseini" w:date="2012-05-14T14:43:00Z">
        <w:r w:rsidR="005A2B00">
          <w:rPr>
            <w:w w:val="100"/>
          </w:rPr>
          <w:t>E</w:t>
        </w:r>
      </w:ins>
      <w:del w:id="613" w:author="Manooch Hosseini" w:date="2012-05-14T14:43:00Z">
        <w:r w:rsidDel="005A2B00">
          <w:rPr>
            <w:w w:val="100"/>
          </w:rPr>
          <w:delText>e</w:delText>
        </w:r>
      </w:del>
      <w:r>
        <w:rPr>
          <w:w w:val="100"/>
        </w:rPr>
        <w:t xml:space="preserve">ntry </w:t>
      </w:r>
      <w:ins w:id="614" w:author="Manooch Hosseini" w:date="2012-05-14T14:43:00Z">
        <w:r w:rsidR="005A2B00">
          <w:rPr>
            <w:w w:val="100"/>
          </w:rPr>
          <w:t>P</w:t>
        </w:r>
      </w:ins>
      <w:del w:id="615" w:author="Manooch Hosseini" w:date="2012-05-14T14:43:00Z">
        <w:r w:rsidDel="005A2B00">
          <w:rPr>
            <w:w w:val="100"/>
          </w:rPr>
          <w:delText>p</w:delText>
        </w:r>
      </w:del>
      <w:r>
        <w:rPr>
          <w:w w:val="100"/>
        </w:rPr>
        <w:t>oint is the</w:t>
      </w:r>
      <w:ins w:id="616" w:author="Manooch Hosseini" w:date="2012-05-14T14:44:00Z">
        <w:r w:rsidR="005A2B00">
          <w:rPr>
            <w:w w:val="100"/>
          </w:rPr>
          <w:t xml:space="preserve"> Execution entry point</w:t>
        </w:r>
      </w:ins>
      <w:r>
        <w:rPr>
          <w:w w:val="100"/>
        </w:rPr>
        <w:t xml:space="preserve"> sequence the test socket executions run. The controlling execution creates the test socket executions in the Test UUTs Execution entry point sequence. </w:t>
      </w:r>
    </w:p>
    <w:p w:rsidR="00302BC8" w:rsidRDefault="00C6433B">
      <w:pPr>
        <w:pStyle w:val="Body"/>
        <w:rPr>
          <w:ins w:id="617" w:author="jgrey" w:date="2012-05-05T22:03:00Z"/>
          <w:w w:val="100"/>
        </w:rPr>
      </w:pPr>
      <w:r>
        <w:rPr>
          <w:w w:val="100"/>
        </w:rPr>
        <w:t xml:space="preserve">Open </w:t>
      </w:r>
      <w:r>
        <w:rPr>
          <w:rStyle w:val="Monospace"/>
          <w:w w:val="100"/>
        </w:rPr>
        <w:t>ParallelModel.seq</w:t>
      </w:r>
      <w:r>
        <w:rPr>
          <w:w w:val="100"/>
        </w:rPr>
        <w:t xml:space="preserve"> in the sequence editor and select the </w:t>
      </w:r>
      <w:r>
        <w:rPr>
          <w:rStyle w:val="Bold"/>
          <w:w w:val="100"/>
        </w:rPr>
        <w:t>Test UUTs – Test Socket Entry Point</w:t>
      </w:r>
      <w:r>
        <w:rPr>
          <w:w w:val="100"/>
        </w:rPr>
        <w:t xml:space="preserve"> sequence on the Sequences pane to examine the Parallel process model Test UUTs – Test Socket </w:t>
      </w:r>
      <w:ins w:id="618" w:author="Manooch Hosseini" w:date="2012-05-14T14:44:00Z">
        <w:r w:rsidR="005A2B00">
          <w:rPr>
            <w:w w:val="100"/>
          </w:rPr>
          <w:t>E</w:t>
        </w:r>
      </w:ins>
      <w:del w:id="619" w:author="Manooch Hosseini" w:date="2012-05-14T14:44:00Z">
        <w:r w:rsidDel="005A2B00">
          <w:rPr>
            <w:w w:val="100"/>
          </w:rPr>
          <w:delText>e</w:delText>
        </w:r>
      </w:del>
      <w:r>
        <w:rPr>
          <w:w w:val="100"/>
        </w:rPr>
        <w:t xml:space="preserve">ntry </w:t>
      </w:r>
      <w:ins w:id="620" w:author="Manooch Hosseini" w:date="2012-05-14T14:44:00Z">
        <w:r w:rsidR="005A2B00">
          <w:rPr>
            <w:w w:val="100"/>
          </w:rPr>
          <w:t>P</w:t>
        </w:r>
      </w:ins>
      <w:del w:id="621" w:author="Manooch Hosseini" w:date="2012-05-14T14:44:00Z">
        <w:r w:rsidDel="005A2B00">
          <w:rPr>
            <w:w w:val="100"/>
          </w:rPr>
          <w:delText>p</w:delText>
        </w:r>
      </w:del>
      <w:r>
        <w:rPr>
          <w:w w:val="100"/>
        </w:rPr>
        <w:t>oint</w:t>
      </w:r>
      <w:ins w:id="622" w:author="Manooch Hosseini" w:date="2012-05-14T14:45:00Z">
        <w:r w:rsidR="005A2B00">
          <w:rPr>
            <w:w w:val="100"/>
          </w:rPr>
          <w:t xml:space="preserve"> Execution entry point</w:t>
        </w:r>
      </w:ins>
      <w:r>
        <w:rPr>
          <w:w w:val="100"/>
        </w:rPr>
        <w:t>, which performs the following significant actions:</w:t>
      </w:r>
    </w:p>
    <w:p w:rsidR="00572B3B" w:rsidRDefault="00FF3ECE">
      <w:pPr>
        <w:pStyle w:val="ListNumber1"/>
        <w:numPr>
          <w:ilvl w:val="0"/>
          <w:numId w:val="52"/>
        </w:numPr>
        <w:tabs>
          <w:tab w:val="clear" w:pos="2520"/>
        </w:tabs>
        <w:rPr>
          <w:ins w:id="623" w:author="jgrey" w:date="2012-05-05T22:03:00Z"/>
          <w:w w:val="100"/>
        </w:rPr>
      </w:pPr>
      <w:commentRangeStart w:id="624"/>
      <w:commentRangeStart w:id="625"/>
      <w:ins w:id="626" w:author="jgrey" w:date="2012-05-05T22:03:00Z">
        <w:r>
          <w:rPr>
            <w:w w:val="100"/>
          </w:rPr>
          <w:t xml:space="preserve">Calls the </w:t>
        </w:r>
        <w:r w:rsidRPr="0076041D">
          <w:rPr>
            <w:w w:val="100"/>
          </w:rPr>
          <w:t xml:space="preserve">Initialize </w:t>
        </w:r>
      </w:ins>
      <w:ins w:id="627" w:author="Manooch Hosseini" w:date="2012-05-14T14:47:00Z">
        <w:r w:rsidR="00D976E7">
          <w:rPr>
            <w:w w:val="100"/>
          </w:rPr>
          <w:t xml:space="preserve">Execution </w:t>
        </w:r>
      </w:ins>
      <w:ins w:id="628" w:author="jgrey" w:date="2012-05-05T22:03:00Z">
        <w:r w:rsidRPr="0076041D">
          <w:rPr>
            <w:w w:val="100"/>
          </w:rPr>
          <w:t>Entry Point</w:t>
        </w:r>
        <w:r>
          <w:rPr>
            <w:w w:val="100"/>
          </w:rPr>
          <w:t xml:space="preserve"> sequence.</w:t>
        </w:r>
      </w:ins>
    </w:p>
    <w:p w:rsidR="00572B3B" w:rsidRDefault="00FF3ECE">
      <w:pPr>
        <w:pStyle w:val="ListNumber"/>
        <w:numPr>
          <w:ilvl w:val="0"/>
          <w:numId w:val="52"/>
        </w:numPr>
        <w:tabs>
          <w:tab w:val="clear" w:pos="2520"/>
        </w:tabs>
        <w:rPr>
          <w:ins w:id="629" w:author="jgrey" w:date="2012-05-05T22:03:00Z"/>
          <w:w w:val="100"/>
        </w:rPr>
      </w:pPr>
      <w:ins w:id="630" w:author="jgrey" w:date="2012-05-05T22:03:00Z">
        <w:r w:rsidRPr="00695785">
          <w:rPr>
            <w:w w:val="100"/>
          </w:rPr>
          <w:t xml:space="preserve">Calls </w:t>
        </w:r>
      </w:ins>
      <w:ins w:id="631" w:author="Manooch Hosseini" w:date="2012-05-14T14:45:00Z">
        <w:r w:rsidR="005A2B00">
          <w:rPr>
            <w:w w:val="100"/>
          </w:rPr>
          <w:t xml:space="preserve">the </w:t>
        </w:r>
      </w:ins>
      <w:ins w:id="632" w:author="jgrey" w:date="2012-05-05T22:03:00Z">
        <w:r>
          <w:rPr>
            <w:w w:val="100"/>
          </w:rPr>
          <w:t>Model Plugins – Begin</w:t>
        </w:r>
      </w:ins>
      <w:ins w:id="633" w:author="Manooch Hosseini" w:date="2012-05-14T14:45:00Z">
        <w:r w:rsidR="005A2B00">
          <w:rPr>
            <w:w w:val="100"/>
          </w:rPr>
          <w:t xml:space="preserve"> sequence</w:t>
        </w:r>
      </w:ins>
      <w:ins w:id="634" w:author="jgrey" w:date="2012-05-05T22:03:00Z">
        <w:r>
          <w:rPr>
            <w:w w:val="100"/>
          </w:rPr>
          <w:t>.</w:t>
        </w:r>
      </w:ins>
    </w:p>
    <w:p w:rsidR="00572B3B" w:rsidRDefault="00FF3ECE">
      <w:pPr>
        <w:pStyle w:val="ListNumber"/>
        <w:numPr>
          <w:ilvl w:val="0"/>
          <w:numId w:val="52"/>
        </w:numPr>
        <w:tabs>
          <w:tab w:val="clear" w:pos="2520"/>
        </w:tabs>
        <w:rPr>
          <w:ins w:id="635" w:author="jgrey" w:date="2012-05-05T22:03:00Z"/>
          <w:w w:val="100"/>
        </w:rPr>
      </w:pPr>
      <w:ins w:id="636" w:author="jgrey" w:date="2012-05-05T22:03:00Z">
        <w:r>
          <w:rPr>
            <w:w w:val="100"/>
          </w:rPr>
          <w:t>Calls the PreUUTLoop callback.</w:t>
        </w:r>
      </w:ins>
    </w:p>
    <w:p w:rsidR="00572B3B" w:rsidRDefault="00FF3ECE">
      <w:pPr>
        <w:pStyle w:val="ListNumber"/>
        <w:numPr>
          <w:ilvl w:val="0"/>
          <w:numId w:val="52"/>
        </w:numPr>
        <w:tabs>
          <w:tab w:val="clear" w:pos="2520"/>
        </w:tabs>
        <w:rPr>
          <w:ins w:id="637" w:author="jgrey" w:date="2012-05-05T22:03:00Z"/>
          <w:w w:val="100"/>
        </w:rPr>
      </w:pPr>
      <w:ins w:id="638" w:author="jgrey" w:date="2012-05-05T22:03:00Z">
        <w:r>
          <w:rPr>
            <w:w w:val="100"/>
          </w:rPr>
          <w:t>Initiates the UUT For loop.</w:t>
        </w:r>
      </w:ins>
    </w:p>
    <w:p w:rsidR="00572B3B" w:rsidRDefault="00FF3ECE">
      <w:pPr>
        <w:pStyle w:val="ListNumber"/>
        <w:numPr>
          <w:ilvl w:val="0"/>
          <w:numId w:val="52"/>
        </w:numPr>
        <w:tabs>
          <w:tab w:val="clear" w:pos="2520"/>
        </w:tabs>
        <w:rPr>
          <w:ins w:id="639" w:author="jgrey" w:date="2012-05-05T22:03:00Z"/>
          <w:w w:val="100"/>
        </w:rPr>
      </w:pPr>
      <w:ins w:id="640" w:author="jgrey" w:date="2012-05-05T22:03:00Z">
        <w:r>
          <w:rPr>
            <w:w w:val="100"/>
          </w:rPr>
          <w:t>Calls the PreUUT callback.</w:t>
        </w:r>
        <w:r w:rsidDel="009362CE">
          <w:rPr>
            <w:w w:val="100"/>
          </w:rPr>
          <w:t xml:space="preserve"> </w:t>
        </w:r>
        <w:r>
          <w:rPr>
            <w:w w:val="100"/>
          </w:rPr>
          <w:t>If</w:t>
        </w:r>
        <w:r w:rsidRPr="00695785">
          <w:rPr>
            <w:w w:val="100"/>
          </w:rPr>
          <w:t xml:space="preserve"> no more UUTs exist, exits the UUT</w:t>
        </w:r>
      </w:ins>
      <w:ins w:id="641" w:author="Manooch Hosseini" w:date="2012-05-14T14:45:00Z">
        <w:r w:rsidR="005A2B00">
          <w:rPr>
            <w:w w:val="100"/>
          </w:rPr>
          <w:t xml:space="preserve"> For</w:t>
        </w:r>
      </w:ins>
      <w:ins w:id="642" w:author="jgrey" w:date="2012-05-05T22:03:00Z">
        <w:r w:rsidRPr="00695785">
          <w:rPr>
            <w:w w:val="100"/>
          </w:rPr>
          <w:t xml:space="preserve"> loop.</w:t>
        </w:r>
      </w:ins>
    </w:p>
    <w:p w:rsidR="00572B3B" w:rsidRDefault="00FF3ECE">
      <w:pPr>
        <w:pStyle w:val="ListNumber"/>
        <w:numPr>
          <w:ilvl w:val="0"/>
          <w:numId w:val="52"/>
        </w:numPr>
        <w:tabs>
          <w:tab w:val="clear" w:pos="2520"/>
        </w:tabs>
        <w:rPr>
          <w:ins w:id="643" w:author="jgrey" w:date="2012-05-05T22:03:00Z"/>
          <w:w w:val="100"/>
        </w:rPr>
      </w:pPr>
      <w:ins w:id="644" w:author="jgrey" w:date="2012-05-05T22:03:00Z">
        <w:r w:rsidRPr="00695785">
          <w:rPr>
            <w:w w:val="100"/>
          </w:rPr>
          <w:t xml:space="preserve">Calls </w:t>
        </w:r>
      </w:ins>
      <w:ins w:id="645" w:author="Manooch Hosseini" w:date="2012-05-14T14:46:00Z">
        <w:r w:rsidR="005A2B00">
          <w:rPr>
            <w:w w:val="100"/>
          </w:rPr>
          <w:t xml:space="preserve">the </w:t>
        </w:r>
      </w:ins>
      <w:ins w:id="646" w:author="jgrey" w:date="2012-05-05T22:03:00Z">
        <w:r>
          <w:rPr>
            <w:w w:val="100"/>
          </w:rPr>
          <w:t>Model Plugins – Pre UUT</w:t>
        </w:r>
      </w:ins>
      <w:ins w:id="647" w:author="Manooch Hosseini" w:date="2012-05-14T14:46:00Z">
        <w:r w:rsidR="005A2B00">
          <w:rPr>
            <w:w w:val="100"/>
          </w:rPr>
          <w:t xml:space="preserve"> sequence</w:t>
        </w:r>
      </w:ins>
      <w:ins w:id="648" w:author="jgrey" w:date="2012-05-05T22:03:00Z">
        <w:r>
          <w:rPr>
            <w:w w:val="100"/>
          </w:rPr>
          <w:t>. If</w:t>
        </w:r>
        <w:r w:rsidRPr="00695785">
          <w:rPr>
            <w:w w:val="100"/>
          </w:rPr>
          <w:t xml:space="preserve"> no more UUTs exist, exits the UUT </w:t>
        </w:r>
      </w:ins>
      <w:ins w:id="649" w:author="Manooch Hosseini" w:date="2012-05-14T14:46:00Z">
        <w:r w:rsidR="005A2B00">
          <w:rPr>
            <w:w w:val="100"/>
          </w:rPr>
          <w:t xml:space="preserve">For </w:t>
        </w:r>
      </w:ins>
      <w:ins w:id="650" w:author="jgrey" w:date="2012-05-05T22:03:00Z">
        <w:r w:rsidRPr="00695785">
          <w:rPr>
            <w:w w:val="100"/>
          </w:rPr>
          <w:t>loop.</w:t>
        </w:r>
      </w:ins>
    </w:p>
    <w:p w:rsidR="00572B3B" w:rsidRDefault="00FF3ECE">
      <w:pPr>
        <w:pStyle w:val="ListNumber"/>
        <w:numPr>
          <w:ilvl w:val="0"/>
          <w:numId w:val="52"/>
        </w:numPr>
        <w:tabs>
          <w:tab w:val="clear" w:pos="2520"/>
        </w:tabs>
        <w:rPr>
          <w:ins w:id="651" w:author="jgrey" w:date="2012-05-05T22:03:00Z"/>
          <w:w w:val="100"/>
        </w:rPr>
      </w:pPr>
      <w:ins w:id="652" w:author="jgrey" w:date="2012-05-05T22:03:00Z">
        <w:r w:rsidRPr="00695785">
          <w:rPr>
            <w:w w:val="100"/>
          </w:rPr>
          <w:lastRenderedPageBreak/>
          <w:t xml:space="preserve">Calls </w:t>
        </w:r>
      </w:ins>
      <w:ins w:id="653" w:author="Manooch Hosseini" w:date="2012-05-14T14:46:00Z">
        <w:r w:rsidR="005A2B00">
          <w:rPr>
            <w:w w:val="100"/>
          </w:rPr>
          <w:t xml:space="preserve">the </w:t>
        </w:r>
      </w:ins>
      <w:ins w:id="654" w:author="jgrey" w:date="2012-05-05T22:03:00Z">
        <w:r>
          <w:rPr>
            <w:w w:val="100"/>
          </w:rPr>
          <w:t>Model Plugins – UUT Start</w:t>
        </w:r>
      </w:ins>
      <w:ins w:id="655" w:author="Manooch Hosseini" w:date="2012-05-14T14:46:00Z">
        <w:r w:rsidR="005A2B00">
          <w:rPr>
            <w:w w:val="100"/>
          </w:rPr>
          <w:t xml:space="preserve"> sequence</w:t>
        </w:r>
      </w:ins>
      <w:ins w:id="656" w:author="jgrey" w:date="2012-05-05T22:03:00Z">
        <w:r>
          <w:rPr>
            <w:w w:val="100"/>
          </w:rPr>
          <w:t>.</w:t>
        </w:r>
      </w:ins>
    </w:p>
    <w:p w:rsidR="00572B3B" w:rsidRDefault="00FF3ECE">
      <w:pPr>
        <w:pStyle w:val="ListNumber"/>
        <w:numPr>
          <w:ilvl w:val="0"/>
          <w:numId w:val="52"/>
        </w:numPr>
        <w:tabs>
          <w:tab w:val="clear" w:pos="2520"/>
        </w:tabs>
        <w:rPr>
          <w:ins w:id="657" w:author="jgrey" w:date="2012-05-05T22:03:00Z"/>
          <w:w w:val="100"/>
        </w:rPr>
      </w:pPr>
      <w:ins w:id="658" w:author="jgrey" w:date="2012-05-05T22:03:00Z">
        <w:r>
          <w:rPr>
            <w:w w:val="100"/>
          </w:rPr>
          <w:t>Calls the MainSequence callback.</w:t>
        </w:r>
      </w:ins>
    </w:p>
    <w:p w:rsidR="00572B3B" w:rsidRDefault="00FF3ECE">
      <w:pPr>
        <w:pStyle w:val="ListNumber"/>
        <w:numPr>
          <w:ilvl w:val="0"/>
          <w:numId w:val="52"/>
        </w:numPr>
        <w:tabs>
          <w:tab w:val="clear" w:pos="2520"/>
        </w:tabs>
        <w:rPr>
          <w:ins w:id="659" w:author="jgrey" w:date="2012-05-05T22:03:00Z"/>
          <w:w w:val="100"/>
        </w:rPr>
      </w:pPr>
      <w:ins w:id="660" w:author="jgrey" w:date="2012-05-05T22:03:00Z">
        <w:r w:rsidRPr="00695785">
          <w:rPr>
            <w:w w:val="100"/>
          </w:rPr>
          <w:t xml:space="preserve">Calls </w:t>
        </w:r>
      </w:ins>
      <w:ins w:id="661" w:author="Manooch Hosseini" w:date="2012-05-14T14:46:00Z">
        <w:r w:rsidR="005A2B00">
          <w:rPr>
            <w:w w:val="100"/>
          </w:rPr>
          <w:t xml:space="preserve">the </w:t>
        </w:r>
      </w:ins>
      <w:ins w:id="662" w:author="jgrey" w:date="2012-05-05T22:03:00Z">
        <w:r>
          <w:rPr>
            <w:w w:val="100"/>
          </w:rPr>
          <w:t>Model Plugins – UUT Done</w:t>
        </w:r>
      </w:ins>
      <w:ins w:id="663" w:author="Manooch Hosseini" w:date="2012-05-14T14:46:00Z">
        <w:r w:rsidR="005A2B00">
          <w:rPr>
            <w:w w:val="100"/>
          </w:rPr>
          <w:t xml:space="preserve"> sequence</w:t>
        </w:r>
      </w:ins>
      <w:ins w:id="664" w:author="jgrey" w:date="2012-05-05T22:03:00Z">
        <w:r>
          <w:rPr>
            <w:w w:val="100"/>
          </w:rPr>
          <w:t>.</w:t>
        </w:r>
      </w:ins>
    </w:p>
    <w:p w:rsidR="00572B3B" w:rsidRDefault="00FF3ECE">
      <w:pPr>
        <w:pStyle w:val="ListNumber"/>
        <w:numPr>
          <w:ilvl w:val="0"/>
          <w:numId w:val="52"/>
        </w:numPr>
        <w:tabs>
          <w:tab w:val="clear" w:pos="2520"/>
        </w:tabs>
        <w:rPr>
          <w:ins w:id="665" w:author="jgrey" w:date="2012-05-05T22:03:00Z"/>
          <w:w w:val="100"/>
        </w:rPr>
      </w:pPr>
      <w:ins w:id="666" w:author="jgrey" w:date="2012-05-05T22:03:00Z">
        <w:r w:rsidRPr="00695785">
          <w:rPr>
            <w:w w:val="100"/>
          </w:rPr>
          <w:t xml:space="preserve">Calls </w:t>
        </w:r>
      </w:ins>
      <w:ins w:id="667" w:author="Manooch Hosseini" w:date="2012-05-14T14:46:00Z">
        <w:r w:rsidR="005A2B00">
          <w:rPr>
            <w:w w:val="100"/>
          </w:rPr>
          <w:t xml:space="preserve">the </w:t>
        </w:r>
      </w:ins>
      <w:ins w:id="668" w:author="jgrey" w:date="2012-05-05T22:03:00Z">
        <w:r>
          <w:rPr>
            <w:w w:val="100"/>
          </w:rPr>
          <w:t>Model Plugins – Post UUT</w:t>
        </w:r>
      </w:ins>
      <w:ins w:id="669" w:author="Manooch Hosseini" w:date="2012-05-14T14:46:00Z">
        <w:r w:rsidR="005A2B00">
          <w:rPr>
            <w:w w:val="100"/>
          </w:rPr>
          <w:t xml:space="preserve"> sequence</w:t>
        </w:r>
      </w:ins>
      <w:ins w:id="670" w:author="jgrey" w:date="2012-05-05T22:03:00Z">
        <w:r>
          <w:rPr>
            <w:w w:val="100"/>
          </w:rPr>
          <w:t>.</w:t>
        </w:r>
      </w:ins>
    </w:p>
    <w:p w:rsidR="00572B3B" w:rsidRDefault="00FF3ECE">
      <w:pPr>
        <w:pStyle w:val="ListNumber"/>
        <w:numPr>
          <w:ilvl w:val="0"/>
          <w:numId w:val="52"/>
        </w:numPr>
        <w:tabs>
          <w:tab w:val="clear" w:pos="2520"/>
        </w:tabs>
        <w:rPr>
          <w:ins w:id="671" w:author="jgrey" w:date="2012-05-05T22:03:00Z"/>
          <w:w w:val="100"/>
        </w:rPr>
      </w:pPr>
      <w:ins w:id="672" w:author="jgrey" w:date="2012-05-05T22:03:00Z">
        <w:r>
          <w:rPr>
            <w:w w:val="100"/>
          </w:rPr>
          <w:t>Calls the PostUUT callback.</w:t>
        </w:r>
      </w:ins>
    </w:p>
    <w:p w:rsidR="00572B3B" w:rsidRDefault="00FF3ECE">
      <w:pPr>
        <w:pStyle w:val="ListNumber"/>
        <w:numPr>
          <w:ilvl w:val="0"/>
          <w:numId w:val="52"/>
        </w:numPr>
        <w:tabs>
          <w:tab w:val="clear" w:pos="2520"/>
        </w:tabs>
        <w:rPr>
          <w:ins w:id="673" w:author="jgrey" w:date="2012-05-05T22:03:00Z"/>
          <w:w w:val="100"/>
        </w:rPr>
      </w:pPr>
      <w:ins w:id="674" w:author="jgrey" w:date="2012-05-05T22:03:00Z">
        <w:r>
          <w:rPr>
            <w:w w:val="100"/>
          </w:rPr>
          <w:t xml:space="preserve">Ends the UUT </w:t>
        </w:r>
      </w:ins>
      <w:ins w:id="675" w:author="Manooch Hosseini" w:date="2012-05-14T14:46:00Z">
        <w:r w:rsidR="005A2B00">
          <w:rPr>
            <w:w w:val="100"/>
          </w:rPr>
          <w:t xml:space="preserve">For </w:t>
        </w:r>
      </w:ins>
      <w:ins w:id="676" w:author="jgrey" w:date="2012-05-05T22:03:00Z">
        <w:del w:id="677" w:author="Manooch Hosseini" w:date="2012-05-14T14:46:00Z">
          <w:r w:rsidDel="005A2B00">
            <w:rPr>
              <w:w w:val="100"/>
            </w:rPr>
            <w:delText>L</w:delText>
          </w:r>
        </w:del>
      </w:ins>
      <w:ins w:id="678" w:author="Manooch Hosseini" w:date="2012-05-14T14:46:00Z">
        <w:r w:rsidR="005A2B00">
          <w:rPr>
            <w:w w:val="100"/>
          </w:rPr>
          <w:t>l</w:t>
        </w:r>
      </w:ins>
      <w:ins w:id="679" w:author="jgrey" w:date="2012-05-05T22:03:00Z">
        <w:r>
          <w:rPr>
            <w:w w:val="100"/>
          </w:rPr>
          <w:t>oop block, looping back to begin the next UUT</w:t>
        </w:r>
      </w:ins>
      <w:ins w:id="680" w:author="Manooch Hosseini" w:date="2012-05-14T14:46:00Z">
        <w:r w:rsidR="005A2B00">
          <w:rPr>
            <w:w w:val="100"/>
          </w:rPr>
          <w:t>.</w:t>
        </w:r>
      </w:ins>
    </w:p>
    <w:p w:rsidR="00572B3B" w:rsidRDefault="00FF3ECE">
      <w:pPr>
        <w:pStyle w:val="ListNumber"/>
        <w:numPr>
          <w:ilvl w:val="0"/>
          <w:numId w:val="52"/>
        </w:numPr>
        <w:tabs>
          <w:tab w:val="clear" w:pos="2520"/>
        </w:tabs>
        <w:rPr>
          <w:ins w:id="681" w:author="jgrey" w:date="2012-05-05T22:03:00Z"/>
          <w:w w:val="100"/>
        </w:rPr>
      </w:pPr>
      <w:ins w:id="682" w:author="jgrey" w:date="2012-05-05T22:03:00Z">
        <w:r>
          <w:rPr>
            <w:w w:val="100"/>
          </w:rPr>
          <w:t>Calls the PostUUTLoop callback.</w:t>
        </w:r>
      </w:ins>
    </w:p>
    <w:p w:rsidR="00572B3B" w:rsidRDefault="00FF3ECE">
      <w:pPr>
        <w:pStyle w:val="ListNumber"/>
        <w:numPr>
          <w:ilvl w:val="0"/>
          <w:numId w:val="52"/>
        </w:numPr>
        <w:tabs>
          <w:tab w:val="clear" w:pos="2520"/>
        </w:tabs>
        <w:rPr>
          <w:ins w:id="683" w:author="jgrey" w:date="2012-05-05T22:03:00Z"/>
          <w:w w:val="100"/>
        </w:rPr>
      </w:pPr>
      <w:ins w:id="684" w:author="jgrey" w:date="2012-05-05T22:03:00Z">
        <w:r w:rsidRPr="00FF3ECE">
          <w:rPr>
            <w:w w:val="100"/>
          </w:rPr>
          <w:t xml:space="preserve">Calls </w:t>
        </w:r>
      </w:ins>
      <w:ins w:id="685" w:author="Manooch Hosseini" w:date="2012-05-14T14:46:00Z">
        <w:r w:rsidR="005A2B00">
          <w:rPr>
            <w:w w:val="100"/>
          </w:rPr>
          <w:t xml:space="preserve">the </w:t>
        </w:r>
      </w:ins>
      <w:ins w:id="686" w:author="jgrey" w:date="2012-05-06T14:26:00Z">
        <w:r w:rsidR="003579A5">
          <w:rPr>
            <w:w w:val="100"/>
          </w:rPr>
          <w:t>Model Plugins - End</w:t>
        </w:r>
      </w:ins>
      <w:commentRangeEnd w:id="624"/>
      <w:ins w:id="687" w:author="jgrey" w:date="2012-05-06T14:28:00Z">
        <w:r w:rsidR="0007080C">
          <w:rPr>
            <w:rStyle w:val="CommentReference"/>
            <w:rFonts w:ascii="Calibri" w:hAnsi="Calibri" w:cs="Times New Roman"/>
            <w:color w:val="auto"/>
            <w:w w:val="100"/>
          </w:rPr>
          <w:commentReference w:id="624"/>
        </w:r>
      </w:ins>
      <w:ins w:id="688" w:author="Manooch Hosseini" w:date="2012-05-14T14:46:00Z">
        <w:r w:rsidR="005A2B00">
          <w:rPr>
            <w:w w:val="100"/>
          </w:rPr>
          <w:t xml:space="preserve"> sequence</w:t>
        </w:r>
      </w:ins>
      <w:ins w:id="689" w:author="jgrey" w:date="2012-05-05T22:03:00Z">
        <w:r w:rsidRPr="00FF3ECE">
          <w:rPr>
            <w:w w:val="100"/>
          </w:rPr>
          <w:t>.</w:t>
        </w:r>
      </w:ins>
    </w:p>
    <w:commentRangeEnd w:id="625"/>
    <w:p w:rsidR="00FF3ECE" w:rsidRDefault="0007080C" w:rsidP="00FF3ECE">
      <w:pPr>
        <w:pStyle w:val="Body"/>
        <w:rPr>
          <w:ins w:id="690" w:author="jgrey" w:date="2012-05-05T22:03:00Z"/>
          <w:w w:val="100"/>
        </w:rPr>
      </w:pPr>
      <w:ins w:id="691" w:author="jgrey" w:date="2012-05-06T14:28:00Z">
        <w:r>
          <w:rPr>
            <w:rStyle w:val="CommentReference"/>
            <w:rFonts w:ascii="Calibri" w:hAnsi="Calibri" w:cs="Times New Roman"/>
            <w:color w:val="auto"/>
            <w:w w:val="100"/>
          </w:rPr>
          <w:commentReference w:id="625"/>
        </w:r>
      </w:ins>
    </w:p>
    <w:p w:rsidR="00FF3ECE" w:rsidDel="0007080C" w:rsidRDefault="00FF3ECE">
      <w:pPr>
        <w:pStyle w:val="Body"/>
        <w:rPr>
          <w:del w:id="692" w:author="jgrey" w:date="2012-05-06T14:27:00Z"/>
          <w:w w:val="100"/>
        </w:rPr>
      </w:pPr>
    </w:p>
    <w:p w:rsidR="00302BC8" w:rsidDel="0007080C" w:rsidRDefault="00C6433B" w:rsidP="00154DCA">
      <w:pPr>
        <w:pStyle w:val="ListNumber1"/>
        <w:numPr>
          <w:ilvl w:val="0"/>
          <w:numId w:val="6"/>
        </w:numPr>
        <w:ind w:left="2520" w:hanging="360"/>
        <w:rPr>
          <w:del w:id="693" w:author="jgrey" w:date="2012-05-06T14:27:00Z"/>
          <w:w w:val="100"/>
        </w:rPr>
      </w:pPr>
      <w:del w:id="694" w:author="jgrey" w:date="2012-05-06T14:27:00Z">
        <w:r w:rsidDel="0007080C">
          <w:rPr>
            <w:w w:val="100"/>
          </w:rPr>
          <w:delText>Calls the PretUUTLoop callback.</w:delText>
        </w:r>
      </w:del>
    </w:p>
    <w:p w:rsidR="00302BC8" w:rsidDel="00FF3ECE" w:rsidRDefault="00C6433B" w:rsidP="00154DCA">
      <w:pPr>
        <w:pStyle w:val="ListNumber"/>
        <w:numPr>
          <w:ilvl w:val="0"/>
          <w:numId w:val="7"/>
        </w:numPr>
        <w:ind w:left="2520" w:hanging="360"/>
        <w:rPr>
          <w:del w:id="695" w:author="jgrey" w:date="2012-05-05T22:01:00Z"/>
          <w:w w:val="100"/>
        </w:rPr>
      </w:pPr>
      <w:del w:id="696" w:author="jgrey" w:date="2012-05-05T22:01:00Z">
        <w:r w:rsidDel="00FF3ECE">
          <w:rPr>
            <w:w w:val="100"/>
          </w:rPr>
          <w:delText>Calls the Configure Post Result Callbacks utility sequence to enable the ProcessModelPostResultListEntry callback when you enable on-the-fly report generation or database logging.</w:delText>
        </w:r>
      </w:del>
    </w:p>
    <w:p w:rsidR="00302BC8" w:rsidDel="0007080C" w:rsidRDefault="00C6433B" w:rsidP="00154DCA">
      <w:pPr>
        <w:pStyle w:val="ListNumber"/>
        <w:numPr>
          <w:ilvl w:val="0"/>
          <w:numId w:val="8"/>
        </w:numPr>
        <w:ind w:left="2520" w:hanging="360"/>
        <w:rPr>
          <w:del w:id="697" w:author="jgrey" w:date="2012-05-06T14:27:00Z"/>
          <w:w w:val="100"/>
        </w:rPr>
      </w:pPr>
      <w:del w:id="698" w:author="jgrey" w:date="2012-05-06T14:27:00Z">
        <w:r w:rsidDel="0007080C">
          <w:rPr>
            <w:w w:val="100"/>
          </w:rPr>
          <w:delText>Increments the UUT index.</w:delText>
        </w:r>
      </w:del>
    </w:p>
    <w:p w:rsidR="00302BC8" w:rsidDel="0007080C" w:rsidRDefault="00C6433B" w:rsidP="00154DCA">
      <w:pPr>
        <w:pStyle w:val="ListNumber"/>
        <w:numPr>
          <w:ilvl w:val="0"/>
          <w:numId w:val="9"/>
        </w:numPr>
        <w:ind w:left="2520" w:hanging="360"/>
        <w:rPr>
          <w:del w:id="699" w:author="jgrey" w:date="2012-05-06T14:27:00Z"/>
          <w:w w:val="100"/>
        </w:rPr>
      </w:pPr>
      <w:del w:id="700" w:author="jgrey" w:date="2012-05-06T14:27:00Z">
        <w:r w:rsidDel="0007080C">
          <w:rPr>
            <w:w w:val="100"/>
          </w:rPr>
          <w:delText>Clears information from the previous loop iteration by discarding the previous results and clearing the report and failure stacks.</w:delText>
        </w:r>
      </w:del>
    </w:p>
    <w:p w:rsidR="00302BC8" w:rsidDel="0007080C" w:rsidRDefault="00C6433B" w:rsidP="00154DCA">
      <w:pPr>
        <w:pStyle w:val="ListNumber"/>
        <w:numPr>
          <w:ilvl w:val="0"/>
          <w:numId w:val="10"/>
        </w:numPr>
        <w:ind w:left="2520" w:hanging="360"/>
        <w:rPr>
          <w:del w:id="701" w:author="jgrey" w:date="2012-05-06T14:27:00Z"/>
          <w:w w:val="100"/>
        </w:rPr>
      </w:pPr>
      <w:del w:id="702" w:author="jgrey" w:date="2012-05-06T14:27:00Z">
        <w:r w:rsidDel="0007080C">
          <w:rPr>
            <w:w w:val="100"/>
          </w:rPr>
          <w:delText>Calls the PreUUT callback.</w:delText>
        </w:r>
      </w:del>
    </w:p>
    <w:p w:rsidR="00302BC8" w:rsidDel="0007080C" w:rsidRDefault="00C6433B" w:rsidP="00154DCA">
      <w:pPr>
        <w:pStyle w:val="ListNumber"/>
        <w:numPr>
          <w:ilvl w:val="0"/>
          <w:numId w:val="11"/>
        </w:numPr>
        <w:ind w:left="2520" w:hanging="360"/>
        <w:rPr>
          <w:del w:id="703" w:author="jgrey" w:date="2012-05-06T14:27:00Z"/>
          <w:w w:val="100"/>
        </w:rPr>
      </w:pPr>
      <w:del w:id="704" w:author="jgrey" w:date="2012-05-06T14:27:00Z">
        <w:r w:rsidDel="0007080C">
          <w:rPr>
            <w:w w:val="100"/>
          </w:rPr>
          <w:delText>When no more UUTs exist, skips to step 15.</w:delText>
        </w:r>
      </w:del>
    </w:p>
    <w:p w:rsidR="00302BC8" w:rsidDel="0007080C" w:rsidRDefault="00C6433B" w:rsidP="00154DCA">
      <w:pPr>
        <w:pStyle w:val="ListNumber"/>
        <w:numPr>
          <w:ilvl w:val="0"/>
          <w:numId w:val="12"/>
        </w:numPr>
        <w:ind w:left="2520" w:hanging="360"/>
        <w:rPr>
          <w:del w:id="705" w:author="jgrey" w:date="2012-05-06T14:27:00Z"/>
          <w:w w:val="100"/>
        </w:rPr>
      </w:pPr>
      <w:del w:id="706" w:author="jgrey" w:date="2012-05-06T14:27:00Z">
        <w:r w:rsidDel="0007080C">
          <w:rPr>
            <w:w w:val="100"/>
          </w:rPr>
          <w:delText xml:space="preserve">Determines the report file pathname, configures display settings, resets the report, and specifies the report location. When you use the </w:delText>
        </w:r>
        <w:r w:rsidDel="0007080C">
          <w:rPr>
            <w:rStyle w:val="Monospace"/>
            <w:w w:val="100"/>
          </w:rPr>
          <w:delText>&lt;UUTStatus&gt;</w:delText>
        </w:r>
        <w:r w:rsidDel="0007080C">
          <w:rPr>
            <w:w w:val="100"/>
          </w:rPr>
          <w:delText xml:space="preserve"> macro in an expression to specify the report file path, TestStand uses a temporary file path as the report file pathname.</w:delText>
        </w:r>
      </w:del>
    </w:p>
    <w:p w:rsidR="00302BC8" w:rsidDel="0007080C" w:rsidRDefault="00C6433B" w:rsidP="00154DCA">
      <w:pPr>
        <w:pStyle w:val="ListNumber"/>
        <w:numPr>
          <w:ilvl w:val="0"/>
          <w:numId w:val="13"/>
        </w:numPr>
        <w:ind w:left="2520" w:hanging="360"/>
        <w:rPr>
          <w:del w:id="707" w:author="jgrey" w:date="2012-05-06T14:27:00Z"/>
          <w:w w:val="100"/>
        </w:rPr>
      </w:pPr>
      <w:del w:id="708" w:author="jgrey" w:date="2012-05-06T14:27:00Z">
        <w:r w:rsidDel="0007080C">
          <w:rPr>
            <w:w w:val="100"/>
          </w:rPr>
          <w:delText>Starts on-the-fly report generation and database logging, when enabled, for the new UUT.</w:delText>
        </w:r>
      </w:del>
    </w:p>
    <w:p w:rsidR="00302BC8" w:rsidDel="0007080C" w:rsidRDefault="00C6433B" w:rsidP="00154DCA">
      <w:pPr>
        <w:pStyle w:val="ListNumber"/>
        <w:numPr>
          <w:ilvl w:val="0"/>
          <w:numId w:val="14"/>
        </w:numPr>
        <w:ind w:left="2520" w:hanging="360"/>
        <w:rPr>
          <w:del w:id="709" w:author="jgrey" w:date="2012-05-06T14:27:00Z"/>
          <w:w w:val="100"/>
        </w:rPr>
      </w:pPr>
      <w:del w:id="710" w:author="jgrey" w:date="2012-05-06T14:27:00Z">
        <w:r w:rsidDel="0007080C">
          <w:rPr>
            <w:w w:val="100"/>
          </w:rPr>
          <w:delText>Calls the MainSequence callback.</w:delText>
        </w:r>
      </w:del>
    </w:p>
    <w:p w:rsidR="00302BC8" w:rsidDel="0007080C" w:rsidRDefault="00C6433B" w:rsidP="00154DCA">
      <w:pPr>
        <w:pStyle w:val="ListNumber"/>
        <w:numPr>
          <w:ilvl w:val="0"/>
          <w:numId w:val="15"/>
        </w:numPr>
        <w:ind w:left="2520" w:hanging="360"/>
        <w:rPr>
          <w:del w:id="711" w:author="jgrey" w:date="2012-05-06T14:27:00Z"/>
          <w:w w:val="100"/>
        </w:rPr>
      </w:pPr>
      <w:del w:id="712" w:author="jgrey" w:date="2012-05-06T14:27:00Z">
        <w:r w:rsidDel="0007080C">
          <w:rPr>
            <w:w w:val="100"/>
          </w:rPr>
          <w:delText>Calls the PostUUT callback.</w:delText>
        </w:r>
      </w:del>
    </w:p>
    <w:p w:rsidR="00302BC8" w:rsidDel="0007080C" w:rsidRDefault="00C6433B" w:rsidP="00154DCA">
      <w:pPr>
        <w:pStyle w:val="ListNumber"/>
        <w:numPr>
          <w:ilvl w:val="0"/>
          <w:numId w:val="16"/>
        </w:numPr>
        <w:ind w:left="2520" w:hanging="360"/>
        <w:rPr>
          <w:del w:id="713" w:author="jgrey" w:date="2012-05-06T14:27:00Z"/>
          <w:w w:val="100"/>
        </w:rPr>
      </w:pPr>
      <w:del w:id="714" w:author="jgrey" w:date="2012-05-06T14:27:00Z">
        <w:r w:rsidDel="0007080C">
          <w:rPr>
            <w:w w:val="100"/>
          </w:rPr>
          <w:delText>Calls the TestReport callback.</w:delText>
        </w:r>
      </w:del>
    </w:p>
    <w:p w:rsidR="00302BC8" w:rsidDel="0007080C" w:rsidRDefault="00C6433B" w:rsidP="00154DCA">
      <w:pPr>
        <w:pStyle w:val="ListNumber"/>
        <w:numPr>
          <w:ilvl w:val="0"/>
          <w:numId w:val="17"/>
        </w:numPr>
        <w:ind w:left="2520" w:hanging="360"/>
        <w:rPr>
          <w:del w:id="715" w:author="jgrey" w:date="2012-05-06T14:27:00Z"/>
          <w:w w:val="100"/>
        </w:rPr>
      </w:pPr>
      <w:del w:id="716" w:author="jgrey" w:date="2012-05-06T14:27:00Z">
        <w:r w:rsidDel="0007080C">
          <w:rPr>
            <w:w w:val="100"/>
          </w:rPr>
          <w:delText>Calls the LogToDatabase callback.</w:delText>
        </w:r>
      </w:del>
    </w:p>
    <w:p w:rsidR="00302BC8" w:rsidDel="0007080C" w:rsidRDefault="00C6433B" w:rsidP="00154DCA">
      <w:pPr>
        <w:pStyle w:val="ListNumber"/>
        <w:numPr>
          <w:ilvl w:val="0"/>
          <w:numId w:val="18"/>
        </w:numPr>
        <w:ind w:left="2520" w:hanging="360"/>
        <w:rPr>
          <w:del w:id="717" w:author="jgrey" w:date="2012-05-06T14:27:00Z"/>
          <w:w w:val="100"/>
        </w:rPr>
      </w:pPr>
      <w:del w:id="718" w:author="jgrey" w:date="2012-05-06T14:27:00Z">
        <w:r w:rsidDel="0007080C">
          <w:rPr>
            <w:w w:val="100"/>
          </w:rPr>
          <w:delText xml:space="preserve">Writes the UUT report to disk by appending to an existing file or creating a new file. Also adjusts the root tags when the report format is XML. When you use the </w:delText>
        </w:r>
        <w:r w:rsidDel="0007080C">
          <w:rPr>
            <w:rStyle w:val="Monospace"/>
            <w:w w:val="100"/>
          </w:rPr>
          <w:delText>&lt;UUTStatus&gt;</w:delText>
        </w:r>
        <w:r w:rsidDel="0007080C">
          <w:rPr>
            <w:w w:val="100"/>
          </w:rPr>
          <w:delText xml:space="preserve"> macro in an expression to </w:delText>
        </w:r>
        <w:r w:rsidDel="0007080C">
          <w:rPr>
            <w:w w:val="100"/>
          </w:rPr>
          <w:lastRenderedPageBreak/>
          <w:delText>specify the report file path, TestStand adjusts the report file path as the UUT status information becomes available.</w:delText>
        </w:r>
      </w:del>
    </w:p>
    <w:p w:rsidR="00302BC8" w:rsidDel="0007080C" w:rsidRDefault="00C6433B" w:rsidP="00154DCA">
      <w:pPr>
        <w:pStyle w:val="ListNumber"/>
        <w:numPr>
          <w:ilvl w:val="0"/>
          <w:numId w:val="19"/>
        </w:numPr>
        <w:ind w:left="2520" w:hanging="360"/>
        <w:rPr>
          <w:del w:id="719" w:author="jgrey" w:date="2012-05-06T14:27:00Z"/>
          <w:w w:val="100"/>
        </w:rPr>
      </w:pPr>
      <w:del w:id="720" w:author="jgrey" w:date="2012-05-06T14:27:00Z">
        <w:r w:rsidDel="0007080C">
          <w:rPr>
            <w:w w:val="100"/>
          </w:rPr>
          <w:delText>Loops back to step 3.</w:delText>
        </w:r>
      </w:del>
    </w:p>
    <w:p w:rsidR="00302BC8" w:rsidDel="0007080C" w:rsidRDefault="00C6433B" w:rsidP="00154DCA">
      <w:pPr>
        <w:pStyle w:val="ListNumber"/>
        <w:numPr>
          <w:ilvl w:val="0"/>
          <w:numId w:val="20"/>
        </w:numPr>
        <w:ind w:left="2520" w:hanging="360"/>
        <w:rPr>
          <w:del w:id="721" w:author="jgrey" w:date="2012-05-06T14:27:00Z"/>
          <w:w w:val="100"/>
        </w:rPr>
      </w:pPr>
      <w:del w:id="722" w:author="jgrey" w:date="2012-05-06T14:27:00Z">
        <w:r w:rsidDel="0007080C">
          <w:rPr>
            <w:w w:val="100"/>
          </w:rPr>
          <w:delText>Calls the PostUUTLoop callback.</w:delText>
        </w:r>
      </w:del>
    </w:p>
    <w:p w:rsidR="00302BC8" w:rsidRDefault="00E221F4">
      <w:pPr>
        <w:pStyle w:val="ApxLevel2Head"/>
        <w:rPr>
          <w:w w:val="100"/>
        </w:rPr>
      </w:pPr>
      <w:r>
        <w:rPr>
          <w:w w:val="100"/>
        </w:rPr>
        <w:fldChar w:fldCharType="begin"/>
      </w:r>
      <w:r w:rsidR="00C6433B">
        <w:rPr>
          <w:w w:val="100"/>
        </w:rPr>
        <w:instrText>xe "Parallel process model:Single Pass Execution entry point"</w:instrText>
      </w:r>
      <w:r>
        <w:rPr>
          <w:w w:val="100"/>
        </w:rPr>
        <w:fldChar w:fldCharType="end"/>
      </w:r>
      <w:r>
        <w:rPr>
          <w:w w:val="100"/>
        </w:rPr>
        <w:fldChar w:fldCharType="begin"/>
      </w:r>
      <w:r w:rsidR="00C6433B">
        <w:rPr>
          <w:w w:val="100"/>
        </w:rPr>
        <w:instrText>xe "Single Pass Execution entry point:Parallel process model"</w:instrText>
      </w:r>
      <w:r>
        <w:rPr>
          <w:w w:val="100"/>
        </w:rPr>
        <w:fldChar w:fldCharType="end"/>
      </w:r>
      <w:r>
        <w:rPr>
          <w:w w:val="100"/>
        </w:rPr>
        <w:fldChar w:fldCharType="begin"/>
      </w:r>
      <w:r w:rsidR="00C6433B">
        <w:rPr>
          <w:w w:val="100"/>
        </w:rPr>
        <w:instrText>xe "Execution entry point:Single Pass:Parallel process model"</w:instrText>
      </w:r>
      <w:r>
        <w:rPr>
          <w:w w:val="100"/>
        </w:rPr>
        <w:fldChar w:fldCharType="end"/>
      </w:r>
      <w:bookmarkStart w:id="723" w:name="RTF320035003600330039003a00"/>
      <w:r w:rsidR="00C6433B">
        <w:rPr>
          <w:w w:val="100"/>
        </w:rPr>
        <w:t>Single Pass</w:t>
      </w:r>
      <w:bookmarkEnd w:id="723"/>
    </w:p>
    <w:p w:rsidR="00302BC8" w:rsidRDefault="00C6433B">
      <w:pPr>
        <w:pStyle w:val="Body1"/>
        <w:keepNext/>
        <w:rPr>
          <w:w w:val="100"/>
        </w:rPr>
      </w:pPr>
      <w:r>
        <w:rPr>
          <w:w w:val="100"/>
        </w:rPr>
        <w:t>The Single Pass Execution entry point is the sequence the controlling execution runs.</w:t>
      </w:r>
    </w:p>
    <w:p w:rsidR="00302BC8" w:rsidDel="008D5235" w:rsidRDefault="00C6433B">
      <w:pPr>
        <w:pStyle w:val="Body"/>
        <w:rPr>
          <w:del w:id="724" w:author="jgrey" w:date="2012-05-06T14:33:00Z"/>
          <w:w w:val="100"/>
        </w:rPr>
      </w:pPr>
      <w:r>
        <w:rPr>
          <w:w w:val="100"/>
        </w:rPr>
        <w:t xml:space="preserve">Open </w:t>
      </w:r>
      <w:r>
        <w:rPr>
          <w:rStyle w:val="Monospace"/>
          <w:w w:val="100"/>
        </w:rPr>
        <w:t>ParallelModel.seq</w:t>
      </w:r>
      <w:r>
        <w:rPr>
          <w:w w:val="100"/>
        </w:rPr>
        <w:t xml:space="preserve"> in the sequence editor and select the </w:t>
      </w:r>
      <w:r>
        <w:rPr>
          <w:rStyle w:val="Bold"/>
          <w:w w:val="100"/>
        </w:rPr>
        <w:t>Single Pass</w:t>
      </w:r>
      <w:r>
        <w:rPr>
          <w:w w:val="100"/>
        </w:rPr>
        <w:t xml:space="preserve"> sequence on the Sequences pane to examine the Parallel process model Single Pass Execution entry point, which performs the following significant actions:</w:t>
      </w:r>
    </w:p>
    <w:p w:rsidR="00572B3B" w:rsidRDefault="00C6433B">
      <w:pPr>
        <w:pStyle w:val="Body"/>
        <w:rPr>
          <w:del w:id="725" w:author="jgrey" w:date="2012-05-06T14:32:00Z"/>
          <w:w w:val="100"/>
        </w:rPr>
      </w:pPr>
      <w:del w:id="726" w:author="jgrey" w:date="2012-05-06T14:32:00Z">
        <w:r w:rsidDel="008D5235">
          <w:rPr>
            <w:w w:val="100"/>
          </w:rPr>
          <w:delText>Calls the ProcessSetup callback.</w:delText>
        </w:r>
      </w:del>
    </w:p>
    <w:p w:rsidR="00572B3B" w:rsidRDefault="00C6433B">
      <w:pPr>
        <w:pStyle w:val="Body"/>
        <w:rPr>
          <w:del w:id="727" w:author="jgrey" w:date="2012-05-06T14:32:00Z"/>
          <w:w w:val="100"/>
        </w:rPr>
      </w:pPr>
      <w:del w:id="728" w:author="jgrey" w:date="2012-05-06T14:32:00Z">
        <w:r w:rsidDel="008D5235">
          <w:rPr>
            <w:w w:val="100"/>
          </w:rPr>
          <w:delText>Calls the Get Model Options utility sequence.</w:delText>
        </w:r>
      </w:del>
    </w:p>
    <w:p w:rsidR="00572B3B" w:rsidRDefault="00C6433B">
      <w:pPr>
        <w:pStyle w:val="Body"/>
        <w:rPr>
          <w:del w:id="729" w:author="jgrey" w:date="2012-05-06T14:32:00Z"/>
          <w:w w:val="100"/>
        </w:rPr>
      </w:pPr>
      <w:del w:id="730" w:author="jgrey" w:date="2012-05-06T14:32:00Z">
        <w:r w:rsidDel="008D5235">
          <w:rPr>
            <w:w w:val="100"/>
          </w:rPr>
          <w:delText>Calls the Get Station Info utility sequence.</w:delText>
        </w:r>
      </w:del>
    </w:p>
    <w:p w:rsidR="00572B3B" w:rsidRDefault="00C6433B">
      <w:pPr>
        <w:pStyle w:val="Body"/>
        <w:rPr>
          <w:del w:id="731" w:author="jgrey" w:date="2012-05-06T14:32:00Z"/>
          <w:w w:val="100"/>
        </w:rPr>
      </w:pPr>
      <w:del w:id="732" w:author="jgrey" w:date="2012-05-06T14:32:00Z">
        <w:r w:rsidDel="008D5235">
          <w:rPr>
            <w:w w:val="100"/>
          </w:rPr>
          <w:delText>Calls the Get Report Options utility sequence.</w:delText>
        </w:r>
      </w:del>
    </w:p>
    <w:p w:rsidR="00572B3B" w:rsidRDefault="00C6433B">
      <w:pPr>
        <w:pStyle w:val="Body"/>
        <w:rPr>
          <w:del w:id="733" w:author="jgrey" w:date="2012-05-06T14:32:00Z"/>
          <w:w w:val="100"/>
        </w:rPr>
      </w:pPr>
      <w:del w:id="734" w:author="jgrey" w:date="2012-05-06T14:32:00Z">
        <w:r w:rsidDel="008D5235">
          <w:rPr>
            <w:w w:val="100"/>
          </w:rPr>
          <w:delText>Calls the Get Database Options utility sequence.</w:delText>
        </w:r>
      </w:del>
    </w:p>
    <w:p w:rsidR="00572B3B" w:rsidRDefault="00C6433B">
      <w:pPr>
        <w:pStyle w:val="Body"/>
        <w:rPr>
          <w:del w:id="735" w:author="jgrey" w:date="2012-05-06T14:32:00Z"/>
          <w:w w:val="100"/>
        </w:rPr>
      </w:pPr>
      <w:del w:id="736" w:author="jgrey" w:date="2012-05-06T14:32:00Z">
        <w:r w:rsidDel="008D5235">
          <w:rPr>
            <w:w w:val="100"/>
          </w:rPr>
          <w:delText>Determines the report file pathname to use when you configure the report options to write all UUT results for the model to the same file.</w:delText>
        </w:r>
      </w:del>
    </w:p>
    <w:p w:rsidR="00572B3B" w:rsidRDefault="00C6433B">
      <w:pPr>
        <w:pStyle w:val="Body"/>
        <w:rPr>
          <w:del w:id="737" w:author="jgrey" w:date="2012-05-06T14:32:00Z"/>
          <w:w w:val="100"/>
        </w:rPr>
      </w:pPr>
      <w:del w:id="738" w:author="jgrey" w:date="2012-05-06T14:32:00Z">
        <w:r w:rsidDel="008D5235">
          <w:rPr>
            <w:w w:val="100"/>
          </w:rPr>
          <w:delText xml:space="preserve">Creates and initializes the test socket executions. Refer to the </w:delText>
        </w:r>
        <w:r w:rsidR="00E221F4" w:rsidDel="008D5235">
          <w:rPr>
            <w:rStyle w:val="ColorBlue"/>
            <w:i/>
            <w:iCs/>
          </w:rPr>
          <w:fldChar w:fldCharType="begin"/>
        </w:r>
        <w:r w:rsidDel="008D5235">
          <w:rPr>
            <w:rStyle w:val="ColorBlue"/>
            <w:i/>
            <w:iCs/>
            <w:w w:val="100"/>
          </w:rPr>
          <w:delInstrText xml:space="preserve"> REF  RTF330037003300390031003a00 \h</w:delInstrText>
        </w:r>
        <w:r w:rsidR="00E221F4" w:rsidDel="008D5235">
          <w:rPr>
            <w:rStyle w:val="ColorBlue"/>
            <w:i/>
            <w:iCs/>
          </w:rPr>
        </w:r>
        <w:r w:rsidR="00E221F4" w:rsidDel="008D5235">
          <w:rPr>
            <w:rStyle w:val="ColorBlue"/>
            <w:i/>
            <w:iCs/>
          </w:rPr>
          <w:fldChar w:fldCharType="separate"/>
        </w:r>
        <w:r w:rsidDel="008D5235">
          <w:rPr>
            <w:rStyle w:val="ColorBlue"/>
            <w:i/>
            <w:iCs/>
            <w:w w:val="100"/>
          </w:rPr>
          <w:delText>Single Pass – Test Socket Entry Point</w:delText>
        </w:r>
        <w:r w:rsidR="00E221F4" w:rsidDel="008D5235">
          <w:rPr>
            <w:rStyle w:val="ColorBlue"/>
            <w:i/>
            <w:iCs/>
          </w:rPr>
          <w:fldChar w:fldCharType="end"/>
        </w:r>
        <w:r w:rsidDel="008D5235">
          <w:rPr>
            <w:w w:val="100"/>
          </w:rPr>
          <w:delText xml:space="preserve"> section of the </w:delText>
        </w:r>
        <w:r w:rsidR="00E221F4" w:rsidDel="008D5235">
          <w:rPr>
            <w:rStyle w:val="ColorBlue"/>
            <w:i/>
            <w:iCs/>
          </w:rPr>
          <w:fldChar w:fldCharType="begin"/>
        </w:r>
        <w:r w:rsidDel="008D5235">
          <w:rPr>
            <w:rStyle w:val="ColorBlue"/>
            <w:i/>
            <w:iCs/>
            <w:w w:val="100"/>
          </w:rPr>
          <w:delInstrText xml:space="preserve"> REF  RTF370030003000370030003a00 \h</w:delInstrText>
        </w:r>
        <w:r w:rsidR="00E221F4" w:rsidDel="008D5235">
          <w:rPr>
            <w:rStyle w:val="ColorBlue"/>
            <w:i/>
            <w:iCs/>
          </w:rPr>
        </w:r>
        <w:r w:rsidR="00E221F4" w:rsidDel="008D5235">
          <w:rPr>
            <w:rStyle w:val="ColorBlue"/>
            <w:i/>
            <w:iCs/>
          </w:rPr>
          <w:fldChar w:fldCharType="separate"/>
        </w:r>
        <w:r w:rsidDel="008D5235">
          <w:rPr>
            <w:rStyle w:val="ColorBlue"/>
            <w:i/>
            <w:iCs/>
            <w:w w:val="100"/>
          </w:rPr>
          <w:delText>Parallel Process Model</w:delText>
        </w:r>
        <w:r w:rsidR="00E221F4" w:rsidDel="008D5235">
          <w:rPr>
            <w:rStyle w:val="ColorBlue"/>
            <w:i/>
            <w:iCs/>
          </w:rPr>
          <w:fldChar w:fldCharType="end"/>
        </w:r>
        <w:r w:rsidDel="008D5235">
          <w:rPr>
            <w:w w:val="100"/>
          </w:rPr>
          <w:delText xml:space="preserve"> section of this appendix for more information about the sequence file the test socket executions run.</w:delText>
        </w:r>
      </w:del>
    </w:p>
    <w:p w:rsidR="00572B3B" w:rsidRDefault="00C6433B">
      <w:pPr>
        <w:pStyle w:val="Body"/>
        <w:rPr>
          <w:del w:id="739" w:author="jgrey" w:date="2012-05-06T14:32:00Z"/>
          <w:w w:val="100"/>
        </w:rPr>
      </w:pPr>
      <w:del w:id="740" w:author="jgrey" w:date="2012-05-06T14:32:00Z">
        <w:r w:rsidDel="008D5235">
          <w:rPr>
            <w:w w:val="100"/>
          </w:rPr>
          <w:delText>Waits for test socket executions to complete.</w:delText>
        </w:r>
      </w:del>
    </w:p>
    <w:p w:rsidR="00572B3B" w:rsidRDefault="00C6433B">
      <w:pPr>
        <w:pStyle w:val="Body"/>
        <w:rPr>
          <w:ins w:id="741" w:author="jgrey" w:date="2012-05-06T14:30:00Z"/>
          <w:w w:val="100"/>
        </w:rPr>
      </w:pPr>
      <w:del w:id="742" w:author="jgrey" w:date="2012-05-06T14:32:00Z">
        <w:r w:rsidDel="008D5235">
          <w:rPr>
            <w:w w:val="100"/>
          </w:rPr>
          <w:delText>Calls the ProcessCleanup callback</w:delText>
        </w:r>
      </w:del>
      <w:r>
        <w:rPr>
          <w:w w:val="100"/>
        </w:rPr>
        <w:t>.</w:t>
      </w:r>
    </w:p>
    <w:p w:rsidR="008D5235" w:rsidRDefault="008D5235" w:rsidP="008D5235">
      <w:pPr>
        <w:pStyle w:val="ListNumber1"/>
        <w:numPr>
          <w:ilvl w:val="0"/>
          <w:numId w:val="53"/>
        </w:numPr>
        <w:tabs>
          <w:tab w:val="clear" w:pos="2520"/>
        </w:tabs>
        <w:rPr>
          <w:ins w:id="743" w:author="jgrey" w:date="2012-05-06T14:30:00Z"/>
          <w:w w:val="100"/>
        </w:rPr>
      </w:pPr>
      <w:commentRangeStart w:id="744"/>
      <w:ins w:id="745" w:author="jgrey" w:date="2012-05-06T14:30:00Z">
        <w:r>
          <w:rPr>
            <w:w w:val="100"/>
          </w:rPr>
          <w:t xml:space="preserve">Calls the </w:t>
        </w:r>
        <w:r w:rsidRPr="0076041D">
          <w:rPr>
            <w:w w:val="100"/>
          </w:rPr>
          <w:t xml:space="preserve">Initialize </w:t>
        </w:r>
      </w:ins>
      <w:ins w:id="746" w:author="Manooch Hosseini" w:date="2012-05-14T14:47:00Z">
        <w:r w:rsidR="00D976E7">
          <w:rPr>
            <w:w w:val="100"/>
          </w:rPr>
          <w:t xml:space="preserve">Execution </w:t>
        </w:r>
      </w:ins>
      <w:ins w:id="747" w:author="jgrey" w:date="2012-05-06T14:30:00Z">
        <w:r w:rsidRPr="0076041D">
          <w:rPr>
            <w:w w:val="100"/>
          </w:rPr>
          <w:t>Entry Point</w:t>
        </w:r>
        <w:r>
          <w:rPr>
            <w:w w:val="100"/>
          </w:rPr>
          <w:t xml:space="preserve"> sequence.</w:t>
        </w:r>
      </w:ins>
    </w:p>
    <w:p w:rsidR="008D5235" w:rsidRDefault="008D5235" w:rsidP="008D5235">
      <w:pPr>
        <w:pStyle w:val="ListNumber"/>
        <w:numPr>
          <w:ilvl w:val="0"/>
          <w:numId w:val="53"/>
        </w:numPr>
        <w:tabs>
          <w:tab w:val="clear" w:pos="2520"/>
        </w:tabs>
        <w:rPr>
          <w:ins w:id="748" w:author="jgrey" w:date="2012-05-06T14:30:00Z"/>
          <w:w w:val="100"/>
        </w:rPr>
      </w:pPr>
      <w:ins w:id="749" w:author="jgrey" w:date="2012-05-06T14:30:00Z">
        <w:r w:rsidRPr="00695785">
          <w:rPr>
            <w:w w:val="100"/>
          </w:rPr>
          <w:t xml:space="preserve">Calls </w:t>
        </w:r>
      </w:ins>
      <w:ins w:id="750" w:author="Manooch Hosseini" w:date="2012-05-14T14:48:00Z">
        <w:r w:rsidR="00D976E7">
          <w:rPr>
            <w:w w:val="100"/>
          </w:rPr>
          <w:t xml:space="preserve">the </w:t>
        </w:r>
      </w:ins>
      <w:ins w:id="751" w:author="jgrey" w:date="2012-05-06T14:30:00Z">
        <w:r>
          <w:rPr>
            <w:w w:val="100"/>
          </w:rPr>
          <w:t>Model Plugins – Begin</w:t>
        </w:r>
      </w:ins>
      <w:ins w:id="752" w:author="Manooch Hosseini" w:date="2012-05-14T14:48:00Z">
        <w:r w:rsidR="00D976E7">
          <w:rPr>
            <w:w w:val="100"/>
          </w:rPr>
          <w:t xml:space="preserve"> sequence</w:t>
        </w:r>
      </w:ins>
      <w:ins w:id="753" w:author="jgrey" w:date="2012-05-06T14:30:00Z">
        <w:r>
          <w:rPr>
            <w:w w:val="100"/>
          </w:rPr>
          <w:t>.</w:t>
        </w:r>
      </w:ins>
    </w:p>
    <w:p w:rsidR="008D5235" w:rsidRDefault="008D5235" w:rsidP="008D5235">
      <w:pPr>
        <w:pStyle w:val="ListNumber1"/>
        <w:numPr>
          <w:ilvl w:val="0"/>
          <w:numId w:val="53"/>
        </w:numPr>
        <w:tabs>
          <w:tab w:val="clear" w:pos="2520"/>
        </w:tabs>
        <w:rPr>
          <w:ins w:id="754" w:author="jgrey" w:date="2012-05-06T14:30:00Z"/>
          <w:w w:val="100"/>
        </w:rPr>
      </w:pPr>
      <w:ins w:id="755" w:author="jgrey" w:date="2012-05-06T14:30:00Z">
        <w:r>
          <w:rPr>
            <w:w w:val="100"/>
          </w:rPr>
          <w:t>Calls the ProcessSetup callback.</w:t>
        </w:r>
      </w:ins>
    </w:p>
    <w:p w:rsidR="008D5235" w:rsidRDefault="008D5235" w:rsidP="008D5235">
      <w:pPr>
        <w:pStyle w:val="ListNumber"/>
        <w:numPr>
          <w:ilvl w:val="0"/>
          <w:numId w:val="53"/>
        </w:numPr>
        <w:rPr>
          <w:ins w:id="756" w:author="jgrey" w:date="2012-05-06T14:30:00Z"/>
          <w:w w:val="100"/>
        </w:rPr>
      </w:pPr>
      <w:ins w:id="757" w:author="jgrey" w:date="2012-05-06T14:30:00Z">
        <w:r>
          <w:rPr>
            <w:w w:val="100"/>
          </w:rPr>
          <w:t xml:space="preserve">Calls the Run UUT Info Dialog </w:t>
        </w:r>
        <w:commentRangeStart w:id="758"/>
        <w:r>
          <w:rPr>
            <w:w w:val="100"/>
          </w:rPr>
          <w:t>utility sequence</w:t>
        </w:r>
      </w:ins>
      <w:commentRangeEnd w:id="758"/>
      <w:r w:rsidR="00D976E7">
        <w:rPr>
          <w:rStyle w:val="CommentReference"/>
          <w:rFonts w:ascii="Calibri" w:hAnsi="Calibri" w:cs="Times New Roman"/>
          <w:color w:val="auto"/>
          <w:w w:val="100"/>
        </w:rPr>
        <w:commentReference w:id="758"/>
      </w:r>
      <w:ins w:id="759" w:author="jgrey" w:date="2012-05-06T14:30:00Z">
        <w:r>
          <w:rPr>
            <w:w w:val="100"/>
          </w:rPr>
          <w:t>.</w:t>
        </w:r>
      </w:ins>
    </w:p>
    <w:p w:rsidR="008D5235" w:rsidRDefault="008D5235" w:rsidP="008D5235">
      <w:pPr>
        <w:pStyle w:val="ListNumber"/>
        <w:numPr>
          <w:ilvl w:val="0"/>
          <w:numId w:val="53"/>
        </w:numPr>
        <w:rPr>
          <w:ins w:id="760" w:author="jgrey" w:date="2012-05-06T14:32:00Z"/>
          <w:w w:val="100"/>
        </w:rPr>
      </w:pPr>
      <w:ins w:id="761" w:author="jgrey" w:date="2012-05-06T14:32:00Z">
        <w:r>
          <w:rPr>
            <w:w w:val="100"/>
          </w:rPr>
          <w:lastRenderedPageBreak/>
          <w:t xml:space="preserve">Creates and initializes the test socket executions. Refer to the </w:t>
        </w:r>
        <w:r w:rsidR="00E221F4">
          <w:rPr>
            <w:rStyle w:val="ColorBlue"/>
            <w:i/>
            <w:iCs/>
            <w:w w:val="100"/>
          </w:rPr>
          <w:fldChar w:fldCharType="begin"/>
        </w:r>
        <w:r>
          <w:rPr>
            <w:rStyle w:val="ColorBlue"/>
            <w:i/>
            <w:iCs/>
            <w:w w:val="100"/>
          </w:rPr>
          <w:instrText xml:space="preserve"> REF  RTF330037003300390031003a00 \h</w:instrText>
        </w:r>
      </w:ins>
      <w:r w:rsidR="00E221F4">
        <w:rPr>
          <w:rStyle w:val="ColorBlue"/>
          <w:i/>
          <w:iCs/>
          <w:w w:val="100"/>
        </w:rPr>
      </w:r>
      <w:ins w:id="762" w:author="jgrey" w:date="2012-05-06T14:32:00Z">
        <w:r w:rsidR="00E221F4">
          <w:rPr>
            <w:rStyle w:val="ColorBlue"/>
            <w:i/>
            <w:iCs/>
            <w:w w:val="100"/>
          </w:rPr>
          <w:fldChar w:fldCharType="separate"/>
        </w:r>
        <w:r>
          <w:rPr>
            <w:rStyle w:val="ColorBlue"/>
            <w:i/>
            <w:iCs/>
            <w:w w:val="100"/>
          </w:rPr>
          <w:t>Single Pass – Test Socket Entry Point</w:t>
        </w:r>
        <w:r w:rsidR="00E221F4">
          <w:rPr>
            <w:rStyle w:val="ColorBlue"/>
            <w:i/>
            <w:iCs/>
            <w:w w:val="100"/>
          </w:rPr>
          <w:fldChar w:fldCharType="end"/>
        </w:r>
        <w:r>
          <w:rPr>
            <w:w w:val="100"/>
          </w:rPr>
          <w:t xml:space="preserve"> section of the </w:t>
        </w:r>
        <w:r w:rsidR="00E221F4">
          <w:rPr>
            <w:rStyle w:val="ColorBlue"/>
            <w:i/>
            <w:iCs/>
            <w:w w:val="100"/>
          </w:rPr>
          <w:fldChar w:fldCharType="begin"/>
        </w:r>
        <w:r>
          <w:rPr>
            <w:rStyle w:val="ColorBlue"/>
            <w:i/>
            <w:iCs/>
            <w:w w:val="100"/>
          </w:rPr>
          <w:instrText xml:space="preserve"> REF  RTF370030003000370030003a00 \h</w:instrText>
        </w:r>
      </w:ins>
      <w:r w:rsidR="00E221F4">
        <w:rPr>
          <w:rStyle w:val="ColorBlue"/>
          <w:i/>
          <w:iCs/>
          <w:w w:val="100"/>
        </w:rPr>
      </w:r>
      <w:ins w:id="763" w:author="jgrey" w:date="2012-05-06T14:32:00Z">
        <w:r w:rsidR="00E221F4">
          <w:rPr>
            <w:rStyle w:val="ColorBlue"/>
            <w:i/>
            <w:iCs/>
            <w:w w:val="100"/>
          </w:rPr>
          <w:fldChar w:fldCharType="separate"/>
        </w:r>
        <w:r>
          <w:rPr>
            <w:rStyle w:val="ColorBlue"/>
            <w:i/>
            <w:iCs/>
            <w:w w:val="100"/>
          </w:rPr>
          <w:t>Parallel Process Model</w:t>
        </w:r>
        <w:r w:rsidR="00E221F4">
          <w:rPr>
            <w:rStyle w:val="ColorBlue"/>
            <w:i/>
            <w:iCs/>
            <w:w w:val="100"/>
          </w:rPr>
          <w:fldChar w:fldCharType="end"/>
        </w:r>
        <w:r>
          <w:rPr>
            <w:w w:val="100"/>
          </w:rPr>
          <w:t xml:space="preserve"> section of this appendix for more information about the sequence file the test socket executions run</w:t>
        </w:r>
      </w:ins>
    </w:p>
    <w:p w:rsidR="008D5235" w:rsidRDefault="008D5235" w:rsidP="008D5235">
      <w:pPr>
        <w:pStyle w:val="ListNumber"/>
        <w:numPr>
          <w:ilvl w:val="0"/>
          <w:numId w:val="53"/>
        </w:numPr>
        <w:rPr>
          <w:ins w:id="764" w:author="jgrey" w:date="2012-05-06T14:32:00Z"/>
          <w:w w:val="100"/>
        </w:rPr>
      </w:pPr>
      <w:ins w:id="765" w:author="jgrey" w:date="2012-05-06T14:30:00Z">
        <w:r>
          <w:rPr>
            <w:w w:val="100"/>
          </w:rPr>
          <w:t xml:space="preserve">Calls the </w:t>
        </w:r>
        <w:commentRangeStart w:id="766"/>
        <w:r>
          <w:rPr>
            <w:w w:val="100"/>
          </w:rPr>
          <w:t>ProcessDialogRequests utility sequence.</w:t>
        </w:r>
      </w:ins>
      <w:commentRangeEnd w:id="766"/>
      <w:r w:rsidR="00C00DAA">
        <w:rPr>
          <w:rStyle w:val="CommentReference"/>
          <w:rFonts w:ascii="Calibri" w:hAnsi="Calibri" w:cs="Times New Roman"/>
          <w:color w:val="auto"/>
          <w:w w:val="100"/>
        </w:rPr>
        <w:commentReference w:id="766"/>
      </w:r>
    </w:p>
    <w:p w:rsidR="008D5235" w:rsidRPr="008D5235" w:rsidRDefault="008D5235" w:rsidP="008D5235">
      <w:pPr>
        <w:pStyle w:val="ListNumber"/>
        <w:numPr>
          <w:ilvl w:val="0"/>
          <w:numId w:val="53"/>
        </w:numPr>
        <w:rPr>
          <w:ins w:id="767" w:author="jgrey" w:date="2012-05-06T14:30:00Z"/>
          <w:w w:val="100"/>
        </w:rPr>
      </w:pPr>
      <w:ins w:id="768" w:author="jgrey" w:date="2012-05-06T14:32:00Z">
        <w:r>
          <w:rPr>
            <w:w w:val="100"/>
          </w:rPr>
          <w:t>Waits for test socket executions to complete.</w:t>
        </w:r>
      </w:ins>
    </w:p>
    <w:p w:rsidR="008D5235" w:rsidRDefault="008D5235" w:rsidP="008D5235">
      <w:pPr>
        <w:pStyle w:val="ListNumber"/>
        <w:numPr>
          <w:ilvl w:val="0"/>
          <w:numId w:val="53"/>
        </w:numPr>
        <w:tabs>
          <w:tab w:val="clear" w:pos="2520"/>
        </w:tabs>
        <w:rPr>
          <w:ins w:id="769" w:author="jgrey" w:date="2012-05-06T14:30:00Z"/>
          <w:w w:val="100"/>
        </w:rPr>
      </w:pPr>
      <w:ins w:id="770" w:author="jgrey" w:date="2012-05-06T14:30:00Z">
        <w:r>
          <w:rPr>
            <w:w w:val="100"/>
          </w:rPr>
          <w:t>Calls the ProcessCleanup callback.</w:t>
        </w:r>
      </w:ins>
    </w:p>
    <w:p w:rsidR="008D5235" w:rsidRDefault="008D5235" w:rsidP="008D5235">
      <w:pPr>
        <w:pStyle w:val="ListNumber"/>
        <w:numPr>
          <w:ilvl w:val="0"/>
          <w:numId w:val="53"/>
        </w:numPr>
        <w:tabs>
          <w:tab w:val="clear" w:pos="2520"/>
        </w:tabs>
        <w:rPr>
          <w:ins w:id="771" w:author="jgrey" w:date="2012-05-06T14:30:00Z"/>
          <w:w w:val="100"/>
        </w:rPr>
      </w:pPr>
      <w:ins w:id="772" w:author="jgrey" w:date="2012-05-06T14:30:00Z">
        <w:r>
          <w:rPr>
            <w:w w:val="100"/>
          </w:rPr>
          <w:t xml:space="preserve">Calls the </w:t>
        </w:r>
        <w:commentRangeStart w:id="773"/>
        <w:r>
          <w:rPr>
            <w:w w:val="100"/>
          </w:rPr>
          <w:t xml:space="preserve">End Processing </w:t>
        </w:r>
      </w:ins>
      <w:commentRangeEnd w:id="773"/>
      <w:r w:rsidR="00C00DAA">
        <w:rPr>
          <w:rStyle w:val="CommentReference"/>
          <w:rFonts w:ascii="Calibri" w:hAnsi="Calibri" w:cs="Times New Roman"/>
          <w:color w:val="auto"/>
          <w:w w:val="100"/>
        </w:rPr>
        <w:commentReference w:id="773"/>
      </w:r>
      <w:ins w:id="774" w:author="jgrey" w:date="2012-05-06T14:30:00Z">
        <w:r>
          <w:rPr>
            <w:w w:val="100"/>
          </w:rPr>
          <w:t>plug-in utility sequence.</w:t>
        </w:r>
      </w:ins>
    </w:p>
    <w:commentRangeEnd w:id="744"/>
    <w:p w:rsidR="00572B3B" w:rsidRDefault="003C4F08">
      <w:pPr>
        <w:pStyle w:val="ListNumber"/>
        <w:rPr>
          <w:w w:val="100"/>
        </w:rPr>
      </w:pPr>
      <w:ins w:id="775" w:author="jgrey" w:date="2012-05-06T14:33:00Z">
        <w:r>
          <w:rPr>
            <w:rStyle w:val="CommentReference"/>
            <w:rFonts w:ascii="Calibri" w:hAnsi="Calibri" w:cs="Times New Roman"/>
            <w:color w:val="auto"/>
            <w:w w:val="100"/>
          </w:rPr>
          <w:commentReference w:id="744"/>
        </w:r>
      </w:ins>
    </w:p>
    <w:p w:rsidR="00302BC8" w:rsidRDefault="00E221F4">
      <w:pPr>
        <w:pStyle w:val="ApxLevel2Head"/>
        <w:rPr>
          <w:w w:val="100"/>
        </w:rPr>
      </w:pPr>
      <w:r>
        <w:rPr>
          <w:w w:val="100"/>
        </w:rPr>
        <w:fldChar w:fldCharType="begin"/>
      </w:r>
      <w:r w:rsidR="00C6433B">
        <w:rPr>
          <w:w w:val="100"/>
        </w:rPr>
        <w:instrText>xe "Parallel process model:Single Pass – Test Socket entry point"</w:instrText>
      </w:r>
      <w:r>
        <w:rPr>
          <w:w w:val="100"/>
        </w:rPr>
        <w:fldChar w:fldCharType="end"/>
      </w:r>
      <w:r>
        <w:rPr>
          <w:w w:val="100"/>
        </w:rPr>
        <w:fldChar w:fldCharType="begin"/>
      </w:r>
      <w:r w:rsidR="00C6433B">
        <w:rPr>
          <w:w w:val="100"/>
        </w:rPr>
        <w:instrText>xe "Single Pass – Test Socket entry point:Parallel process model"</w:instrText>
      </w:r>
      <w:r>
        <w:rPr>
          <w:w w:val="100"/>
        </w:rPr>
        <w:fldChar w:fldCharType="end"/>
      </w:r>
      <w:r>
        <w:rPr>
          <w:w w:val="100"/>
        </w:rPr>
        <w:fldChar w:fldCharType="begin"/>
      </w:r>
      <w:r w:rsidR="00C6433B">
        <w:rPr>
          <w:w w:val="100"/>
        </w:rPr>
        <w:instrText>xe "Execution entry point:Single Pass – Test Socket entry point:Parallel process model"</w:instrText>
      </w:r>
      <w:r>
        <w:rPr>
          <w:w w:val="100"/>
        </w:rPr>
        <w:fldChar w:fldCharType="end"/>
      </w:r>
      <w:bookmarkStart w:id="776" w:name="RTF330037003300390031003a00"/>
      <w:r w:rsidR="00C6433B">
        <w:rPr>
          <w:w w:val="100"/>
        </w:rPr>
        <w:t>Single Pass – Test Socket Entry Point</w:t>
      </w:r>
      <w:bookmarkEnd w:id="776"/>
    </w:p>
    <w:p w:rsidR="00302BC8" w:rsidRDefault="00C6433B">
      <w:pPr>
        <w:pStyle w:val="Body1"/>
        <w:rPr>
          <w:w w:val="100"/>
        </w:rPr>
      </w:pPr>
      <w:r>
        <w:rPr>
          <w:w w:val="100"/>
        </w:rPr>
        <w:t xml:space="preserve">The Single Pass – Test Socket </w:t>
      </w:r>
      <w:ins w:id="777" w:author="Manooch Hosseini" w:date="2012-05-14T14:53:00Z">
        <w:r w:rsidR="00A01B4A">
          <w:rPr>
            <w:w w:val="100"/>
          </w:rPr>
          <w:t>E</w:t>
        </w:r>
      </w:ins>
      <w:del w:id="778" w:author="Manooch Hosseini" w:date="2012-05-14T14:53:00Z">
        <w:r w:rsidDel="00A01B4A">
          <w:rPr>
            <w:w w:val="100"/>
          </w:rPr>
          <w:delText>e</w:delText>
        </w:r>
      </w:del>
      <w:r>
        <w:rPr>
          <w:w w:val="100"/>
        </w:rPr>
        <w:t xml:space="preserve">ntry </w:t>
      </w:r>
      <w:del w:id="779" w:author="Manooch Hosseini" w:date="2012-05-14T14:53:00Z">
        <w:r w:rsidDel="00A01B4A">
          <w:rPr>
            <w:w w:val="100"/>
          </w:rPr>
          <w:delText xml:space="preserve">point </w:delText>
        </w:r>
      </w:del>
      <w:ins w:id="780" w:author="Manooch Hosseini" w:date="2012-05-14T14:53:00Z">
        <w:r w:rsidR="00A01B4A">
          <w:rPr>
            <w:w w:val="100"/>
          </w:rPr>
          <w:t xml:space="preserve">Point </w:t>
        </w:r>
      </w:ins>
      <w:r>
        <w:rPr>
          <w:w w:val="100"/>
        </w:rPr>
        <w:t xml:space="preserve">is the </w:t>
      </w:r>
      <w:ins w:id="781" w:author="Manooch Hosseini" w:date="2012-05-14T14:53:00Z">
        <w:r w:rsidR="00A01B4A">
          <w:rPr>
            <w:w w:val="100"/>
          </w:rPr>
          <w:t xml:space="preserve">Execution entry point </w:t>
        </w:r>
      </w:ins>
      <w:r>
        <w:rPr>
          <w:w w:val="100"/>
        </w:rPr>
        <w:t xml:space="preserve">sequence the test socket executions run. The controlling execution creates the test socket executions in the Single Pass Execution entry point sequence. </w:t>
      </w:r>
    </w:p>
    <w:p w:rsidR="00302BC8" w:rsidRDefault="00C6433B">
      <w:pPr>
        <w:pStyle w:val="Body"/>
        <w:rPr>
          <w:ins w:id="782" w:author="jgrey" w:date="2012-05-06T14:35:00Z"/>
          <w:w w:val="100"/>
        </w:rPr>
      </w:pPr>
      <w:r>
        <w:rPr>
          <w:w w:val="100"/>
        </w:rPr>
        <w:t xml:space="preserve">Open </w:t>
      </w:r>
      <w:r>
        <w:rPr>
          <w:rStyle w:val="Monospace"/>
          <w:w w:val="100"/>
        </w:rPr>
        <w:t>ParallelModel.seq</w:t>
      </w:r>
      <w:r>
        <w:rPr>
          <w:w w:val="100"/>
        </w:rPr>
        <w:t xml:space="preserve"> in the sequence editor and select the </w:t>
      </w:r>
      <w:r>
        <w:rPr>
          <w:rStyle w:val="Bold"/>
          <w:w w:val="100"/>
        </w:rPr>
        <w:t>Single Pass – Test Socket Entry Point</w:t>
      </w:r>
      <w:r>
        <w:rPr>
          <w:w w:val="100"/>
        </w:rPr>
        <w:t xml:space="preserve"> sequence on the Sequences pane to examine the Parallel process model Single Pass – Test Socket </w:t>
      </w:r>
      <w:del w:id="783" w:author="Manooch Hosseini" w:date="2012-05-14T14:53:00Z">
        <w:r w:rsidDel="00A01B4A">
          <w:rPr>
            <w:w w:val="100"/>
          </w:rPr>
          <w:delText xml:space="preserve">entry </w:delText>
        </w:r>
      </w:del>
      <w:ins w:id="784" w:author="Manooch Hosseini" w:date="2012-05-14T14:53:00Z">
        <w:r w:rsidR="00A01B4A">
          <w:rPr>
            <w:w w:val="100"/>
          </w:rPr>
          <w:t>Entry P</w:t>
        </w:r>
      </w:ins>
      <w:del w:id="785" w:author="Manooch Hosseini" w:date="2012-05-14T14:53:00Z">
        <w:r w:rsidDel="00A01B4A">
          <w:rPr>
            <w:w w:val="100"/>
          </w:rPr>
          <w:delText>p</w:delText>
        </w:r>
      </w:del>
      <w:r>
        <w:rPr>
          <w:w w:val="100"/>
        </w:rPr>
        <w:t>oint</w:t>
      </w:r>
      <w:ins w:id="786" w:author="Manooch Hosseini" w:date="2012-05-14T14:53:00Z">
        <w:r w:rsidR="00A01B4A">
          <w:rPr>
            <w:w w:val="100"/>
          </w:rPr>
          <w:t xml:space="preserve"> Execution entry point</w:t>
        </w:r>
      </w:ins>
      <w:r>
        <w:rPr>
          <w:w w:val="100"/>
        </w:rPr>
        <w:t>, which performs the following significant actions:</w:t>
      </w:r>
    </w:p>
    <w:p w:rsidR="00440FAA" w:rsidRDefault="00440FAA" w:rsidP="00440FAA">
      <w:pPr>
        <w:pStyle w:val="ListNumber1"/>
        <w:numPr>
          <w:ilvl w:val="0"/>
          <w:numId w:val="54"/>
        </w:numPr>
        <w:tabs>
          <w:tab w:val="clear" w:pos="2520"/>
        </w:tabs>
        <w:rPr>
          <w:ins w:id="787" w:author="jgrey" w:date="2012-05-06T14:35:00Z"/>
          <w:w w:val="100"/>
        </w:rPr>
      </w:pPr>
      <w:commentRangeStart w:id="788"/>
      <w:commentRangeStart w:id="789"/>
      <w:ins w:id="790" w:author="jgrey" w:date="2012-05-06T14:35:00Z">
        <w:r>
          <w:rPr>
            <w:w w:val="100"/>
          </w:rPr>
          <w:t xml:space="preserve">Calls the </w:t>
        </w:r>
        <w:r w:rsidRPr="0076041D">
          <w:rPr>
            <w:w w:val="100"/>
          </w:rPr>
          <w:t xml:space="preserve">Initialize </w:t>
        </w:r>
      </w:ins>
      <w:ins w:id="791" w:author="Manooch Hosseini" w:date="2012-05-14T14:54:00Z">
        <w:r w:rsidR="00A01B4A">
          <w:rPr>
            <w:w w:val="100"/>
          </w:rPr>
          <w:t xml:space="preserve">Execution </w:t>
        </w:r>
      </w:ins>
      <w:ins w:id="792" w:author="jgrey" w:date="2012-05-06T14:35:00Z">
        <w:r w:rsidRPr="0076041D">
          <w:rPr>
            <w:w w:val="100"/>
          </w:rPr>
          <w:t>Entry Point</w:t>
        </w:r>
        <w:r>
          <w:rPr>
            <w:w w:val="100"/>
          </w:rPr>
          <w:t xml:space="preserve"> sequence.</w:t>
        </w:r>
      </w:ins>
    </w:p>
    <w:p w:rsidR="00440FAA" w:rsidRDefault="00440FAA" w:rsidP="00440FAA">
      <w:pPr>
        <w:pStyle w:val="ListNumber"/>
        <w:numPr>
          <w:ilvl w:val="0"/>
          <w:numId w:val="54"/>
        </w:numPr>
        <w:tabs>
          <w:tab w:val="clear" w:pos="2520"/>
        </w:tabs>
        <w:rPr>
          <w:ins w:id="793" w:author="jgrey" w:date="2012-05-06T14:35:00Z"/>
          <w:w w:val="100"/>
        </w:rPr>
      </w:pPr>
      <w:ins w:id="794" w:author="jgrey" w:date="2012-05-06T14:35:00Z">
        <w:r w:rsidRPr="00695785">
          <w:rPr>
            <w:w w:val="100"/>
          </w:rPr>
          <w:t xml:space="preserve">Calls </w:t>
        </w:r>
      </w:ins>
      <w:ins w:id="795" w:author="Manooch Hosseini" w:date="2012-05-14T14:54:00Z">
        <w:r w:rsidR="00A01B4A">
          <w:rPr>
            <w:w w:val="100"/>
          </w:rPr>
          <w:t xml:space="preserve">the </w:t>
        </w:r>
      </w:ins>
      <w:ins w:id="796" w:author="jgrey" w:date="2012-05-06T14:35:00Z">
        <w:r>
          <w:rPr>
            <w:w w:val="100"/>
          </w:rPr>
          <w:t>Model Plugins – Begin</w:t>
        </w:r>
      </w:ins>
      <w:ins w:id="797" w:author="Manooch Hosseini" w:date="2012-05-14T14:54:00Z">
        <w:r w:rsidR="00A01B4A">
          <w:rPr>
            <w:w w:val="100"/>
          </w:rPr>
          <w:t xml:space="preserve"> sequence</w:t>
        </w:r>
      </w:ins>
      <w:ins w:id="798" w:author="jgrey" w:date="2012-05-06T14:35:00Z">
        <w:r>
          <w:rPr>
            <w:w w:val="100"/>
          </w:rPr>
          <w:t>.</w:t>
        </w:r>
      </w:ins>
    </w:p>
    <w:p w:rsidR="00440FAA" w:rsidRDefault="00440FAA" w:rsidP="00440FAA">
      <w:pPr>
        <w:pStyle w:val="ListNumber"/>
        <w:numPr>
          <w:ilvl w:val="0"/>
          <w:numId w:val="54"/>
        </w:numPr>
        <w:tabs>
          <w:tab w:val="clear" w:pos="2520"/>
        </w:tabs>
        <w:rPr>
          <w:ins w:id="799" w:author="jgrey" w:date="2012-05-06T14:35:00Z"/>
          <w:w w:val="100"/>
        </w:rPr>
      </w:pPr>
      <w:ins w:id="800" w:author="jgrey" w:date="2012-05-06T14:35:00Z">
        <w:r>
          <w:rPr>
            <w:w w:val="100"/>
          </w:rPr>
          <w:t>Calls the PreUUTLoop callback.</w:t>
        </w:r>
      </w:ins>
    </w:p>
    <w:p w:rsidR="00440FAA" w:rsidRDefault="00440FAA" w:rsidP="00440FAA">
      <w:pPr>
        <w:pStyle w:val="ListNumber"/>
        <w:numPr>
          <w:ilvl w:val="0"/>
          <w:numId w:val="54"/>
        </w:numPr>
        <w:tabs>
          <w:tab w:val="clear" w:pos="2520"/>
        </w:tabs>
        <w:rPr>
          <w:ins w:id="801" w:author="jgrey" w:date="2012-05-06T14:35:00Z"/>
          <w:w w:val="100"/>
        </w:rPr>
      </w:pPr>
      <w:ins w:id="802" w:author="jgrey" w:date="2012-05-06T14:35:00Z">
        <w:r>
          <w:rPr>
            <w:w w:val="100"/>
          </w:rPr>
          <w:t>Calls the PreUUT callback.</w:t>
        </w:r>
        <w:r w:rsidDel="009362CE">
          <w:rPr>
            <w:w w:val="100"/>
          </w:rPr>
          <w:t xml:space="preserve"> </w:t>
        </w:r>
      </w:ins>
      <w:ins w:id="803" w:author="jgrey" w:date="2012-05-06T14:36:00Z">
        <w:r>
          <w:rPr>
            <w:w w:val="100"/>
          </w:rPr>
          <w:t>Exits if no UUT exists.</w:t>
        </w:r>
      </w:ins>
    </w:p>
    <w:p w:rsidR="00440FAA" w:rsidRDefault="00440FAA" w:rsidP="00440FAA">
      <w:pPr>
        <w:pStyle w:val="ListNumber"/>
        <w:numPr>
          <w:ilvl w:val="0"/>
          <w:numId w:val="54"/>
        </w:numPr>
        <w:tabs>
          <w:tab w:val="clear" w:pos="2520"/>
        </w:tabs>
        <w:rPr>
          <w:ins w:id="804" w:author="jgrey" w:date="2012-05-06T14:35:00Z"/>
          <w:w w:val="100"/>
        </w:rPr>
      </w:pPr>
      <w:ins w:id="805" w:author="jgrey" w:date="2012-05-06T14:35:00Z">
        <w:r w:rsidRPr="00695785">
          <w:rPr>
            <w:w w:val="100"/>
          </w:rPr>
          <w:t xml:space="preserve">Calls </w:t>
        </w:r>
      </w:ins>
      <w:ins w:id="806" w:author="Manooch Hosseini" w:date="2012-05-14T14:54:00Z">
        <w:r w:rsidR="00A01B4A">
          <w:rPr>
            <w:w w:val="100"/>
          </w:rPr>
          <w:t xml:space="preserve">the </w:t>
        </w:r>
      </w:ins>
      <w:ins w:id="807" w:author="jgrey" w:date="2012-05-06T14:35:00Z">
        <w:r>
          <w:rPr>
            <w:w w:val="100"/>
          </w:rPr>
          <w:t>Model Plugins – Pre UUT</w:t>
        </w:r>
      </w:ins>
      <w:ins w:id="808" w:author="Manooch Hosseini" w:date="2012-05-14T14:54:00Z">
        <w:r w:rsidR="00A01B4A">
          <w:rPr>
            <w:w w:val="100"/>
          </w:rPr>
          <w:t xml:space="preserve"> sequence</w:t>
        </w:r>
      </w:ins>
      <w:ins w:id="809" w:author="jgrey" w:date="2012-05-06T14:35:00Z">
        <w:r>
          <w:rPr>
            <w:w w:val="100"/>
          </w:rPr>
          <w:t xml:space="preserve">. </w:t>
        </w:r>
      </w:ins>
      <w:ins w:id="810" w:author="jgrey" w:date="2012-05-06T14:36:00Z">
        <w:r>
          <w:rPr>
            <w:w w:val="100"/>
          </w:rPr>
          <w:t>Exits i</w:t>
        </w:r>
      </w:ins>
      <w:ins w:id="811" w:author="jgrey" w:date="2012-05-06T14:35:00Z">
        <w:r>
          <w:rPr>
            <w:w w:val="100"/>
          </w:rPr>
          <w:t>f no</w:t>
        </w:r>
      </w:ins>
      <w:ins w:id="812" w:author="jgrey" w:date="2012-05-06T14:36:00Z">
        <w:r>
          <w:rPr>
            <w:w w:val="100"/>
          </w:rPr>
          <w:t xml:space="preserve"> </w:t>
        </w:r>
      </w:ins>
      <w:ins w:id="813" w:author="jgrey" w:date="2012-05-06T14:35:00Z">
        <w:r>
          <w:rPr>
            <w:w w:val="100"/>
          </w:rPr>
          <w:t>UUT</w:t>
        </w:r>
      </w:ins>
      <w:ins w:id="814" w:author="jgrey" w:date="2012-05-06T14:36:00Z">
        <w:r>
          <w:rPr>
            <w:w w:val="100"/>
          </w:rPr>
          <w:t xml:space="preserve"> exists.</w:t>
        </w:r>
      </w:ins>
    </w:p>
    <w:p w:rsidR="00440FAA" w:rsidRPr="009D020D" w:rsidRDefault="00440FAA" w:rsidP="00440FAA">
      <w:pPr>
        <w:pStyle w:val="ListNumber"/>
        <w:numPr>
          <w:ilvl w:val="0"/>
          <w:numId w:val="54"/>
        </w:numPr>
        <w:tabs>
          <w:tab w:val="clear" w:pos="2520"/>
        </w:tabs>
        <w:rPr>
          <w:ins w:id="815" w:author="jgrey" w:date="2012-05-06T14:35:00Z"/>
          <w:w w:val="100"/>
        </w:rPr>
      </w:pPr>
      <w:ins w:id="816" w:author="jgrey" w:date="2012-05-06T14:35:00Z">
        <w:r w:rsidRPr="00695785">
          <w:rPr>
            <w:w w:val="100"/>
          </w:rPr>
          <w:t xml:space="preserve">Calls </w:t>
        </w:r>
      </w:ins>
      <w:ins w:id="817" w:author="Manooch Hosseini" w:date="2012-05-14T14:54:00Z">
        <w:r w:rsidR="00A01B4A">
          <w:rPr>
            <w:w w:val="100"/>
          </w:rPr>
          <w:t xml:space="preserve">the </w:t>
        </w:r>
      </w:ins>
      <w:ins w:id="818" w:author="jgrey" w:date="2012-05-06T14:35:00Z">
        <w:r>
          <w:rPr>
            <w:w w:val="100"/>
          </w:rPr>
          <w:t>Model Plugins – UUT Start</w:t>
        </w:r>
      </w:ins>
      <w:ins w:id="819" w:author="Manooch Hosseini" w:date="2012-05-14T14:54:00Z">
        <w:r w:rsidR="00A01B4A">
          <w:rPr>
            <w:w w:val="100"/>
          </w:rPr>
          <w:t xml:space="preserve"> sequence</w:t>
        </w:r>
      </w:ins>
      <w:ins w:id="820" w:author="jgrey" w:date="2012-05-06T14:35:00Z">
        <w:r>
          <w:rPr>
            <w:w w:val="100"/>
          </w:rPr>
          <w:t>.</w:t>
        </w:r>
      </w:ins>
    </w:p>
    <w:p w:rsidR="00440FAA" w:rsidRDefault="00440FAA" w:rsidP="00440FAA">
      <w:pPr>
        <w:pStyle w:val="ListNumber"/>
        <w:numPr>
          <w:ilvl w:val="0"/>
          <w:numId w:val="54"/>
        </w:numPr>
        <w:tabs>
          <w:tab w:val="clear" w:pos="2520"/>
        </w:tabs>
        <w:rPr>
          <w:ins w:id="821" w:author="jgrey" w:date="2012-05-06T14:35:00Z"/>
          <w:w w:val="100"/>
        </w:rPr>
      </w:pPr>
      <w:ins w:id="822" w:author="jgrey" w:date="2012-05-06T14:35:00Z">
        <w:r>
          <w:rPr>
            <w:w w:val="100"/>
          </w:rPr>
          <w:t>Calls the MainSequence callback.</w:t>
        </w:r>
      </w:ins>
    </w:p>
    <w:p w:rsidR="00440FAA" w:rsidRDefault="00440FAA" w:rsidP="00440FAA">
      <w:pPr>
        <w:pStyle w:val="ListNumber"/>
        <w:numPr>
          <w:ilvl w:val="0"/>
          <w:numId w:val="54"/>
        </w:numPr>
        <w:tabs>
          <w:tab w:val="clear" w:pos="2520"/>
        </w:tabs>
        <w:rPr>
          <w:ins w:id="823" w:author="jgrey" w:date="2012-05-06T14:35:00Z"/>
          <w:w w:val="100"/>
        </w:rPr>
      </w:pPr>
      <w:ins w:id="824" w:author="jgrey" w:date="2012-05-06T14:35:00Z">
        <w:r w:rsidRPr="00695785">
          <w:rPr>
            <w:w w:val="100"/>
          </w:rPr>
          <w:t xml:space="preserve">Calls </w:t>
        </w:r>
      </w:ins>
      <w:ins w:id="825" w:author="Manooch Hosseini" w:date="2012-05-14T14:54:00Z">
        <w:r w:rsidR="00A01B4A">
          <w:rPr>
            <w:w w:val="100"/>
          </w:rPr>
          <w:t xml:space="preserve">the </w:t>
        </w:r>
      </w:ins>
      <w:ins w:id="826" w:author="jgrey" w:date="2012-05-06T14:35:00Z">
        <w:r>
          <w:rPr>
            <w:w w:val="100"/>
          </w:rPr>
          <w:t>Model Plugins – UUT Done</w:t>
        </w:r>
      </w:ins>
      <w:ins w:id="827" w:author="Manooch Hosseini" w:date="2012-05-14T14:54:00Z">
        <w:r w:rsidR="00A01B4A">
          <w:rPr>
            <w:w w:val="100"/>
          </w:rPr>
          <w:t xml:space="preserve"> sequence</w:t>
        </w:r>
      </w:ins>
      <w:ins w:id="828" w:author="jgrey" w:date="2012-05-06T14:35:00Z">
        <w:r>
          <w:rPr>
            <w:w w:val="100"/>
          </w:rPr>
          <w:t>.</w:t>
        </w:r>
      </w:ins>
    </w:p>
    <w:p w:rsidR="00440FAA" w:rsidRDefault="00440FAA" w:rsidP="00440FAA">
      <w:pPr>
        <w:pStyle w:val="ListNumber"/>
        <w:numPr>
          <w:ilvl w:val="0"/>
          <w:numId w:val="54"/>
        </w:numPr>
        <w:tabs>
          <w:tab w:val="clear" w:pos="2520"/>
        </w:tabs>
        <w:rPr>
          <w:ins w:id="829" w:author="jgrey" w:date="2012-05-06T14:35:00Z"/>
          <w:w w:val="100"/>
        </w:rPr>
      </w:pPr>
      <w:ins w:id="830" w:author="jgrey" w:date="2012-05-06T14:35:00Z">
        <w:r w:rsidRPr="00695785">
          <w:rPr>
            <w:w w:val="100"/>
          </w:rPr>
          <w:t xml:space="preserve">Calls </w:t>
        </w:r>
      </w:ins>
      <w:ins w:id="831" w:author="Manooch Hosseini" w:date="2012-05-14T14:54:00Z">
        <w:r w:rsidR="00A01B4A">
          <w:rPr>
            <w:w w:val="100"/>
          </w:rPr>
          <w:t xml:space="preserve">the </w:t>
        </w:r>
      </w:ins>
      <w:ins w:id="832" w:author="jgrey" w:date="2012-05-06T14:35:00Z">
        <w:r>
          <w:rPr>
            <w:w w:val="100"/>
          </w:rPr>
          <w:t>Model Plugins – Post UUT</w:t>
        </w:r>
      </w:ins>
      <w:ins w:id="833" w:author="Manooch Hosseini" w:date="2012-05-14T14:54:00Z">
        <w:r w:rsidR="00A01B4A">
          <w:rPr>
            <w:w w:val="100"/>
          </w:rPr>
          <w:t xml:space="preserve"> sequence</w:t>
        </w:r>
      </w:ins>
      <w:ins w:id="834" w:author="jgrey" w:date="2012-05-06T14:35:00Z">
        <w:r>
          <w:rPr>
            <w:w w:val="100"/>
          </w:rPr>
          <w:t>.</w:t>
        </w:r>
      </w:ins>
    </w:p>
    <w:p w:rsidR="00440FAA" w:rsidRDefault="00440FAA" w:rsidP="00440FAA">
      <w:pPr>
        <w:pStyle w:val="ListNumber"/>
        <w:numPr>
          <w:ilvl w:val="0"/>
          <w:numId w:val="54"/>
        </w:numPr>
        <w:tabs>
          <w:tab w:val="clear" w:pos="2520"/>
        </w:tabs>
        <w:rPr>
          <w:ins w:id="835" w:author="jgrey" w:date="2012-05-06T14:35:00Z"/>
          <w:w w:val="100"/>
        </w:rPr>
      </w:pPr>
      <w:ins w:id="836" w:author="jgrey" w:date="2012-05-06T14:35:00Z">
        <w:r>
          <w:rPr>
            <w:w w:val="100"/>
          </w:rPr>
          <w:t>Calls the PostUUT callback.</w:t>
        </w:r>
      </w:ins>
    </w:p>
    <w:p w:rsidR="00440FAA" w:rsidRDefault="00440FAA" w:rsidP="00440FAA">
      <w:pPr>
        <w:pStyle w:val="ListNumber"/>
        <w:numPr>
          <w:ilvl w:val="0"/>
          <w:numId w:val="54"/>
        </w:numPr>
        <w:tabs>
          <w:tab w:val="clear" w:pos="2520"/>
        </w:tabs>
        <w:rPr>
          <w:ins w:id="837" w:author="jgrey" w:date="2012-05-06T14:35:00Z"/>
          <w:w w:val="100"/>
        </w:rPr>
      </w:pPr>
      <w:ins w:id="838" w:author="jgrey" w:date="2012-05-06T14:35:00Z">
        <w:r>
          <w:rPr>
            <w:w w:val="100"/>
          </w:rPr>
          <w:t>Calls the PostUUTLoop callback.</w:t>
        </w:r>
      </w:ins>
    </w:p>
    <w:p w:rsidR="00440FAA" w:rsidRPr="00FF3ECE" w:rsidRDefault="00440FAA" w:rsidP="00440FAA">
      <w:pPr>
        <w:pStyle w:val="ListNumber"/>
        <w:numPr>
          <w:ilvl w:val="0"/>
          <w:numId w:val="54"/>
        </w:numPr>
        <w:tabs>
          <w:tab w:val="clear" w:pos="2520"/>
        </w:tabs>
        <w:rPr>
          <w:ins w:id="839" w:author="jgrey" w:date="2012-05-06T14:35:00Z"/>
          <w:w w:val="100"/>
        </w:rPr>
      </w:pPr>
      <w:ins w:id="840" w:author="jgrey" w:date="2012-05-06T14:35:00Z">
        <w:r w:rsidRPr="00FF3ECE">
          <w:rPr>
            <w:w w:val="100"/>
          </w:rPr>
          <w:t xml:space="preserve">Calls </w:t>
        </w:r>
      </w:ins>
      <w:ins w:id="841" w:author="Manooch Hosseini" w:date="2012-05-14T14:55:00Z">
        <w:r w:rsidR="00A01B4A">
          <w:rPr>
            <w:w w:val="100"/>
          </w:rPr>
          <w:t xml:space="preserve">the </w:t>
        </w:r>
      </w:ins>
      <w:ins w:id="842" w:author="jgrey" w:date="2012-05-06T14:35:00Z">
        <w:r>
          <w:rPr>
            <w:w w:val="100"/>
          </w:rPr>
          <w:t>Model Plugins - End</w:t>
        </w:r>
        <w:commentRangeEnd w:id="788"/>
        <w:r>
          <w:rPr>
            <w:rStyle w:val="CommentReference"/>
            <w:rFonts w:ascii="Calibri" w:hAnsi="Calibri" w:cs="Times New Roman"/>
            <w:color w:val="auto"/>
            <w:w w:val="100"/>
          </w:rPr>
          <w:commentReference w:id="788"/>
        </w:r>
      </w:ins>
      <w:ins w:id="843" w:author="Manooch Hosseini" w:date="2012-05-14T14:55:00Z">
        <w:r w:rsidR="00A01B4A">
          <w:rPr>
            <w:w w:val="100"/>
          </w:rPr>
          <w:t xml:space="preserve"> sequence</w:t>
        </w:r>
      </w:ins>
      <w:ins w:id="844" w:author="jgrey" w:date="2012-05-06T14:35:00Z">
        <w:r w:rsidRPr="00FF3ECE">
          <w:rPr>
            <w:w w:val="100"/>
          </w:rPr>
          <w:t>.</w:t>
        </w:r>
      </w:ins>
    </w:p>
    <w:commentRangeEnd w:id="789"/>
    <w:p w:rsidR="00440FAA" w:rsidRDefault="00440FAA">
      <w:pPr>
        <w:pStyle w:val="Body"/>
        <w:rPr>
          <w:ins w:id="845" w:author="jgrey" w:date="2012-05-06T14:35:00Z"/>
          <w:w w:val="100"/>
        </w:rPr>
      </w:pPr>
      <w:ins w:id="846" w:author="jgrey" w:date="2012-05-06T14:40:00Z">
        <w:r>
          <w:rPr>
            <w:rStyle w:val="CommentReference"/>
            <w:rFonts w:ascii="Calibri" w:hAnsi="Calibri" w:cs="Times New Roman"/>
            <w:color w:val="auto"/>
            <w:w w:val="100"/>
          </w:rPr>
          <w:commentReference w:id="789"/>
        </w:r>
      </w:ins>
    </w:p>
    <w:p w:rsidR="00440FAA" w:rsidDel="00440FAA" w:rsidRDefault="00440FAA">
      <w:pPr>
        <w:pStyle w:val="Body"/>
        <w:rPr>
          <w:del w:id="847" w:author="jgrey" w:date="2012-05-06T14:37:00Z"/>
          <w:w w:val="100"/>
        </w:rPr>
      </w:pPr>
    </w:p>
    <w:p w:rsidR="00302BC8" w:rsidDel="00440FAA" w:rsidRDefault="00C6433B" w:rsidP="00154DCA">
      <w:pPr>
        <w:pStyle w:val="ListNumber1"/>
        <w:numPr>
          <w:ilvl w:val="0"/>
          <w:numId w:val="6"/>
        </w:numPr>
        <w:ind w:left="2520" w:hanging="360"/>
        <w:rPr>
          <w:del w:id="848" w:author="jgrey" w:date="2012-05-06T14:37:00Z"/>
          <w:w w:val="100"/>
        </w:rPr>
      </w:pPr>
      <w:del w:id="849" w:author="jgrey" w:date="2012-05-06T14:37:00Z">
        <w:r w:rsidDel="00440FAA">
          <w:rPr>
            <w:w w:val="100"/>
          </w:rPr>
          <w:delText>Calls the Configure Post Result Callbacks utility sequence to enable the ProcessModelPostResultListEntry callback when you enable on-the-fly report generation or database logging.</w:delText>
        </w:r>
      </w:del>
    </w:p>
    <w:p w:rsidR="00302BC8" w:rsidDel="00440FAA" w:rsidRDefault="00C6433B" w:rsidP="00154DCA">
      <w:pPr>
        <w:pStyle w:val="ListNumber"/>
        <w:numPr>
          <w:ilvl w:val="0"/>
          <w:numId w:val="7"/>
        </w:numPr>
        <w:ind w:left="2520" w:hanging="360"/>
        <w:rPr>
          <w:del w:id="850" w:author="jgrey" w:date="2012-05-06T14:37:00Z"/>
          <w:w w:val="100"/>
        </w:rPr>
      </w:pPr>
      <w:del w:id="851" w:author="jgrey" w:date="2012-05-06T14:37:00Z">
        <w:r w:rsidDel="00440FAA">
          <w:rPr>
            <w:w w:val="100"/>
          </w:rPr>
          <w:delText xml:space="preserve">Determines the report file pathname, configures display settings, resets the report, and specifies the report location. When you use the </w:delText>
        </w:r>
        <w:r w:rsidDel="00440FAA">
          <w:rPr>
            <w:rStyle w:val="Monospace"/>
            <w:w w:val="100"/>
          </w:rPr>
          <w:delText>&lt;UUTStatus&gt;</w:delText>
        </w:r>
        <w:r w:rsidDel="00440FAA">
          <w:rPr>
            <w:w w:val="100"/>
          </w:rPr>
          <w:delText xml:space="preserve"> macro in an expression to specify the report file path, TestStand uses a temporary file path as the report file pathname.</w:delText>
        </w:r>
      </w:del>
    </w:p>
    <w:p w:rsidR="00302BC8" w:rsidDel="00440FAA" w:rsidRDefault="00C6433B" w:rsidP="00154DCA">
      <w:pPr>
        <w:pStyle w:val="ListNumber"/>
        <w:numPr>
          <w:ilvl w:val="0"/>
          <w:numId w:val="8"/>
        </w:numPr>
        <w:ind w:left="2520" w:hanging="360"/>
        <w:rPr>
          <w:del w:id="852" w:author="jgrey" w:date="2012-05-06T14:37:00Z"/>
          <w:w w:val="100"/>
        </w:rPr>
      </w:pPr>
      <w:del w:id="853" w:author="jgrey" w:date="2012-05-06T14:37:00Z">
        <w:r w:rsidDel="00440FAA">
          <w:rPr>
            <w:w w:val="100"/>
          </w:rPr>
          <w:delText>Starts on-the-fly report generation and database logging, when enabled, for the new UUT.</w:delText>
        </w:r>
      </w:del>
    </w:p>
    <w:p w:rsidR="00302BC8" w:rsidDel="00440FAA" w:rsidRDefault="00C6433B" w:rsidP="00154DCA">
      <w:pPr>
        <w:pStyle w:val="ListNumber"/>
        <w:numPr>
          <w:ilvl w:val="0"/>
          <w:numId w:val="9"/>
        </w:numPr>
        <w:ind w:left="2520" w:hanging="360"/>
        <w:rPr>
          <w:del w:id="854" w:author="jgrey" w:date="2012-05-06T14:37:00Z"/>
          <w:w w:val="100"/>
        </w:rPr>
      </w:pPr>
      <w:del w:id="855" w:author="jgrey" w:date="2012-05-06T14:37:00Z">
        <w:r w:rsidDel="00440FAA">
          <w:rPr>
            <w:w w:val="100"/>
          </w:rPr>
          <w:delText>Calls the MainSequence callback.</w:delText>
        </w:r>
      </w:del>
    </w:p>
    <w:p w:rsidR="00302BC8" w:rsidDel="00440FAA" w:rsidRDefault="00C6433B" w:rsidP="00154DCA">
      <w:pPr>
        <w:pStyle w:val="ListNumber"/>
        <w:numPr>
          <w:ilvl w:val="0"/>
          <w:numId w:val="10"/>
        </w:numPr>
        <w:ind w:left="2520" w:hanging="360"/>
        <w:rPr>
          <w:del w:id="856" w:author="jgrey" w:date="2012-05-06T14:37:00Z"/>
          <w:w w:val="100"/>
        </w:rPr>
      </w:pPr>
      <w:del w:id="857" w:author="jgrey" w:date="2012-05-06T14:37:00Z">
        <w:r w:rsidDel="00440FAA">
          <w:rPr>
            <w:w w:val="100"/>
          </w:rPr>
          <w:delText>Calls the TestReport callback.</w:delText>
        </w:r>
      </w:del>
    </w:p>
    <w:p w:rsidR="00302BC8" w:rsidDel="00440FAA" w:rsidRDefault="00C6433B" w:rsidP="00154DCA">
      <w:pPr>
        <w:pStyle w:val="ListNumber"/>
        <w:numPr>
          <w:ilvl w:val="0"/>
          <w:numId w:val="11"/>
        </w:numPr>
        <w:ind w:left="2520" w:hanging="360"/>
        <w:rPr>
          <w:del w:id="858" w:author="jgrey" w:date="2012-05-06T14:37:00Z"/>
          <w:w w:val="100"/>
        </w:rPr>
      </w:pPr>
      <w:del w:id="859" w:author="jgrey" w:date="2012-05-06T14:37:00Z">
        <w:r w:rsidDel="00440FAA">
          <w:rPr>
            <w:w w:val="100"/>
          </w:rPr>
          <w:delText>Calls the LogToDatabase callback.</w:delText>
        </w:r>
      </w:del>
    </w:p>
    <w:p w:rsidR="00302BC8" w:rsidDel="00440FAA" w:rsidRDefault="00C6433B" w:rsidP="00154DCA">
      <w:pPr>
        <w:pStyle w:val="ListNumber"/>
        <w:numPr>
          <w:ilvl w:val="0"/>
          <w:numId w:val="12"/>
        </w:numPr>
        <w:ind w:left="2520" w:hanging="360"/>
        <w:rPr>
          <w:del w:id="860" w:author="jgrey" w:date="2012-05-06T14:37:00Z"/>
          <w:w w:val="100"/>
        </w:rPr>
      </w:pPr>
      <w:del w:id="861" w:author="jgrey" w:date="2012-05-06T14:37:00Z">
        <w:r w:rsidDel="00440FAA">
          <w:rPr>
            <w:w w:val="100"/>
          </w:rPr>
          <w:delText xml:space="preserve">Writes the UUT report to disk by appending to an existing file or creating a new file. Also adjusts the root tags when the report format is XML. When you use the </w:delText>
        </w:r>
        <w:r w:rsidDel="00440FAA">
          <w:rPr>
            <w:rStyle w:val="Monospace"/>
            <w:w w:val="100"/>
          </w:rPr>
          <w:delText>&lt;UUTStatus&gt;</w:delText>
        </w:r>
        <w:r w:rsidDel="00440FAA">
          <w:rPr>
            <w:w w:val="100"/>
          </w:rPr>
          <w:delText xml:space="preserve"> macro in an expression to specify the report file path, TestStand adjusts the report file path as the UUT status information becomes available.</w:delText>
        </w:r>
      </w:del>
    </w:p>
    <w:p w:rsidR="00302BC8" w:rsidRDefault="00E221F4">
      <w:pPr>
        <w:pStyle w:val="ApxLevel1Head"/>
        <w:pageBreakBefore/>
        <w:rPr>
          <w:w w:val="100"/>
        </w:rPr>
      </w:pPr>
      <w:r>
        <w:rPr>
          <w:w w:val="100"/>
        </w:rPr>
        <w:lastRenderedPageBreak/>
        <w:fldChar w:fldCharType="begin"/>
      </w:r>
      <w:r w:rsidR="00C6433B">
        <w:rPr>
          <w:w w:val="100"/>
        </w:rPr>
        <w:instrText>xe "process models:Batch. See Batch process model;Batch process model"</w:instrText>
      </w:r>
      <w:r>
        <w:rPr>
          <w:w w:val="100"/>
        </w:rPr>
        <w:fldChar w:fldCharType="end"/>
      </w:r>
      <w:bookmarkStart w:id="862" w:name="RTF360030003700380034003a00"/>
      <w:r w:rsidR="00C6433B">
        <w:rPr>
          <w:w w:val="100"/>
        </w:rPr>
        <w:t>Bat</w:t>
      </w:r>
      <w:bookmarkEnd w:id="862"/>
      <w:r w:rsidR="00C6433B">
        <w:rPr>
          <w:w w:val="100"/>
        </w:rPr>
        <w:t>ch Process Model</w:t>
      </w:r>
    </w:p>
    <w:p w:rsidR="00302BC8" w:rsidRDefault="00C6433B">
      <w:pPr>
        <w:pStyle w:val="Body1"/>
        <w:keepNext/>
        <w:rPr>
          <w:w w:val="100"/>
        </w:rPr>
      </w:pPr>
      <w:r>
        <w:rPr>
          <w:w w:val="100"/>
        </w:rPr>
        <w:t xml:space="preserve">The Batch process model, </w:t>
      </w:r>
      <w:r>
        <w:rPr>
          <w:rStyle w:val="Monospace"/>
          <w:w w:val="100"/>
        </w:rPr>
        <w:t>BatchModel.seq</w:t>
      </w:r>
      <w:r>
        <w:rPr>
          <w:w w:val="100"/>
        </w:rPr>
        <w:t>, includes sequences for main Execution entry points, Utility sequences, hidden Execution entry points, Configuration entry points, Model callbacks, and Engine callbacks. The main Execution entry points are Test UUTs and Single Pass. The hidden Execution entry points are Test UUTs – Test Socket Entry Point and Single Pass – Test Socket Entry Point.</w:t>
      </w:r>
    </w:p>
    <w:p w:rsidR="00302BC8" w:rsidRDefault="00C6433B">
      <w:pPr>
        <w:pStyle w:val="ApxLevel2Head"/>
        <w:rPr>
          <w:w w:val="100"/>
        </w:rPr>
      </w:pPr>
      <w:r>
        <w:rPr>
          <w:w w:val="100"/>
        </w:rPr>
        <w:t>Main Execution Entry Points</w:t>
      </w:r>
    </w:p>
    <w:p w:rsidR="00302BC8" w:rsidRDefault="00C6433B">
      <w:pPr>
        <w:pStyle w:val="Body1"/>
        <w:rPr>
          <w:w w:val="100"/>
        </w:rPr>
      </w:pPr>
      <w:r>
        <w:rPr>
          <w:w w:val="100"/>
        </w:rPr>
        <w:t>The Batch process model includes the following main Execution entry point sequences:</w:t>
      </w:r>
    </w:p>
    <w:p w:rsidR="00302BC8" w:rsidRDefault="00C6433B" w:rsidP="00154DCA">
      <w:pPr>
        <w:pStyle w:val="ListBullet"/>
        <w:numPr>
          <w:ilvl w:val="0"/>
          <w:numId w:val="4"/>
        </w:numPr>
        <w:ind w:left="2520" w:hanging="360"/>
        <w:rPr>
          <w:w w:val="100"/>
        </w:rPr>
      </w:pPr>
      <w:r>
        <w:rPr>
          <w:rStyle w:val="Bold"/>
          <w:w w:val="100"/>
        </w:rPr>
        <w:t>Test UUTs</w:t>
      </w:r>
      <w:r>
        <w:rPr>
          <w:w w:val="100"/>
        </w:rPr>
        <w:t xml:space="preserve">—Initiates an execution that controls a separate execution for each test socket using the Test UUTs – Test Socket Entry Point sequence. The Test UUTs sequence adds the main threads of those executions to a Batch Synchronization object and controls the flow of execution </w:t>
      </w:r>
      <w:commentRangeStart w:id="863"/>
      <w:r>
        <w:rPr>
          <w:w w:val="100"/>
        </w:rPr>
        <w:t xml:space="preserve">using </w:t>
      </w:r>
      <w:del w:id="864" w:author="Manooch Hosseini" w:date="2012-05-14T14:56:00Z">
        <w:r w:rsidDel="003802B4">
          <w:rPr>
            <w:w w:val="100"/>
          </w:rPr>
          <w:delText>queues and notifications</w:delText>
        </w:r>
      </w:del>
      <w:ins w:id="865" w:author="Manooch Hosseini" w:date="2012-05-14T14:56:00Z">
        <w:r w:rsidR="003802B4">
          <w:rPr>
            <w:w w:val="100"/>
          </w:rPr>
          <w:t>an instance of the ControllerAndSocketSynchronizationManager class of ManagedModelSupport.dll, located in &lt;TestStand&gt;\Components\Models\TestStandModels\ManagedModelSupport,</w:t>
        </w:r>
      </w:ins>
      <w:r>
        <w:rPr>
          <w:w w:val="100"/>
        </w:rPr>
        <w:t xml:space="preserve"> </w:t>
      </w:r>
      <w:commentRangeEnd w:id="863"/>
      <w:r w:rsidR="00104E7A">
        <w:rPr>
          <w:rStyle w:val="CommentReference"/>
          <w:rFonts w:ascii="Calibri" w:hAnsi="Calibri" w:cs="Times New Roman"/>
          <w:color w:val="auto"/>
          <w:w w:val="100"/>
        </w:rPr>
        <w:commentReference w:id="863"/>
      </w:r>
      <w:r>
        <w:rPr>
          <w:w w:val="100"/>
        </w:rPr>
        <w:t>so all test socket executions execute the Main</w:t>
      </w:r>
      <w:del w:id="866" w:author="Manooch Hosseini" w:date="2012-05-14T14:57:00Z">
        <w:r w:rsidDel="003802B4">
          <w:rPr>
            <w:w w:val="100"/>
          </w:rPr>
          <w:delText xml:space="preserve"> s</w:delText>
        </w:r>
      </w:del>
      <w:ins w:id="867" w:author="Manooch Hosseini" w:date="2012-05-14T14:57:00Z">
        <w:r w:rsidR="003802B4">
          <w:rPr>
            <w:w w:val="100"/>
          </w:rPr>
          <w:t>S</w:t>
        </w:r>
      </w:ins>
      <w:r>
        <w:rPr>
          <w:w w:val="100"/>
        </w:rPr>
        <w:t xml:space="preserve">equence of the client sequence file together as a group. After a group of UUTs executes, the </w:t>
      </w:r>
      <w:del w:id="868" w:author="jgrey" w:date="2012-05-06T14:42:00Z">
        <w:r w:rsidDel="009A248D">
          <w:rPr>
            <w:w w:val="100"/>
          </w:rPr>
          <w:delText>Test UUTs sequence</w:delText>
        </w:r>
      </w:del>
      <w:ins w:id="869" w:author="jgrey" w:date="2012-05-06T14:42:00Z">
        <w:r w:rsidR="009A248D">
          <w:rPr>
            <w:w w:val="100"/>
          </w:rPr>
          <w:t>report generator model plug-in</w:t>
        </w:r>
      </w:ins>
      <w:r>
        <w:rPr>
          <w:w w:val="100"/>
        </w:rPr>
        <w:t xml:space="preserve"> generates a batch report, loops back to run the client sequence file on the next group of UUTs, and controls the subsidiary test socket executions to keep them synchronized. The Execute menu includes the Test UUTs item when a window for a client sequence file is active. Refer to the </w:t>
      </w:r>
      <w:r w:rsidR="00E221F4">
        <w:rPr>
          <w:rStyle w:val="ColorBlue"/>
          <w:i/>
          <w:iCs/>
          <w:w w:val="100"/>
        </w:rPr>
        <w:fldChar w:fldCharType="begin"/>
      </w:r>
      <w:r>
        <w:rPr>
          <w:rStyle w:val="ColorBlue"/>
          <w:i/>
          <w:iCs/>
          <w:w w:val="100"/>
        </w:rPr>
        <w:instrText xml:space="preserve"> REF  RTF350035003900320033003a00 \h</w:instrText>
      </w:r>
      <w:r w:rsidR="00E221F4">
        <w:rPr>
          <w:rStyle w:val="ColorBlue"/>
          <w:i/>
          <w:iCs/>
          <w:w w:val="100"/>
        </w:rPr>
      </w:r>
      <w:r w:rsidR="00E221F4">
        <w:rPr>
          <w:rStyle w:val="ColorBlue"/>
          <w:i/>
          <w:iCs/>
          <w:w w:val="100"/>
        </w:rPr>
        <w:fldChar w:fldCharType="separate"/>
      </w:r>
      <w:r>
        <w:rPr>
          <w:rStyle w:val="ColorBlue"/>
          <w:i/>
          <w:iCs/>
          <w:w w:val="100"/>
        </w:rPr>
        <w:t>Test UUTs</w:t>
      </w:r>
      <w:r w:rsidR="00E221F4">
        <w:rPr>
          <w:rStyle w:val="ColorBlue"/>
          <w:i/>
          <w:iCs/>
          <w:w w:val="100"/>
        </w:rPr>
        <w:fldChar w:fldCharType="end"/>
      </w:r>
      <w:r>
        <w:rPr>
          <w:w w:val="100"/>
        </w:rPr>
        <w:t xml:space="preserve"> section of the </w:t>
      </w:r>
      <w:r w:rsidR="00E221F4">
        <w:rPr>
          <w:rStyle w:val="ColorBlue"/>
          <w:i/>
          <w:iCs/>
          <w:w w:val="100"/>
        </w:rPr>
        <w:fldChar w:fldCharType="begin"/>
      </w:r>
      <w:r>
        <w:rPr>
          <w:rStyle w:val="ColorBlue"/>
          <w:i/>
          <w:iCs/>
          <w:w w:val="100"/>
        </w:rPr>
        <w:instrText xml:space="preserve"> REF  RTF360030003700380034003a00 \h</w:instrText>
      </w:r>
      <w:r w:rsidR="00E221F4">
        <w:rPr>
          <w:rStyle w:val="ColorBlue"/>
          <w:i/>
          <w:iCs/>
          <w:w w:val="100"/>
        </w:rPr>
      </w:r>
      <w:r w:rsidR="00E221F4">
        <w:rPr>
          <w:rStyle w:val="ColorBlue"/>
          <w:i/>
          <w:iCs/>
          <w:w w:val="100"/>
        </w:rPr>
        <w:fldChar w:fldCharType="separate"/>
      </w:r>
      <w:r>
        <w:rPr>
          <w:rStyle w:val="ColorBlue"/>
          <w:i/>
          <w:iCs/>
          <w:w w:val="100"/>
        </w:rPr>
        <w:t>Batch Process Model</w:t>
      </w:r>
      <w:r w:rsidR="00E221F4">
        <w:rPr>
          <w:rStyle w:val="ColorBlue"/>
          <w:i/>
          <w:iCs/>
          <w:w w:val="100"/>
        </w:rPr>
        <w:fldChar w:fldCharType="end"/>
      </w:r>
      <w:r>
        <w:rPr>
          <w:w w:val="100"/>
        </w:rPr>
        <w:t xml:space="preserve"> section of this appendix for more information about the Test UUTs Execution entry point.</w:t>
      </w:r>
    </w:p>
    <w:p w:rsidR="00302BC8" w:rsidRDefault="00C6433B" w:rsidP="00154DCA">
      <w:pPr>
        <w:pStyle w:val="ListBullet"/>
        <w:numPr>
          <w:ilvl w:val="0"/>
          <w:numId w:val="4"/>
        </w:numPr>
        <w:ind w:left="2520" w:hanging="360"/>
        <w:rPr>
          <w:w w:val="100"/>
        </w:rPr>
      </w:pPr>
      <w:r>
        <w:rPr>
          <w:rStyle w:val="Bold"/>
          <w:w w:val="100"/>
        </w:rPr>
        <w:t>Single Pass</w:t>
      </w:r>
      <w:r>
        <w:rPr>
          <w:w w:val="100"/>
        </w:rPr>
        <w:t xml:space="preserve">—Initiates an execution that controls a separate execution for each test socket using the Single Pass – Test Socket Entry Point sequence. The Single Pass sequence adds the main threads of those executions to a Batch Synchronization object and controls the flow of execution </w:t>
      </w:r>
      <w:commentRangeStart w:id="870"/>
      <w:r>
        <w:rPr>
          <w:w w:val="100"/>
        </w:rPr>
        <w:t xml:space="preserve">using </w:t>
      </w:r>
      <w:ins w:id="871" w:author="Manooch Hosseini" w:date="2012-05-14T14:59:00Z">
        <w:r w:rsidR="003802B4">
          <w:rPr>
            <w:w w:val="100"/>
          </w:rPr>
          <w:t>an instance of the ControllerAndSocketSynchronizationManager class of ManagedModelSupport.dll, located in &lt;TestStand&gt;\Components\Models\TestStandModels\ManagedModelSupport,</w:t>
        </w:r>
      </w:ins>
      <w:del w:id="872" w:author="Manooch Hosseini" w:date="2012-05-14T14:59:00Z">
        <w:r w:rsidDel="003802B4">
          <w:rPr>
            <w:w w:val="100"/>
          </w:rPr>
          <w:delText>queues and notifications</w:delText>
        </w:r>
      </w:del>
      <w:r>
        <w:rPr>
          <w:w w:val="100"/>
        </w:rPr>
        <w:t xml:space="preserve"> </w:t>
      </w:r>
      <w:commentRangeEnd w:id="870"/>
      <w:r w:rsidR="009A248D">
        <w:rPr>
          <w:rStyle w:val="CommentReference"/>
          <w:rFonts w:ascii="Calibri" w:hAnsi="Calibri" w:cs="Times New Roman"/>
          <w:color w:val="auto"/>
          <w:w w:val="100"/>
        </w:rPr>
        <w:commentReference w:id="870"/>
      </w:r>
      <w:r>
        <w:rPr>
          <w:w w:val="100"/>
        </w:rPr>
        <w:t xml:space="preserve">so all test socket executions </w:t>
      </w:r>
      <w:r>
        <w:rPr>
          <w:w w:val="100"/>
        </w:rPr>
        <w:lastRenderedPageBreak/>
        <w:t>execute the Main</w:t>
      </w:r>
      <w:del w:id="873" w:author="Manooch Hosseini" w:date="2012-05-14T14:59:00Z">
        <w:r w:rsidDel="003802B4">
          <w:rPr>
            <w:w w:val="100"/>
          </w:rPr>
          <w:delText xml:space="preserve"> s</w:delText>
        </w:r>
      </w:del>
      <w:ins w:id="874" w:author="Manooch Hosseini" w:date="2012-05-14T14:59:00Z">
        <w:r w:rsidR="003802B4">
          <w:rPr>
            <w:w w:val="100"/>
          </w:rPr>
          <w:t>S</w:t>
        </w:r>
      </w:ins>
      <w:r>
        <w:rPr>
          <w:w w:val="100"/>
        </w:rPr>
        <w:t xml:space="preserve">equence of the client sequence file together as a group. After the group of UUTs executes, the Single Pass sequence generates a batch report and waits for all subsidiary executions to complete. The Execute menu includes the Single Pass item when a window for a client sequence file is active. Refer to the </w:t>
      </w:r>
      <w:r w:rsidR="00E221F4">
        <w:rPr>
          <w:rStyle w:val="ColorBlue"/>
          <w:i/>
          <w:iCs/>
          <w:w w:val="100"/>
        </w:rPr>
        <w:fldChar w:fldCharType="begin"/>
      </w:r>
      <w:r>
        <w:rPr>
          <w:rStyle w:val="ColorBlue"/>
          <w:i/>
          <w:iCs/>
          <w:w w:val="100"/>
        </w:rPr>
        <w:instrText xml:space="preserve"> REF  RTF420061007400630068002000 \h</w:instrText>
      </w:r>
      <w:r w:rsidR="00E221F4">
        <w:rPr>
          <w:rStyle w:val="ColorBlue"/>
          <w:i/>
          <w:iCs/>
          <w:w w:val="100"/>
        </w:rPr>
      </w:r>
      <w:r w:rsidR="00E221F4">
        <w:rPr>
          <w:rStyle w:val="ColorBlue"/>
          <w:i/>
          <w:iCs/>
          <w:w w:val="100"/>
        </w:rPr>
        <w:fldChar w:fldCharType="separate"/>
      </w:r>
      <w:r>
        <w:rPr>
          <w:rStyle w:val="ColorBlue"/>
          <w:i/>
          <w:iCs/>
          <w:w w:val="100"/>
        </w:rPr>
        <w:t>Single Pass</w:t>
      </w:r>
      <w:r w:rsidR="00E221F4">
        <w:rPr>
          <w:rStyle w:val="ColorBlue"/>
          <w:i/>
          <w:iCs/>
          <w:w w:val="100"/>
        </w:rPr>
        <w:fldChar w:fldCharType="end"/>
      </w:r>
      <w:r>
        <w:rPr>
          <w:w w:val="100"/>
        </w:rPr>
        <w:t xml:space="preserve"> section of the </w:t>
      </w:r>
      <w:r w:rsidR="00E221F4">
        <w:rPr>
          <w:rStyle w:val="ColorBlue"/>
          <w:i/>
          <w:iCs/>
          <w:w w:val="100"/>
        </w:rPr>
        <w:fldChar w:fldCharType="begin"/>
      </w:r>
      <w:r>
        <w:rPr>
          <w:rStyle w:val="ColorBlue"/>
          <w:i/>
          <w:iCs/>
          <w:w w:val="100"/>
        </w:rPr>
        <w:instrText xml:space="preserve"> REF  RTF360030003700380034003a00 \h</w:instrText>
      </w:r>
      <w:r w:rsidR="00E221F4">
        <w:rPr>
          <w:rStyle w:val="ColorBlue"/>
          <w:i/>
          <w:iCs/>
          <w:w w:val="100"/>
        </w:rPr>
      </w:r>
      <w:r w:rsidR="00E221F4">
        <w:rPr>
          <w:rStyle w:val="ColorBlue"/>
          <w:i/>
          <w:iCs/>
          <w:w w:val="100"/>
        </w:rPr>
        <w:fldChar w:fldCharType="separate"/>
      </w:r>
      <w:r>
        <w:rPr>
          <w:rStyle w:val="ColorBlue"/>
          <w:i/>
          <w:iCs/>
          <w:w w:val="100"/>
        </w:rPr>
        <w:t>Batch Process Model</w:t>
      </w:r>
      <w:r w:rsidR="00E221F4">
        <w:rPr>
          <w:rStyle w:val="ColorBlue"/>
          <w:i/>
          <w:iCs/>
          <w:w w:val="100"/>
        </w:rPr>
        <w:fldChar w:fldCharType="end"/>
      </w:r>
      <w:r>
        <w:rPr>
          <w:w w:val="100"/>
        </w:rPr>
        <w:t xml:space="preserve"> section of this appendix for more information about the Single Pass Execution entry point.</w:t>
      </w:r>
    </w:p>
    <w:p w:rsidR="00302BC8" w:rsidRDefault="00C6433B">
      <w:pPr>
        <w:pStyle w:val="ApxLevel2Head"/>
        <w:rPr>
          <w:w w:val="100"/>
        </w:rPr>
      </w:pPr>
      <w:r>
        <w:rPr>
          <w:w w:val="100"/>
        </w:rPr>
        <w:t>Utility Sequences</w:t>
      </w:r>
    </w:p>
    <w:p w:rsidR="00302BC8" w:rsidRDefault="00C6433B">
      <w:pPr>
        <w:pStyle w:val="Body1"/>
        <w:rPr>
          <w:w w:val="100"/>
        </w:rPr>
      </w:pPr>
      <w:commentRangeStart w:id="875"/>
      <w:r>
        <w:rPr>
          <w:w w:val="100"/>
        </w:rPr>
        <w:t>The Batch process model calls the same Get Report Options, Get Station Info, Get Database Options, and Get Model Options Utility sequences as the Sequential process model</w:t>
      </w:r>
      <w:commentRangeEnd w:id="875"/>
      <w:r w:rsidR="003802B4">
        <w:rPr>
          <w:rStyle w:val="CommentReference"/>
          <w:rFonts w:ascii="Calibri" w:hAnsi="Calibri" w:cs="Times New Roman"/>
          <w:color w:val="auto"/>
          <w:w w:val="100"/>
        </w:rPr>
        <w:commentReference w:id="875"/>
      </w:r>
      <w:r>
        <w:rPr>
          <w:w w:val="100"/>
        </w:rPr>
        <w:t xml:space="preserve">. Refer to the </w:t>
      </w:r>
      <w:r w:rsidR="00E221F4">
        <w:rPr>
          <w:rStyle w:val="ColorBlue"/>
          <w:i/>
          <w:iCs/>
          <w:w w:val="100"/>
        </w:rPr>
        <w:fldChar w:fldCharType="begin"/>
      </w:r>
      <w:r>
        <w:rPr>
          <w:rStyle w:val="ColorBlue"/>
          <w:i/>
          <w:iCs/>
          <w:w w:val="100"/>
        </w:rPr>
        <w:instrText xml:space="preserve"> REF  RTF320036003300320036003a00 \h</w:instrText>
      </w:r>
      <w:r w:rsidR="00E221F4">
        <w:rPr>
          <w:rStyle w:val="ColorBlue"/>
          <w:i/>
          <w:iCs/>
          <w:w w:val="100"/>
        </w:rPr>
      </w:r>
      <w:r w:rsidR="00E221F4">
        <w:rPr>
          <w:rStyle w:val="ColorBlue"/>
          <w:i/>
          <w:iCs/>
          <w:w w:val="100"/>
        </w:rPr>
        <w:fldChar w:fldCharType="separate"/>
      </w:r>
      <w:r>
        <w:rPr>
          <w:rStyle w:val="ColorBlue"/>
          <w:i/>
          <w:iCs/>
          <w:w w:val="100"/>
        </w:rPr>
        <w:t>Utility Sequences</w:t>
      </w:r>
      <w:r w:rsidR="00E221F4">
        <w:rPr>
          <w:rStyle w:val="ColorBlue"/>
          <w:i/>
          <w:iCs/>
          <w:w w:val="100"/>
        </w:rPr>
        <w:fldChar w:fldCharType="end"/>
      </w:r>
      <w:r>
        <w:rPr>
          <w:w w:val="100"/>
        </w:rPr>
        <w:t xml:space="preserve"> section of the </w:t>
      </w:r>
      <w:r w:rsidR="00E221F4">
        <w:rPr>
          <w:rStyle w:val="ColorBlue"/>
          <w:i/>
          <w:iCs/>
          <w:w w:val="100"/>
        </w:rPr>
        <w:fldChar w:fldCharType="begin"/>
      </w:r>
      <w:r>
        <w:rPr>
          <w:rStyle w:val="ColorBlue"/>
          <w:i/>
          <w:iCs/>
          <w:w w:val="100"/>
        </w:rPr>
        <w:instrText xml:space="preserve"> REF  RTF320035003700320033003a00 \h</w:instrText>
      </w:r>
      <w:r w:rsidR="00E221F4">
        <w:rPr>
          <w:rStyle w:val="ColorBlue"/>
          <w:i/>
          <w:iCs/>
          <w:w w:val="100"/>
        </w:rPr>
      </w:r>
      <w:r w:rsidR="00E221F4">
        <w:rPr>
          <w:rStyle w:val="ColorBlue"/>
          <w:i/>
          <w:iCs/>
          <w:w w:val="100"/>
        </w:rPr>
        <w:fldChar w:fldCharType="separate"/>
      </w:r>
      <w:r>
        <w:rPr>
          <w:rStyle w:val="ColorBlue"/>
          <w:i/>
          <w:iCs/>
          <w:w w:val="100"/>
        </w:rPr>
        <w:t>Sequential Process Model</w:t>
      </w:r>
      <w:r w:rsidR="00E221F4">
        <w:rPr>
          <w:rStyle w:val="ColorBlue"/>
          <w:i/>
          <w:iCs/>
          <w:w w:val="100"/>
        </w:rPr>
        <w:fldChar w:fldCharType="end"/>
      </w:r>
      <w:r>
        <w:rPr>
          <w:w w:val="100"/>
        </w:rPr>
        <w:t xml:space="preserve"> section of this appendix for information about these sequences.</w:t>
      </w:r>
    </w:p>
    <w:p w:rsidR="00302BC8" w:rsidRDefault="00C6433B">
      <w:pPr>
        <w:pStyle w:val="Body"/>
        <w:keepNext/>
        <w:rPr>
          <w:w w:val="100"/>
        </w:rPr>
      </w:pPr>
      <w:commentRangeStart w:id="876"/>
      <w:r>
        <w:rPr>
          <w:w w:val="100"/>
        </w:rPr>
        <w:t>The main Execution entry points in the Batch process model use the following additional Utility sequences:</w:t>
      </w:r>
      <w:commentRangeEnd w:id="876"/>
      <w:r w:rsidR="00943264">
        <w:rPr>
          <w:rStyle w:val="CommentReference"/>
          <w:rFonts w:ascii="Calibri" w:hAnsi="Calibri" w:cs="Times New Roman"/>
          <w:color w:val="auto"/>
          <w:w w:val="100"/>
        </w:rPr>
        <w:commentReference w:id="876"/>
      </w:r>
    </w:p>
    <w:p w:rsidR="00302BC8" w:rsidRDefault="00C6433B" w:rsidP="00154DCA">
      <w:pPr>
        <w:pStyle w:val="ListBullet"/>
        <w:numPr>
          <w:ilvl w:val="0"/>
          <w:numId w:val="4"/>
        </w:numPr>
        <w:ind w:left="2520" w:hanging="360"/>
        <w:rPr>
          <w:w w:val="100"/>
        </w:rPr>
      </w:pPr>
      <w:r>
        <w:rPr>
          <w:rStyle w:val="Bold"/>
          <w:w w:val="100"/>
        </w:rPr>
        <w:t>Restart TestSocket</w:t>
      </w:r>
      <w:r>
        <w:rPr>
          <w:w w:val="100"/>
        </w:rPr>
        <w:t xml:space="preserve">—The ProcessDialogRequests sequence calls the Restart TestSocket </w:t>
      </w:r>
      <w:del w:id="877" w:author="Manooch Hosseini" w:date="2012-05-14T15:00:00Z">
        <w:r w:rsidDel="003802B4">
          <w:rPr>
            <w:w w:val="100"/>
          </w:rPr>
          <w:delText xml:space="preserve">callback </w:delText>
        </w:r>
      </w:del>
      <w:ins w:id="878" w:author="Manooch Hosseini" w:date="2012-05-14T15:00:00Z">
        <w:r w:rsidR="003802B4">
          <w:rPr>
            <w:w w:val="100"/>
          </w:rPr>
          <w:t xml:space="preserve">sequence </w:t>
        </w:r>
      </w:ins>
      <w:r>
        <w:rPr>
          <w:w w:val="100"/>
        </w:rPr>
        <w:t>to restart the execution for the test socket the request specifies.</w:t>
      </w:r>
    </w:p>
    <w:p w:rsidR="00302BC8" w:rsidRDefault="00C6433B" w:rsidP="00154DCA">
      <w:pPr>
        <w:pStyle w:val="ListBullet"/>
        <w:numPr>
          <w:ilvl w:val="0"/>
          <w:numId w:val="4"/>
        </w:numPr>
        <w:ind w:left="2520" w:hanging="360"/>
        <w:rPr>
          <w:w w:val="100"/>
        </w:rPr>
      </w:pPr>
      <w:r>
        <w:rPr>
          <w:rStyle w:val="Bold"/>
          <w:w w:val="100"/>
        </w:rPr>
        <w:t>Initialize TestSocket</w:t>
      </w:r>
      <w:r>
        <w:rPr>
          <w:w w:val="100"/>
        </w:rPr>
        <w:t>—The controlling execution calls the Initialize TestSocket sequence to initialize the data for and create the test socket executions.</w:t>
      </w:r>
    </w:p>
    <w:p w:rsidR="00302BC8" w:rsidRPr="00AA4ADD" w:rsidDel="003802B4" w:rsidRDefault="00A4676B" w:rsidP="00154DCA">
      <w:pPr>
        <w:pStyle w:val="ListBullet"/>
        <w:numPr>
          <w:ilvl w:val="0"/>
          <w:numId w:val="4"/>
        </w:numPr>
        <w:ind w:left="2520" w:hanging="360"/>
        <w:rPr>
          <w:del w:id="879" w:author="Manooch Hosseini" w:date="2012-05-14T15:01:00Z"/>
          <w:w w:val="100"/>
          <w:highlight w:val="yellow"/>
        </w:rPr>
      </w:pPr>
      <w:commentRangeStart w:id="880"/>
      <w:commentRangeStart w:id="881"/>
      <w:del w:id="882" w:author="Manooch Hosseini" w:date="2012-05-14T15:01:00Z">
        <w:r w:rsidRPr="00A4676B" w:rsidDel="003802B4">
          <w:rPr>
            <w:rStyle w:val="Bold"/>
            <w:w w:val="100"/>
            <w:highlight w:val="yellow"/>
          </w:rPr>
          <w:delText>Monitor Batch Threads</w:delText>
        </w:r>
        <w:r w:rsidRPr="00A4676B" w:rsidDel="003802B4">
          <w:rPr>
            <w:w w:val="100"/>
            <w:highlight w:val="yellow"/>
          </w:rPr>
          <w:delText xml:space="preserve">—The ProcessDialogRequests, ProcessTestSocketRequests, and WaitForTestSocket sequences call the Monitor Batch Threads sequence periodically from the controlling execution to determine whether any of the test socket executions terminated or aborted. The Monitor Batch Threads sequence updates the </w:delText>
        </w:r>
        <w:r w:rsidRPr="00A4676B" w:rsidDel="003802B4">
          <w:rPr>
            <w:rStyle w:val="Bold"/>
            <w:w w:val="100"/>
            <w:highlight w:val="yellow"/>
          </w:rPr>
          <w:delText>ModelData</w:delText>
        </w:r>
        <w:r w:rsidRPr="00A4676B" w:rsidDel="003802B4">
          <w:rPr>
            <w:w w:val="100"/>
            <w:highlight w:val="yellow"/>
          </w:rPr>
          <w:delText xml:space="preserve"> parameter for terminated or aborted test sockets to indicate the new state and updates the UUT Information dialog box the controlling execution launches for that test socket.</w:delText>
        </w:r>
        <w:commentRangeEnd w:id="880"/>
        <w:r w:rsidRPr="00A4676B" w:rsidDel="003802B4">
          <w:rPr>
            <w:rStyle w:val="CommentReference"/>
            <w:rFonts w:ascii="Calibri" w:hAnsi="Calibri" w:cs="Times New Roman"/>
            <w:color w:val="auto"/>
            <w:w w:val="100"/>
            <w:highlight w:val="yellow"/>
          </w:rPr>
          <w:commentReference w:id="880"/>
        </w:r>
      </w:del>
      <w:commentRangeEnd w:id="881"/>
      <w:r w:rsidR="003802B4">
        <w:rPr>
          <w:rStyle w:val="CommentReference"/>
          <w:rFonts w:ascii="Calibri" w:hAnsi="Calibri" w:cs="Times New Roman"/>
          <w:color w:val="auto"/>
          <w:w w:val="100"/>
        </w:rPr>
        <w:commentReference w:id="881"/>
      </w:r>
    </w:p>
    <w:p w:rsidR="00302BC8" w:rsidRDefault="00C6433B" w:rsidP="00154DCA">
      <w:pPr>
        <w:pStyle w:val="ListBullet"/>
        <w:numPr>
          <w:ilvl w:val="0"/>
          <w:numId w:val="4"/>
        </w:numPr>
        <w:ind w:left="2520" w:hanging="360"/>
        <w:rPr>
          <w:w w:val="100"/>
        </w:rPr>
      </w:pPr>
      <w:r>
        <w:rPr>
          <w:rStyle w:val="Bold"/>
          <w:w w:val="100"/>
        </w:rPr>
        <w:t>Tile Execution Windows</w:t>
      </w:r>
      <w:r>
        <w:rPr>
          <w:w w:val="100"/>
        </w:rPr>
        <w:t>—The controlling execution calls the Tile Execution Windows sequence to tile the test socket Execution windows by building a list of executions and posting a UIMessage to the user interface that requests window tiling. The Tile Execution Windows sequence tiles only running, non-disabled test socket executions.</w:t>
      </w:r>
    </w:p>
    <w:p w:rsidR="00302BC8" w:rsidRDefault="00C6433B" w:rsidP="00154DCA">
      <w:pPr>
        <w:pStyle w:val="ListBullet"/>
        <w:numPr>
          <w:ilvl w:val="0"/>
          <w:numId w:val="4"/>
        </w:numPr>
        <w:ind w:left="2520" w:hanging="360"/>
        <w:rPr>
          <w:w w:val="100"/>
        </w:rPr>
      </w:pPr>
      <w:r>
        <w:rPr>
          <w:rStyle w:val="Bold"/>
          <w:w w:val="100"/>
        </w:rPr>
        <w:t>Add TestSocket Threads to Batch</w:t>
      </w:r>
      <w:r>
        <w:rPr>
          <w:w w:val="100"/>
        </w:rPr>
        <w:t xml:space="preserve">—The Test UUTs and Single Pass Execution entry points call the Add TestSocket Threads to </w:t>
      </w:r>
      <w:r>
        <w:rPr>
          <w:w w:val="100"/>
        </w:rPr>
        <w:lastRenderedPageBreak/>
        <w:t>Batch sequence from the controlling execution to add the main threads of the test socket executions to a Batch Synchronization object. The threads remove themselves from the batch in the Test UUTs – Test Socket Entry Point and the Single Pass – Test Socket Entry Point sequences after running the Main</w:t>
      </w:r>
      <w:del w:id="883" w:author="Manooch Hosseini" w:date="2012-05-14T15:02:00Z">
        <w:r w:rsidDel="003802B4">
          <w:rPr>
            <w:w w:val="100"/>
          </w:rPr>
          <w:delText xml:space="preserve"> s</w:delText>
        </w:r>
      </w:del>
      <w:ins w:id="884" w:author="Manooch Hosseini" w:date="2012-05-14T15:02:00Z">
        <w:r w:rsidR="003802B4">
          <w:rPr>
            <w:w w:val="100"/>
          </w:rPr>
          <w:t>S</w:t>
        </w:r>
      </w:ins>
      <w:r>
        <w:rPr>
          <w:w w:val="100"/>
        </w:rPr>
        <w:t>equence of the client sequence file to clean up the state of the batch in case the sequence terminates or the client sequence file did not properly handle batch synchronization.</w:t>
      </w:r>
    </w:p>
    <w:p w:rsidR="00302BC8" w:rsidRPr="00AA4ADD" w:rsidDel="003802B4" w:rsidRDefault="00A4676B" w:rsidP="00154DCA">
      <w:pPr>
        <w:pStyle w:val="ListBullet"/>
        <w:numPr>
          <w:ilvl w:val="0"/>
          <w:numId w:val="4"/>
        </w:numPr>
        <w:ind w:left="2520" w:hanging="360"/>
        <w:rPr>
          <w:del w:id="885" w:author="Manooch Hosseini" w:date="2012-05-14T15:02:00Z"/>
          <w:w w:val="100"/>
          <w:highlight w:val="yellow"/>
        </w:rPr>
      </w:pPr>
      <w:commentRangeStart w:id="886"/>
      <w:commentRangeStart w:id="887"/>
      <w:del w:id="888" w:author="Manooch Hosseini" w:date="2012-05-14T15:02:00Z">
        <w:r w:rsidRPr="00A4676B" w:rsidDel="003802B4">
          <w:rPr>
            <w:rStyle w:val="Bold"/>
            <w:w w:val="100"/>
            <w:highlight w:val="yellow"/>
          </w:rPr>
          <w:delText>Notify TestSocket Threads</w:delText>
        </w:r>
        <w:r w:rsidRPr="00A4676B" w:rsidDel="003802B4">
          <w:rPr>
            <w:w w:val="100"/>
            <w:highlight w:val="yellow"/>
          </w:rPr>
          <w:delText>—The controlling execution calls the Notify TestSocket Threads sequence to make the running test socket execution threads continue executing after waiting at the last call to the SendControllerRequest sequence. The Notify TestSocket Threads sequence optionally waits for each test socket to reach the SendControllerRequest sequence, which serializes the execution of each test socket.</w:delText>
        </w:r>
      </w:del>
    </w:p>
    <w:p w:rsidR="00302BC8" w:rsidRPr="00AA4ADD" w:rsidDel="003802B4" w:rsidRDefault="00A4676B" w:rsidP="00154DCA">
      <w:pPr>
        <w:pStyle w:val="ListBullet"/>
        <w:numPr>
          <w:ilvl w:val="0"/>
          <w:numId w:val="4"/>
        </w:numPr>
        <w:ind w:left="2520" w:hanging="360"/>
        <w:rPr>
          <w:del w:id="889" w:author="Manooch Hosseini" w:date="2012-05-14T15:02:00Z"/>
          <w:w w:val="100"/>
          <w:highlight w:val="yellow"/>
        </w:rPr>
      </w:pPr>
      <w:del w:id="890" w:author="Manooch Hosseini" w:date="2012-05-14T15:02:00Z">
        <w:r w:rsidRPr="00A4676B" w:rsidDel="003802B4">
          <w:rPr>
            <w:rStyle w:val="Bold"/>
            <w:w w:val="100"/>
            <w:highlight w:val="yellow"/>
          </w:rPr>
          <w:delText>All TestSockets Waiting?</w:delText>
        </w:r>
        <w:r w:rsidRPr="00A4676B" w:rsidDel="003802B4">
          <w:rPr>
            <w:w w:val="100"/>
            <w:highlight w:val="yellow"/>
          </w:rPr>
          <w:delText xml:space="preserve">—Returns </w:delText>
        </w:r>
        <w:r w:rsidRPr="00A4676B" w:rsidDel="003802B4">
          <w:rPr>
            <w:rStyle w:val="Monospace"/>
            <w:w w:val="100"/>
            <w:highlight w:val="yellow"/>
          </w:rPr>
          <w:delText>True</w:delText>
        </w:r>
        <w:r w:rsidRPr="00A4676B" w:rsidDel="003802B4">
          <w:rPr>
            <w:w w:val="100"/>
            <w:highlight w:val="yellow"/>
          </w:rPr>
          <w:delText xml:space="preserve"> when all running test sockets are waiting for the </w:delText>
        </w:r>
        <w:r w:rsidRPr="00A4676B" w:rsidDel="003802B4">
          <w:rPr>
            <w:rStyle w:val="Bold"/>
            <w:w w:val="100"/>
            <w:highlight w:val="yellow"/>
          </w:rPr>
          <w:delText>WaitingForRequest</w:delText>
        </w:r>
        <w:r w:rsidRPr="00A4676B" w:rsidDel="003802B4">
          <w:rPr>
            <w:w w:val="100"/>
            <w:highlight w:val="yellow"/>
          </w:rPr>
          <w:delText xml:space="preserve"> parameter or when all test sockets stop.</w:delText>
        </w:r>
      </w:del>
    </w:p>
    <w:p w:rsidR="00302BC8" w:rsidRPr="00AA4ADD" w:rsidDel="003802B4" w:rsidRDefault="00A4676B" w:rsidP="00154DCA">
      <w:pPr>
        <w:pStyle w:val="ListBullet"/>
        <w:numPr>
          <w:ilvl w:val="0"/>
          <w:numId w:val="4"/>
        </w:numPr>
        <w:ind w:left="2520" w:hanging="360"/>
        <w:rPr>
          <w:del w:id="891" w:author="Manooch Hosseini" w:date="2012-05-14T15:02:00Z"/>
          <w:w w:val="100"/>
          <w:highlight w:val="yellow"/>
        </w:rPr>
      </w:pPr>
      <w:del w:id="892" w:author="Manooch Hosseini" w:date="2012-05-14T15:02:00Z">
        <w:r w:rsidRPr="00A4676B" w:rsidDel="003802B4">
          <w:rPr>
            <w:rStyle w:val="Bold"/>
            <w:w w:val="100"/>
            <w:highlight w:val="yellow"/>
          </w:rPr>
          <w:delText>ProcessTestSocketRequests</w:delText>
        </w:r>
        <w:r w:rsidRPr="00A4676B" w:rsidDel="003802B4">
          <w:rPr>
            <w:w w:val="100"/>
            <w:highlight w:val="yellow"/>
          </w:rPr>
          <w:delText>—The controlling execution calls the ProcessTestSocketRequests sequence to wait for the test socket executions to synchronize at a point the controlling execution defines in the process model. When all running test sockets reach this point, the ProcessTestSocketRequests sequence returns and allows the controlling execution to continue. While waiting for the test sockets, the ProcessTestSocketRequests sequence monitors the test socket threads to ensure the threads continue to run. When all test sockets stop running, the ProcessTestSocketRequests sequence returns to allow the controlling sequence to continue.</w:delText>
        </w:r>
      </w:del>
    </w:p>
    <w:p w:rsidR="00302BC8" w:rsidRPr="00AA4ADD" w:rsidDel="003802B4" w:rsidRDefault="00A4676B" w:rsidP="00154DCA">
      <w:pPr>
        <w:pStyle w:val="ListBullet"/>
        <w:numPr>
          <w:ilvl w:val="0"/>
          <w:numId w:val="4"/>
        </w:numPr>
        <w:ind w:left="2520" w:hanging="360"/>
        <w:rPr>
          <w:del w:id="893" w:author="Manooch Hosseini" w:date="2012-05-14T15:02:00Z"/>
          <w:w w:val="100"/>
          <w:highlight w:val="yellow"/>
        </w:rPr>
      </w:pPr>
      <w:del w:id="894" w:author="Manooch Hosseini" w:date="2012-05-14T15:02:00Z">
        <w:r w:rsidRPr="00A4676B" w:rsidDel="003802B4">
          <w:rPr>
            <w:rStyle w:val="Bold"/>
            <w:w w:val="100"/>
            <w:highlight w:val="yellow"/>
          </w:rPr>
          <w:delText>WaitForTestSocket</w:delText>
        </w:r>
        <w:r w:rsidRPr="00A4676B" w:rsidDel="003802B4">
          <w:rPr>
            <w:w w:val="100"/>
            <w:highlight w:val="yellow"/>
          </w:rPr>
          <w:delText xml:space="preserve">—The controlling execution calls the WaitForTestSocket sequence from the Notify TestSocket Threads sequence to make a test socket execution wait to receive the next controller request, such as a synchronization point, before the next test socket execution continues. Using the WaitForTestSocket sequence guarantees that the controlling execution allows only one test </w:delText>
        </w:r>
        <w:r w:rsidRPr="00A4676B" w:rsidDel="003802B4">
          <w:rPr>
            <w:w w:val="100"/>
            <w:highlight w:val="yellow"/>
          </w:rPr>
          <w:br/>
          <w:delText>socket to run particular sections of its sequence at a time. Use the WaitForTestSocket sequence to write the test socket reports to a file in test socket index order when you configure the report options to write reports to the same file.</w:delText>
        </w:r>
      </w:del>
    </w:p>
    <w:commentRangeEnd w:id="886"/>
    <w:commentRangeEnd w:id="887"/>
    <w:p w:rsidR="00302BC8" w:rsidRDefault="003802B4" w:rsidP="00154DCA">
      <w:pPr>
        <w:pStyle w:val="ListBullet"/>
        <w:numPr>
          <w:ilvl w:val="0"/>
          <w:numId w:val="4"/>
        </w:numPr>
        <w:ind w:left="2520" w:hanging="360"/>
        <w:rPr>
          <w:w w:val="100"/>
        </w:rPr>
      </w:pPr>
      <w:r>
        <w:rPr>
          <w:rStyle w:val="CommentReference"/>
          <w:rFonts w:ascii="Calibri" w:hAnsi="Calibri" w:cs="Times New Roman"/>
          <w:color w:val="auto"/>
          <w:w w:val="100"/>
        </w:rPr>
        <w:lastRenderedPageBreak/>
        <w:commentReference w:id="886"/>
      </w:r>
      <w:r w:rsidR="00AA4ADD">
        <w:rPr>
          <w:rStyle w:val="CommentReference"/>
          <w:rFonts w:ascii="Calibri" w:hAnsi="Calibri" w:cs="Times New Roman"/>
          <w:color w:val="auto"/>
          <w:w w:val="100"/>
        </w:rPr>
        <w:commentReference w:id="887"/>
      </w:r>
      <w:r w:rsidR="00C6433B">
        <w:rPr>
          <w:rStyle w:val="Bold"/>
          <w:w w:val="100"/>
        </w:rPr>
        <w:t>ProcessDialogRequests</w:t>
      </w:r>
      <w:r w:rsidR="00C6433B">
        <w:rPr>
          <w:w w:val="100"/>
        </w:rPr>
        <w:t xml:space="preserve">—The controlling execution calls the ProcessDialogRequests sequence from the Test UUTs </w:t>
      </w:r>
      <w:ins w:id="895" w:author="Manooch Hosseini" w:date="2012-05-14T15:03:00Z">
        <w:r>
          <w:rPr>
            <w:w w:val="100"/>
          </w:rPr>
          <w:t xml:space="preserve">Execution entry point </w:t>
        </w:r>
      </w:ins>
      <w:r w:rsidR="00C6433B">
        <w:rPr>
          <w:w w:val="100"/>
        </w:rPr>
        <w:t xml:space="preserve">sequence after displaying the </w:t>
      </w:r>
      <w:ins w:id="896" w:author="Manooch Hosseini" w:date="2012-05-14T15:04:00Z">
        <w:r>
          <w:rPr>
            <w:w w:val="100"/>
          </w:rPr>
          <w:t xml:space="preserve">Batch </w:t>
        </w:r>
      </w:ins>
      <w:r w:rsidR="00C6433B">
        <w:rPr>
          <w:w w:val="100"/>
        </w:rPr>
        <w:t xml:space="preserve">UUT Information dialog box, which enqueues requests for sequence names into ModelData.DialogRequestQueue. The ProcessDialogRequests sequence loops while waiting for those requests. When the ProcessDialogRequests sequence receives </w:t>
      </w:r>
      <w:r w:rsidR="00C6433B">
        <w:rPr>
          <w:w w:val="100"/>
        </w:rPr>
        <w:br/>
        <w:t xml:space="preserve">a request, it calls the requested sequence. Additionally, the ProcessDialogRequests sequence periodically calls the </w:t>
      </w:r>
      <w:del w:id="897" w:author="Manooch Hosseini" w:date="2012-05-14T15:04:00Z">
        <w:r w:rsidR="00C6433B" w:rsidDel="003802B4">
          <w:rPr>
            <w:w w:val="100"/>
          </w:rPr>
          <w:delText>Monitor Batch Threads sequence</w:delText>
        </w:r>
      </w:del>
      <w:ins w:id="898" w:author="Manooch Hosseini" w:date="2012-05-14T15:04:00Z">
        <w:r>
          <w:rPr>
            <w:w w:val="100"/>
          </w:rPr>
          <w:t>MonitorBatchThreads method of the ControllerAndSocketSynchronizationManager class</w:t>
        </w:r>
      </w:ins>
      <w:r w:rsidR="00C6433B">
        <w:rPr>
          <w:w w:val="100"/>
        </w:rPr>
        <w:t xml:space="preserve"> to verify the state of and update the information for the test socket executions.</w:t>
      </w:r>
    </w:p>
    <w:p w:rsidR="00302BC8" w:rsidRDefault="00C6433B" w:rsidP="00154DCA">
      <w:pPr>
        <w:pStyle w:val="ListBullet"/>
        <w:numPr>
          <w:ilvl w:val="0"/>
          <w:numId w:val="4"/>
        </w:numPr>
        <w:ind w:left="2520" w:hanging="360"/>
        <w:rPr>
          <w:w w:val="100"/>
        </w:rPr>
      </w:pPr>
      <w:r>
        <w:rPr>
          <w:rStyle w:val="Bold"/>
          <w:w w:val="100"/>
        </w:rPr>
        <w:t>Run Batch Info Dialog</w:t>
      </w:r>
      <w:r>
        <w:rPr>
          <w:w w:val="100"/>
        </w:rPr>
        <w:t>—The controlling execution calls the Run Batch Info Dialog sequence from a new thread in the Test UUTs Execution entry point to initialize and run the dialog box in which users enter serial numbers and view the results for a particular run of the batch.</w:t>
      </w:r>
    </w:p>
    <w:p w:rsidR="00302BC8" w:rsidRDefault="00C6433B" w:rsidP="00154DCA">
      <w:pPr>
        <w:pStyle w:val="ListBullet"/>
        <w:numPr>
          <w:ilvl w:val="0"/>
          <w:numId w:val="4"/>
        </w:numPr>
        <w:ind w:left="2520" w:hanging="360"/>
        <w:rPr>
          <w:w w:val="100"/>
        </w:rPr>
      </w:pPr>
      <w:r>
        <w:rPr>
          <w:rStyle w:val="Bold"/>
          <w:w w:val="100"/>
        </w:rPr>
        <w:t>View TestSocket Report</w:t>
      </w:r>
      <w:r>
        <w:rPr>
          <w:w w:val="100"/>
        </w:rPr>
        <w:t xml:space="preserve">—The ProcessDialogRequests sequence calls this dialog box request callback to enable the </w:t>
      </w:r>
      <w:r>
        <w:rPr>
          <w:rStyle w:val="Bold"/>
          <w:w w:val="100"/>
        </w:rPr>
        <w:t>View Report</w:t>
      </w:r>
      <w:r>
        <w:rPr>
          <w:w w:val="100"/>
        </w:rPr>
        <w:t xml:space="preserve"> button in the Status dialog box. Click the </w:t>
      </w:r>
      <w:r>
        <w:rPr>
          <w:rStyle w:val="Bold"/>
          <w:w w:val="100"/>
        </w:rPr>
        <w:t>View Report</w:t>
      </w:r>
      <w:r>
        <w:rPr>
          <w:w w:val="100"/>
        </w:rPr>
        <w:t xml:space="preserve"> button to launch a report viewer for the report file for the test socket the request specifies.</w:t>
      </w:r>
    </w:p>
    <w:p w:rsidR="00302BC8" w:rsidRDefault="00C6433B" w:rsidP="00154DCA">
      <w:pPr>
        <w:pStyle w:val="ListBullet"/>
        <w:numPr>
          <w:ilvl w:val="0"/>
          <w:numId w:val="4"/>
        </w:numPr>
        <w:ind w:left="2520" w:hanging="360"/>
        <w:rPr>
          <w:w w:val="100"/>
        </w:rPr>
      </w:pPr>
      <w:r>
        <w:rPr>
          <w:rStyle w:val="Bold"/>
          <w:w w:val="100"/>
        </w:rPr>
        <w:t>View TestSocket Report – Current Only</w:t>
      </w:r>
      <w:r>
        <w:rPr>
          <w:w w:val="100"/>
        </w:rPr>
        <w:t xml:space="preserve">—The ProcessDialogRequests sequence calls this dialog box request callback to enable the </w:t>
      </w:r>
      <w:r>
        <w:rPr>
          <w:rStyle w:val="Bold"/>
          <w:w w:val="100"/>
        </w:rPr>
        <w:t>View Report</w:t>
      </w:r>
      <w:r>
        <w:rPr>
          <w:w w:val="100"/>
        </w:rPr>
        <w:t xml:space="preserve"> button in the Status dialog box. Click the </w:t>
      </w:r>
      <w:r>
        <w:rPr>
          <w:rStyle w:val="Bold"/>
          <w:w w:val="100"/>
        </w:rPr>
        <w:t>View Report</w:t>
      </w:r>
      <w:r>
        <w:rPr>
          <w:w w:val="100"/>
        </w:rPr>
        <w:t xml:space="preserve"> button to launch a report viewer for the last report generated for the test socket the request specifies. This sequence differs from the View TestSocket Report sequence because it shows only the last report instead of the whole report file.</w:t>
      </w:r>
    </w:p>
    <w:p w:rsidR="00302BC8" w:rsidRDefault="00C6433B" w:rsidP="00154DCA">
      <w:pPr>
        <w:pStyle w:val="ListBullet"/>
        <w:numPr>
          <w:ilvl w:val="0"/>
          <w:numId w:val="4"/>
        </w:numPr>
        <w:ind w:left="2520" w:hanging="360"/>
        <w:rPr>
          <w:w w:val="100"/>
        </w:rPr>
      </w:pPr>
      <w:r>
        <w:rPr>
          <w:rStyle w:val="Bold"/>
          <w:w w:val="100"/>
        </w:rPr>
        <w:t>View Batch Report</w:t>
      </w:r>
      <w:r>
        <w:rPr>
          <w:w w:val="100"/>
        </w:rPr>
        <w:t xml:space="preserve">—The ProcessDialogRequests sequence calls this dialog box request callback to enable the </w:t>
      </w:r>
      <w:r>
        <w:rPr>
          <w:rStyle w:val="Bold"/>
          <w:w w:val="100"/>
        </w:rPr>
        <w:t>View Report</w:t>
      </w:r>
      <w:r>
        <w:rPr>
          <w:w w:val="100"/>
        </w:rPr>
        <w:t xml:space="preserve"> button in the Status dialog box. Click the </w:t>
      </w:r>
      <w:r>
        <w:rPr>
          <w:rStyle w:val="Bold"/>
          <w:w w:val="100"/>
        </w:rPr>
        <w:t>View Report</w:t>
      </w:r>
      <w:r>
        <w:rPr>
          <w:w w:val="100"/>
        </w:rPr>
        <w:t xml:space="preserve"> button to launch a report viewer for the batch report file.</w:t>
      </w:r>
    </w:p>
    <w:p w:rsidR="00302BC8" w:rsidRDefault="00C6433B" w:rsidP="00154DCA">
      <w:pPr>
        <w:pStyle w:val="ListBullet"/>
        <w:numPr>
          <w:ilvl w:val="0"/>
          <w:numId w:val="4"/>
        </w:numPr>
        <w:ind w:left="2520" w:hanging="360"/>
        <w:rPr>
          <w:w w:val="100"/>
        </w:rPr>
      </w:pPr>
      <w:r>
        <w:rPr>
          <w:rStyle w:val="Bold"/>
          <w:w w:val="100"/>
        </w:rPr>
        <w:t>View Batch Report – Current Only</w:t>
      </w:r>
      <w:r>
        <w:rPr>
          <w:w w:val="100"/>
        </w:rPr>
        <w:t xml:space="preserve">—The ProcessDialogRequests sequence calls this dialog box request callback to enable the </w:t>
      </w:r>
      <w:r>
        <w:rPr>
          <w:rStyle w:val="Bold"/>
          <w:w w:val="100"/>
        </w:rPr>
        <w:t>View Report</w:t>
      </w:r>
      <w:r>
        <w:rPr>
          <w:w w:val="100"/>
        </w:rPr>
        <w:t xml:space="preserve"> button in the Status dialog box. Click the </w:t>
      </w:r>
      <w:r>
        <w:rPr>
          <w:rStyle w:val="Bold"/>
          <w:w w:val="100"/>
        </w:rPr>
        <w:t>View Report</w:t>
      </w:r>
      <w:r>
        <w:rPr>
          <w:w w:val="100"/>
        </w:rPr>
        <w:t xml:space="preserve"> button to launch a report viewer for the last batch report generated. This sequence differs from the View Batch Report sequence in that </w:t>
      </w:r>
      <w:r>
        <w:rPr>
          <w:w w:val="100"/>
        </w:rPr>
        <w:br/>
        <w:t>it shows only the last report instead of the whole batch report file.</w:t>
      </w:r>
    </w:p>
    <w:p w:rsidR="00302BC8" w:rsidRPr="00AA4ADD" w:rsidDel="003802B4" w:rsidRDefault="00A4676B">
      <w:pPr>
        <w:pStyle w:val="Body"/>
        <w:rPr>
          <w:del w:id="899" w:author="Manooch Hosseini" w:date="2012-05-14T15:05:00Z"/>
          <w:w w:val="100"/>
          <w:highlight w:val="yellow"/>
        </w:rPr>
      </w:pPr>
      <w:commentRangeStart w:id="900"/>
      <w:commentRangeStart w:id="901"/>
      <w:del w:id="902" w:author="Manooch Hosseini" w:date="2012-05-14T15:05:00Z">
        <w:r w:rsidRPr="00A4676B" w:rsidDel="003802B4">
          <w:rPr>
            <w:w w:val="100"/>
            <w:highlight w:val="yellow"/>
          </w:rPr>
          <w:lastRenderedPageBreak/>
          <w:delText>The hidden Execution entry points in the Batch process model call the following utility sequence:</w:delText>
        </w:r>
      </w:del>
    </w:p>
    <w:p w:rsidR="00302BC8" w:rsidRPr="00AA4ADD" w:rsidDel="003802B4" w:rsidRDefault="00A4676B" w:rsidP="00154DCA">
      <w:pPr>
        <w:pStyle w:val="ListBullet"/>
        <w:numPr>
          <w:ilvl w:val="0"/>
          <w:numId w:val="4"/>
        </w:numPr>
        <w:ind w:left="2520" w:hanging="360"/>
        <w:rPr>
          <w:del w:id="903" w:author="Manooch Hosseini" w:date="2012-05-14T15:05:00Z"/>
          <w:w w:val="100"/>
          <w:highlight w:val="yellow"/>
        </w:rPr>
      </w:pPr>
      <w:del w:id="904" w:author="Manooch Hosseini" w:date="2012-05-14T15:05:00Z">
        <w:r w:rsidRPr="00A4676B" w:rsidDel="003802B4">
          <w:rPr>
            <w:rStyle w:val="Bold"/>
            <w:w w:val="100"/>
            <w:highlight w:val="yellow"/>
          </w:rPr>
          <w:delText>SendControllerRequest</w:delText>
        </w:r>
        <w:r w:rsidRPr="00A4676B" w:rsidDel="003802B4">
          <w:rPr>
            <w:w w:val="100"/>
            <w:highlight w:val="yellow"/>
          </w:rPr>
          <w:delText>—The test socket executions call the SendControllerRequest sequence to synchronize the controlling execution at various locations in the sequences. The test socket executions pass string parameters to indicate the reason and location at which the test socket executions attempt to synchronize with the other executions. When all the running test socket executions synchronize with the controlling sequence at the same location by calling the SendControllerRequest sequence, the sequence of the controlling execution performs operations and notifies the test socket execution when to continue.</w:delText>
        </w:r>
      </w:del>
    </w:p>
    <w:commentRangeEnd w:id="900"/>
    <w:commentRangeEnd w:id="901"/>
    <w:p w:rsidR="00302BC8" w:rsidRDefault="003802B4">
      <w:pPr>
        <w:pStyle w:val="ApxLevel2Head"/>
        <w:rPr>
          <w:w w:val="100"/>
        </w:rPr>
      </w:pPr>
      <w:r>
        <w:rPr>
          <w:rStyle w:val="CommentReference"/>
          <w:rFonts w:ascii="Calibri" w:hAnsi="Calibri" w:cs="Times New Roman"/>
          <w:b w:val="0"/>
          <w:bCs w:val="0"/>
          <w:color w:val="auto"/>
          <w:w w:val="100"/>
        </w:rPr>
        <w:commentReference w:id="900"/>
      </w:r>
      <w:r w:rsidR="00AA4ADD">
        <w:rPr>
          <w:rStyle w:val="CommentReference"/>
          <w:rFonts w:ascii="Calibri" w:hAnsi="Calibri" w:cs="Times New Roman"/>
          <w:b w:val="0"/>
          <w:bCs w:val="0"/>
          <w:color w:val="auto"/>
          <w:w w:val="100"/>
        </w:rPr>
        <w:commentReference w:id="901"/>
      </w:r>
      <w:r w:rsidR="00E221F4">
        <w:rPr>
          <w:w w:val="100"/>
        </w:rPr>
        <w:fldChar w:fldCharType="begin"/>
      </w:r>
      <w:r w:rsidR="00C6433B">
        <w:rPr>
          <w:w w:val="100"/>
        </w:rPr>
        <w:instrText>xe "Execution entry point:hidden:Batch process model"</w:instrText>
      </w:r>
      <w:r w:rsidR="00E221F4">
        <w:rPr>
          <w:w w:val="100"/>
        </w:rPr>
        <w:fldChar w:fldCharType="end"/>
      </w:r>
      <w:r w:rsidR="00E221F4">
        <w:rPr>
          <w:w w:val="100"/>
        </w:rPr>
        <w:fldChar w:fldCharType="begin"/>
      </w:r>
      <w:r w:rsidR="00C6433B">
        <w:rPr>
          <w:w w:val="100"/>
        </w:rPr>
        <w:instrText>xe "hidden Execution entry point:Batch process model"</w:instrText>
      </w:r>
      <w:r w:rsidR="00E221F4">
        <w:rPr>
          <w:w w:val="100"/>
        </w:rPr>
        <w:fldChar w:fldCharType="end"/>
      </w:r>
      <w:r w:rsidR="00E221F4">
        <w:rPr>
          <w:w w:val="100"/>
        </w:rPr>
        <w:fldChar w:fldCharType="begin"/>
      </w:r>
      <w:r w:rsidR="00C6433B">
        <w:rPr>
          <w:w w:val="100"/>
        </w:rPr>
        <w:instrText>xe "Batch process model:hidden Execution entry point"</w:instrText>
      </w:r>
      <w:r w:rsidR="00E221F4">
        <w:rPr>
          <w:w w:val="100"/>
        </w:rPr>
        <w:fldChar w:fldCharType="end"/>
      </w:r>
      <w:r w:rsidR="00C6433B">
        <w:rPr>
          <w:w w:val="100"/>
        </w:rPr>
        <w:t>Hidden Execution Entry Points</w:t>
      </w:r>
    </w:p>
    <w:p w:rsidR="00302BC8" w:rsidRDefault="00C6433B">
      <w:pPr>
        <w:pStyle w:val="Body1"/>
        <w:rPr>
          <w:w w:val="100"/>
        </w:rPr>
      </w:pPr>
      <w:r>
        <w:rPr>
          <w:w w:val="100"/>
        </w:rPr>
        <w:t>The main Execution entry points of the Batch process model use but do not display the following hidden Execution entry point sequences to initiate test socket executions:</w:t>
      </w:r>
    </w:p>
    <w:p w:rsidR="00302BC8" w:rsidRDefault="00E221F4" w:rsidP="00154DCA">
      <w:pPr>
        <w:pStyle w:val="ListBullet"/>
        <w:numPr>
          <w:ilvl w:val="0"/>
          <w:numId w:val="4"/>
        </w:numPr>
        <w:ind w:left="2520" w:hanging="360"/>
        <w:rPr>
          <w:w w:val="100"/>
        </w:rPr>
      </w:pPr>
      <w:r>
        <w:rPr>
          <w:rStyle w:val="Bold"/>
          <w:w w:val="100"/>
        </w:rPr>
        <w:fldChar w:fldCharType="begin"/>
      </w:r>
      <w:r w:rsidR="00C6433B">
        <w:rPr>
          <w:rStyle w:val="Bold"/>
          <w:w w:val="100"/>
        </w:rPr>
        <w:instrText>xe "Execution entry point:Test UUTs – Test Socket entry point:Batch process model"</w:instrText>
      </w:r>
      <w:r>
        <w:rPr>
          <w:rStyle w:val="Bold"/>
          <w:w w:val="100"/>
        </w:rPr>
        <w:fldChar w:fldCharType="end"/>
      </w:r>
      <w:r w:rsidR="00C6433B">
        <w:rPr>
          <w:rStyle w:val="Bold"/>
          <w:w w:val="100"/>
        </w:rPr>
        <w:t>Test UUTs – Test Socket Entry Point</w:t>
      </w:r>
      <w:r w:rsidR="00C6433B">
        <w:rPr>
          <w:w w:val="100"/>
        </w:rPr>
        <w:t xml:space="preserve">—The controlling execution uses this entry point to create the test socket executions and </w:t>
      </w:r>
      <w:commentRangeStart w:id="905"/>
      <w:r w:rsidR="00C6433B">
        <w:rPr>
          <w:w w:val="100"/>
        </w:rPr>
        <w:t>implement the Test UUTs Execution entry point for the test socket executions</w:t>
      </w:r>
      <w:commentRangeEnd w:id="905"/>
      <w:r w:rsidR="003802B4">
        <w:rPr>
          <w:rStyle w:val="CommentReference"/>
          <w:rFonts w:ascii="Calibri" w:hAnsi="Calibri" w:cs="Times New Roman"/>
          <w:color w:val="auto"/>
          <w:w w:val="100"/>
        </w:rPr>
        <w:commentReference w:id="905"/>
      </w:r>
      <w:r w:rsidR="00C6433B">
        <w:rPr>
          <w:w w:val="100"/>
        </w:rPr>
        <w:t xml:space="preserve">. </w:t>
      </w:r>
      <w:del w:id="906" w:author="jgrey" w:date="2012-05-04T23:05:00Z">
        <w:r w:rsidR="00C6433B" w:rsidDel="00A95C13">
          <w:rPr>
            <w:w w:val="100"/>
          </w:rPr>
          <w:delText xml:space="preserve">When you insert a step into this sequence, disable the Record Result option for the step to ensure that report generation and database logging function properly. </w:delText>
        </w:r>
      </w:del>
      <w:r w:rsidR="00C6433B">
        <w:rPr>
          <w:w w:val="100"/>
        </w:rPr>
        <w:t xml:space="preserve">Refer to the </w:t>
      </w:r>
      <w:r>
        <w:rPr>
          <w:rStyle w:val="ColorBlue"/>
          <w:i/>
          <w:iCs/>
          <w:w w:val="100"/>
        </w:rPr>
        <w:fldChar w:fldCharType="begin"/>
      </w:r>
      <w:r w:rsidR="00C6433B">
        <w:rPr>
          <w:rStyle w:val="ColorBlue"/>
          <w:i/>
          <w:iCs/>
          <w:w w:val="100"/>
        </w:rPr>
        <w:instrText xml:space="preserve"> REF  RTF340037003700350033003a00 \h</w:instrText>
      </w:r>
      <w:r>
        <w:rPr>
          <w:rStyle w:val="ColorBlue"/>
          <w:i/>
          <w:iCs/>
          <w:w w:val="100"/>
        </w:rPr>
      </w:r>
      <w:r>
        <w:rPr>
          <w:rStyle w:val="ColorBlue"/>
          <w:i/>
          <w:iCs/>
          <w:w w:val="100"/>
        </w:rPr>
        <w:fldChar w:fldCharType="separate"/>
      </w:r>
      <w:r w:rsidR="00C6433B">
        <w:rPr>
          <w:rStyle w:val="ColorBlue"/>
          <w:i/>
          <w:iCs/>
          <w:w w:val="100"/>
        </w:rPr>
        <w:t>Test UUTs – Test Socket Entry Point</w:t>
      </w:r>
      <w:r>
        <w:rPr>
          <w:rStyle w:val="ColorBlue"/>
          <w:i/>
          <w:iCs/>
          <w:w w:val="100"/>
        </w:rPr>
        <w:fldChar w:fldCharType="end"/>
      </w:r>
      <w:r w:rsidR="00C6433B">
        <w:rPr>
          <w:w w:val="100"/>
        </w:rPr>
        <w:t xml:space="preserve"> section of the </w:t>
      </w:r>
      <w:r>
        <w:rPr>
          <w:rStyle w:val="ColorBlue"/>
          <w:i/>
          <w:iCs/>
          <w:w w:val="100"/>
        </w:rPr>
        <w:fldChar w:fldCharType="begin"/>
      </w:r>
      <w:r w:rsidR="00C6433B">
        <w:rPr>
          <w:rStyle w:val="ColorBlue"/>
          <w:i/>
          <w:iCs/>
          <w:w w:val="100"/>
        </w:rPr>
        <w:instrText xml:space="preserve"> REF  RTF360030003700380034003a00 \h</w:instrText>
      </w:r>
      <w:r>
        <w:rPr>
          <w:rStyle w:val="ColorBlue"/>
          <w:i/>
          <w:iCs/>
          <w:w w:val="100"/>
        </w:rPr>
      </w:r>
      <w:r>
        <w:rPr>
          <w:rStyle w:val="ColorBlue"/>
          <w:i/>
          <w:iCs/>
          <w:w w:val="100"/>
        </w:rPr>
        <w:fldChar w:fldCharType="separate"/>
      </w:r>
      <w:r w:rsidR="00C6433B">
        <w:rPr>
          <w:rStyle w:val="ColorBlue"/>
          <w:i/>
          <w:iCs/>
          <w:w w:val="100"/>
        </w:rPr>
        <w:t>Batch Process Model</w:t>
      </w:r>
      <w:r>
        <w:rPr>
          <w:rStyle w:val="ColorBlue"/>
          <w:i/>
          <w:iCs/>
          <w:w w:val="100"/>
        </w:rPr>
        <w:fldChar w:fldCharType="end"/>
      </w:r>
      <w:r w:rsidR="00C6433B">
        <w:rPr>
          <w:w w:val="100"/>
        </w:rPr>
        <w:t xml:space="preserve"> section of this appendix for more information about this entry point.</w:t>
      </w:r>
    </w:p>
    <w:p w:rsidR="00302BC8" w:rsidRDefault="00E221F4" w:rsidP="00154DCA">
      <w:pPr>
        <w:pStyle w:val="ListBullet"/>
        <w:numPr>
          <w:ilvl w:val="0"/>
          <w:numId w:val="4"/>
        </w:numPr>
        <w:ind w:left="2520" w:hanging="360"/>
        <w:rPr>
          <w:w w:val="100"/>
        </w:rPr>
      </w:pPr>
      <w:r>
        <w:rPr>
          <w:rStyle w:val="Bold"/>
          <w:w w:val="100"/>
        </w:rPr>
        <w:fldChar w:fldCharType="begin"/>
      </w:r>
      <w:r w:rsidR="00C6433B">
        <w:rPr>
          <w:rStyle w:val="Bold"/>
          <w:w w:val="100"/>
        </w:rPr>
        <w:instrText>xe "Execution entry point:Single Pass – Test Socket entry point:Batch process model"</w:instrText>
      </w:r>
      <w:r>
        <w:rPr>
          <w:rStyle w:val="Bold"/>
          <w:w w:val="100"/>
        </w:rPr>
        <w:fldChar w:fldCharType="end"/>
      </w:r>
      <w:r w:rsidR="00C6433B">
        <w:rPr>
          <w:rStyle w:val="Bold"/>
          <w:w w:val="100"/>
        </w:rPr>
        <w:t>Single Pass – Test Socket Entry Point</w:t>
      </w:r>
      <w:r w:rsidR="00C6433B">
        <w:rPr>
          <w:w w:val="100"/>
        </w:rPr>
        <w:t xml:space="preserve">—The controlling execution uses this entry point to create the test socket executions and </w:t>
      </w:r>
      <w:commentRangeStart w:id="907"/>
      <w:r w:rsidR="00C6433B">
        <w:rPr>
          <w:w w:val="100"/>
        </w:rPr>
        <w:t>implement the Single Pass Execution entry point for the test socket executions</w:t>
      </w:r>
      <w:commentRangeEnd w:id="907"/>
      <w:r w:rsidR="00943264">
        <w:rPr>
          <w:rStyle w:val="CommentReference"/>
          <w:rFonts w:ascii="Calibri" w:hAnsi="Calibri" w:cs="Times New Roman"/>
          <w:color w:val="auto"/>
          <w:w w:val="100"/>
        </w:rPr>
        <w:commentReference w:id="907"/>
      </w:r>
      <w:r w:rsidR="00C6433B">
        <w:rPr>
          <w:w w:val="100"/>
        </w:rPr>
        <w:t xml:space="preserve">. </w:t>
      </w:r>
      <w:del w:id="908" w:author="jgrey" w:date="2012-05-04T23:05:00Z">
        <w:r w:rsidR="00C6433B" w:rsidDel="00A95C13">
          <w:rPr>
            <w:w w:val="100"/>
          </w:rPr>
          <w:delText xml:space="preserve">When you insert a step into this sequence, disable the Record Result option for the step to ensure that report generation and database logging function properly. </w:delText>
        </w:r>
      </w:del>
      <w:r w:rsidR="00C6433B">
        <w:rPr>
          <w:w w:val="100"/>
        </w:rPr>
        <w:t xml:space="preserve">Refer to the </w:t>
      </w:r>
      <w:r>
        <w:rPr>
          <w:rStyle w:val="ColorBlue"/>
          <w:i/>
          <w:iCs/>
          <w:w w:val="100"/>
        </w:rPr>
        <w:fldChar w:fldCharType="begin"/>
      </w:r>
      <w:r w:rsidR="00C6433B">
        <w:rPr>
          <w:rStyle w:val="ColorBlue"/>
          <w:i/>
          <w:iCs/>
          <w:w w:val="100"/>
        </w:rPr>
        <w:instrText xml:space="preserve"> REF  RTF330037003300390031003a00 \h</w:instrText>
      </w:r>
      <w:r>
        <w:rPr>
          <w:rStyle w:val="ColorBlue"/>
          <w:i/>
          <w:iCs/>
          <w:w w:val="100"/>
        </w:rPr>
      </w:r>
      <w:r>
        <w:rPr>
          <w:rStyle w:val="ColorBlue"/>
          <w:i/>
          <w:iCs/>
          <w:w w:val="100"/>
        </w:rPr>
        <w:fldChar w:fldCharType="separate"/>
      </w:r>
      <w:r w:rsidR="00C6433B">
        <w:rPr>
          <w:rStyle w:val="ColorBlue"/>
          <w:i/>
          <w:iCs/>
          <w:w w:val="100"/>
        </w:rPr>
        <w:t>Single Pass – Test Socket Entry Point</w:t>
      </w:r>
      <w:r>
        <w:rPr>
          <w:rStyle w:val="ColorBlue"/>
          <w:i/>
          <w:iCs/>
          <w:w w:val="100"/>
        </w:rPr>
        <w:fldChar w:fldCharType="end"/>
      </w:r>
      <w:r w:rsidR="00C6433B">
        <w:rPr>
          <w:w w:val="100"/>
        </w:rPr>
        <w:t xml:space="preserve"> section of the </w:t>
      </w:r>
      <w:r>
        <w:rPr>
          <w:rStyle w:val="ColorBlue"/>
          <w:i/>
          <w:iCs/>
          <w:w w:val="100"/>
        </w:rPr>
        <w:fldChar w:fldCharType="begin"/>
      </w:r>
      <w:r w:rsidR="00C6433B">
        <w:rPr>
          <w:rStyle w:val="ColorBlue"/>
          <w:i/>
          <w:iCs/>
          <w:w w:val="100"/>
        </w:rPr>
        <w:instrText xml:space="preserve"> REF  RTF360030003700380034003a00 \h</w:instrText>
      </w:r>
      <w:r>
        <w:rPr>
          <w:rStyle w:val="ColorBlue"/>
          <w:i/>
          <w:iCs/>
          <w:w w:val="100"/>
        </w:rPr>
      </w:r>
      <w:r>
        <w:rPr>
          <w:rStyle w:val="ColorBlue"/>
          <w:i/>
          <w:iCs/>
          <w:w w:val="100"/>
        </w:rPr>
        <w:fldChar w:fldCharType="separate"/>
      </w:r>
      <w:r w:rsidR="00C6433B">
        <w:rPr>
          <w:rStyle w:val="ColorBlue"/>
          <w:i/>
          <w:iCs/>
          <w:w w:val="100"/>
        </w:rPr>
        <w:t>Batch Process Model</w:t>
      </w:r>
      <w:r>
        <w:rPr>
          <w:rStyle w:val="ColorBlue"/>
          <w:i/>
          <w:iCs/>
          <w:w w:val="100"/>
        </w:rPr>
        <w:fldChar w:fldCharType="end"/>
      </w:r>
      <w:r w:rsidR="00C6433B">
        <w:rPr>
          <w:w w:val="100"/>
        </w:rPr>
        <w:t xml:space="preserve"> section of this appendix for more information about this entry point.</w:t>
      </w:r>
    </w:p>
    <w:p w:rsidR="00302BC8" w:rsidRDefault="00E221F4">
      <w:pPr>
        <w:pStyle w:val="ApxLevel2Head"/>
        <w:rPr>
          <w:w w:val="100"/>
        </w:rPr>
      </w:pPr>
      <w:r>
        <w:rPr>
          <w:w w:val="100"/>
        </w:rPr>
        <w:fldChar w:fldCharType="begin"/>
      </w:r>
      <w:r w:rsidR="00C6433B">
        <w:rPr>
          <w:w w:val="100"/>
        </w:rPr>
        <w:instrText>xe "Configuration entry point:process models: Batch process model"</w:instrText>
      </w:r>
      <w:r>
        <w:rPr>
          <w:w w:val="100"/>
        </w:rPr>
        <w:fldChar w:fldCharType="end"/>
      </w:r>
      <w:r>
        <w:rPr>
          <w:w w:val="100"/>
        </w:rPr>
        <w:fldChar w:fldCharType="begin"/>
      </w:r>
      <w:r w:rsidR="00C6433B">
        <w:rPr>
          <w:w w:val="100"/>
        </w:rPr>
        <w:instrText>xe "Batch process model:Configuration entry point"</w:instrText>
      </w:r>
      <w:r>
        <w:rPr>
          <w:w w:val="100"/>
        </w:rPr>
        <w:fldChar w:fldCharType="end"/>
      </w:r>
      <w:r w:rsidR="00C6433B">
        <w:rPr>
          <w:w w:val="100"/>
        </w:rPr>
        <w:t>Configuration Entry Points</w:t>
      </w:r>
    </w:p>
    <w:p w:rsidR="00302BC8" w:rsidRDefault="00C6433B">
      <w:pPr>
        <w:pStyle w:val="Body1"/>
        <w:rPr>
          <w:w w:val="100"/>
        </w:rPr>
      </w:pPr>
      <w:r>
        <w:rPr>
          <w:w w:val="100"/>
        </w:rPr>
        <w:t xml:space="preserve">The Batch process model includes the same Configuration entry point sequences as the Sequential process model. Refer to the </w:t>
      </w:r>
      <w:r w:rsidR="00E221F4">
        <w:rPr>
          <w:rStyle w:val="ColorBlue"/>
          <w:i/>
          <w:iCs/>
          <w:w w:val="100"/>
        </w:rPr>
        <w:fldChar w:fldCharType="begin"/>
      </w:r>
      <w:r>
        <w:rPr>
          <w:rStyle w:val="ColorBlue"/>
          <w:i/>
          <w:iCs/>
          <w:w w:val="100"/>
        </w:rPr>
        <w:instrText xml:space="preserve"> REF  RTF380032003500390035003a00 \h</w:instrText>
      </w:r>
      <w:r w:rsidR="00E221F4">
        <w:rPr>
          <w:rStyle w:val="ColorBlue"/>
          <w:i/>
          <w:iCs/>
          <w:w w:val="100"/>
        </w:rPr>
      </w:r>
      <w:r w:rsidR="00E221F4">
        <w:rPr>
          <w:rStyle w:val="ColorBlue"/>
          <w:i/>
          <w:iCs/>
          <w:w w:val="100"/>
        </w:rPr>
        <w:fldChar w:fldCharType="separate"/>
      </w:r>
      <w:r>
        <w:rPr>
          <w:rStyle w:val="ColorBlue"/>
          <w:i/>
          <w:iCs/>
          <w:w w:val="100"/>
        </w:rPr>
        <w:t>Configuration Entry Points</w:t>
      </w:r>
      <w:r w:rsidR="00E221F4">
        <w:rPr>
          <w:rStyle w:val="ColorBlue"/>
          <w:i/>
          <w:iCs/>
          <w:w w:val="100"/>
        </w:rPr>
        <w:fldChar w:fldCharType="end"/>
      </w:r>
      <w:r>
        <w:rPr>
          <w:w w:val="100"/>
        </w:rPr>
        <w:t xml:space="preserve"> section of the </w:t>
      </w:r>
      <w:r w:rsidR="00E221F4">
        <w:rPr>
          <w:rStyle w:val="ColorBlue"/>
          <w:i/>
          <w:iCs/>
          <w:w w:val="100"/>
        </w:rPr>
        <w:fldChar w:fldCharType="begin"/>
      </w:r>
      <w:r>
        <w:rPr>
          <w:rStyle w:val="ColorBlue"/>
          <w:i/>
          <w:iCs/>
          <w:w w:val="100"/>
        </w:rPr>
        <w:instrText xml:space="preserve"> REF  RTF320035003700320033003a00 \h</w:instrText>
      </w:r>
      <w:r w:rsidR="00E221F4">
        <w:rPr>
          <w:rStyle w:val="ColorBlue"/>
          <w:i/>
          <w:iCs/>
          <w:w w:val="100"/>
        </w:rPr>
      </w:r>
      <w:r w:rsidR="00E221F4">
        <w:rPr>
          <w:rStyle w:val="ColorBlue"/>
          <w:i/>
          <w:iCs/>
          <w:w w:val="100"/>
        </w:rPr>
        <w:fldChar w:fldCharType="separate"/>
      </w:r>
      <w:r>
        <w:rPr>
          <w:rStyle w:val="ColorBlue"/>
          <w:i/>
          <w:iCs/>
          <w:w w:val="100"/>
        </w:rPr>
        <w:t>Sequential Process Model</w:t>
      </w:r>
      <w:r w:rsidR="00E221F4">
        <w:rPr>
          <w:rStyle w:val="ColorBlue"/>
          <w:i/>
          <w:iCs/>
          <w:w w:val="100"/>
        </w:rPr>
        <w:fldChar w:fldCharType="end"/>
      </w:r>
      <w:r>
        <w:rPr>
          <w:w w:val="100"/>
        </w:rPr>
        <w:t xml:space="preserve"> section of this appendix for information about these sequences.</w:t>
      </w:r>
    </w:p>
    <w:p w:rsidR="00302BC8" w:rsidRDefault="00E221F4">
      <w:pPr>
        <w:pStyle w:val="ApxLevel2Head"/>
        <w:rPr>
          <w:w w:val="100"/>
        </w:rPr>
      </w:pPr>
      <w:r>
        <w:rPr>
          <w:w w:val="100"/>
        </w:rPr>
        <w:lastRenderedPageBreak/>
        <w:fldChar w:fldCharType="begin"/>
      </w:r>
      <w:r w:rsidR="00C6433B">
        <w:rPr>
          <w:w w:val="100"/>
        </w:rPr>
        <w:instrText>xe "callbacks:Model:Batch process model"</w:instrText>
      </w:r>
      <w:r>
        <w:rPr>
          <w:w w:val="100"/>
        </w:rPr>
        <w:fldChar w:fldCharType="end"/>
      </w:r>
      <w:r>
        <w:rPr>
          <w:w w:val="100"/>
        </w:rPr>
        <w:fldChar w:fldCharType="begin"/>
      </w:r>
      <w:r w:rsidR="00C6433B">
        <w:rPr>
          <w:w w:val="100"/>
        </w:rPr>
        <w:instrText>xe "Model callbacks:Batch process model"</w:instrText>
      </w:r>
      <w:r>
        <w:rPr>
          <w:w w:val="100"/>
        </w:rPr>
        <w:fldChar w:fldCharType="end"/>
      </w:r>
      <w:r>
        <w:rPr>
          <w:w w:val="100"/>
        </w:rPr>
        <w:fldChar w:fldCharType="begin"/>
      </w:r>
      <w:r w:rsidR="00C6433B">
        <w:rPr>
          <w:w w:val="100"/>
        </w:rPr>
        <w:instrText>xe "Batch process model:Model callbacks"</w:instrText>
      </w:r>
      <w:r>
        <w:rPr>
          <w:w w:val="100"/>
        </w:rPr>
        <w:fldChar w:fldCharType="end"/>
      </w:r>
      <w:r w:rsidR="00C6433B">
        <w:rPr>
          <w:w w:val="100"/>
        </w:rPr>
        <w:t>Model Callbacks</w:t>
      </w:r>
    </w:p>
    <w:p w:rsidR="00302BC8" w:rsidRDefault="00C6433B">
      <w:pPr>
        <w:pStyle w:val="Body1"/>
        <w:rPr>
          <w:w w:val="100"/>
        </w:rPr>
      </w:pPr>
      <w:r>
        <w:rPr>
          <w:w w:val="100"/>
        </w:rPr>
        <w:t>The Batch process model includes the following Model callbacks, which you can override with client sequence files:</w:t>
      </w:r>
    </w:p>
    <w:p w:rsidR="00302BC8" w:rsidRDefault="00C6433B" w:rsidP="00154DCA">
      <w:pPr>
        <w:pStyle w:val="ListBullet"/>
        <w:numPr>
          <w:ilvl w:val="0"/>
          <w:numId w:val="4"/>
        </w:numPr>
        <w:ind w:left="2520" w:hanging="360"/>
        <w:rPr>
          <w:w w:val="100"/>
        </w:rPr>
      </w:pPr>
      <w:r>
        <w:rPr>
          <w:rStyle w:val="Bold"/>
          <w:w w:val="100"/>
        </w:rPr>
        <w:t>MainSequence</w:t>
      </w:r>
      <w:r>
        <w:rPr>
          <w:w w:val="100"/>
        </w:rPr>
        <w:t xml:space="preserve">—The Test UUTs – Test Socket Entry Point </w:t>
      </w:r>
      <w:r>
        <w:rPr>
          <w:w w:val="100"/>
        </w:rPr>
        <w:br/>
        <w:t>and Single Pass – Test Socket Entry Point sequences call the MainSequence callback, which is empty in the process model file. The client sequence file must contain a MainSequence callback that performs the tests on a UUT.</w:t>
      </w:r>
    </w:p>
    <w:p w:rsidR="00302BC8" w:rsidRDefault="00C6433B" w:rsidP="00154DCA">
      <w:pPr>
        <w:pStyle w:val="ListBullet"/>
        <w:numPr>
          <w:ilvl w:val="0"/>
          <w:numId w:val="4"/>
        </w:numPr>
        <w:ind w:left="2520" w:hanging="360"/>
        <w:rPr>
          <w:w w:val="100"/>
        </w:rPr>
      </w:pPr>
      <w:r>
        <w:rPr>
          <w:rStyle w:val="Bold"/>
          <w:w w:val="100"/>
        </w:rPr>
        <w:t>PreUUT</w:t>
      </w:r>
      <w:r>
        <w:rPr>
          <w:w w:val="100"/>
        </w:rPr>
        <w:t xml:space="preserve">—The test socket executions call the PreUUT callback, which </w:t>
      </w:r>
      <w:ins w:id="909" w:author="jgrey" w:date="2012-05-06T14:50:00Z">
        <w:r w:rsidR="00BD66B2">
          <w:rPr>
            <w:w w:val="100"/>
          </w:rPr>
          <w:t>calls the DoPreUUT</w:t>
        </w:r>
      </w:ins>
      <w:ins w:id="910" w:author="jgrey" w:date="2012-05-06T15:47:00Z">
        <w:r w:rsidR="00F563A9">
          <w:rPr>
            <w:w w:val="100"/>
          </w:rPr>
          <w:t>,</w:t>
        </w:r>
      </w:ins>
      <w:ins w:id="911" w:author="jgrey" w:date="2012-05-06T14:50:00Z">
        <w:r w:rsidR="00BD66B2">
          <w:rPr>
            <w:w w:val="100"/>
          </w:rPr>
          <w:t xml:space="preserve"> sequence</w:t>
        </w:r>
      </w:ins>
      <w:ins w:id="912" w:author="calliej" w:date="2012-05-13T22:17:00Z">
        <w:r w:rsidR="00AC580F">
          <w:rPr>
            <w:w w:val="100"/>
          </w:rPr>
          <w:t>,</w:t>
        </w:r>
      </w:ins>
      <w:ins w:id="913" w:author="jgrey" w:date="2012-05-06T14:50:00Z">
        <w:r w:rsidR="00BD66B2">
          <w:rPr>
            <w:w w:val="100"/>
          </w:rPr>
          <w:t xml:space="preserve"> whi</w:t>
        </w:r>
      </w:ins>
      <w:ins w:id="914" w:author="jgrey" w:date="2012-05-06T14:51:00Z">
        <w:r w:rsidR="00BD66B2">
          <w:rPr>
            <w:w w:val="100"/>
          </w:rPr>
          <w:t>ch is</w:t>
        </w:r>
      </w:ins>
      <w:del w:id="915" w:author="jgrey" w:date="2012-05-06T14:50:00Z">
        <w:r w:rsidDel="00BD66B2">
          <w:rPr>
            <w:w w:val="100"/>
          </w:rPr>
          <w:delText>is</w:delText>
        </w:r>
      </w:del>
      <w:r>
        <w:rPr>
          <w:w w:val="100"/>
        </w:rPr>
        <w:t xml:space="preserve"> empty in the process model file. When you override the PreUUT callback with a client sequence file to obtain the serial number for the UUT, override the PreBatch callback also. The PreBatch callback launches a dialog box to obtain the serial numbers for all the UUTs in the batch. Refer to the sequence files in the </w:t>
      </w:r>
      <w:r>
        <w:rPr>
          <w:rStyle w:val="Monospace"/>
          <w:w w:val="100"/>
        </w:rPr>
        <w:t>&lt;TestStand Public&gt;\Examples\ProcessModels\</w:t>
      </w:r>
      <w:r>
        <w:rPr>
          <w:rStyle w:val="Monospace"/>
          <w:w w:val="100"/>
        </w:rPr>
        <w:br/>
        <w:t>BatchModel</w:t>
      </w:r>
      <w:r>
        <w:rPr>
          <w:w w:val="100"/>
        </w:rPr>
        <w:t xml:space="preserve"> directory for examples of how to override the PreUUT and PreBatch callbacks.</w:t>
      </w:r>
    </w:p>
    <w:p w:rsidR="00302BC8" w:rsidRDefault="00C6433B" w:rsidP="00154DCA">
      <w:pPr>
        <w:pStyle w:val="ListBullet"/>
        <w:numPr>
          <w:ilvl w:val="0"/>
          <w:numId w:val="4"/>
        </w:numPr>
        <w:ind w:left="2520" w:hanging="360"/>
        <w:rPr>
          <w:w w:val="100"/>
        </w:rPr>
      </w:pPr>
      <w:r>
        <w:rPr>
          <w:rStyle w:val="Bold"/>
          <w:w w:val="100"/>
        </w:rPr>
        <w:t>PostUUT</w:t>
      </w:r>
      <w:r>
        <w:rPr>
          <w:w w:val="100"/>
        </w:rPr>
        <w:t>—The test socket executions call the Post UUT callback</w:t>
      </w:r>
      <w:ins w:id="916" w:author="calliej" w:date="2012-05-13T22:17:00Z">
        <w:r w:rsidR="00AC580F">
          <w:rPr>
            <w:w w:val="100"/>
          </w:rPr>
          <w:t>,</w:t>
        </w:r>
      </w:ins>
      <w:ins w:id="917" w:author="jgrey" w:date="2012-05-06T15:46:00Z">
        <w:r w:rsidR="00EB7494">
          <w:rPr>
            <w:w w:val="100"/>
          </w:rPr>
          <w:t xml:space="preserve"> which calls the DoPostUUT sequence</w:t>
        </w:r>
      </w:ins>
      <w:ins w:id="918" w:author="jgrey" w:date="2012-05-06T15:47:00Z">
        <w:r w:rsidR="00F563A9">
          <w:rPr>
            <w:w w:val="100"/>
          </w:rPr>
          <w:t>,</w:t>
        </w:r>
      </w:ins>
      <w:del w:id="919" w:author="jgrey" w:date="2012-05-06T15:46:00Z">
        <w:r w:rsidDel="00F563A9">
          <w:rPr>
            <w:w w:val="100"/>
          </w:rPr>
          <w:delText>,</w:delText>
        </w:r>
      </w:del>
      <w:r>
        <w:rPr>
          <w:w w:val="100"/>
        </w:rPr>
        <w:t xml:space="preserve"> which is empty in the process model file. When you override the PostUUT callback with a client sequence file to display the result status for a UUT, override the PostBatch callback also. The PostBatch callback launches a dialog box to show the result status for all the UUTs in the batch. Refer to the sequence files in the </w:t>
      </w:r>
      <w:r>
        <w:rPr>
          <w:rStyle w:val="Monospace"/>
          <w:w w:val="100"/>
        </w:rPr>
        <w:t>&lt;TestStand Public&gt;\Examples\ProcessModels\BatchModel</w:t>
      </w:r>
      <w:r>
        <w:rPr>
          <w:w w:val="100"/>
        </w:rPr>
        <w:t xml:space="preserve"> directory for examples of how to override the PostUUT and PostBatch callbacks.</w:t>
      </w:r>
    </w:p>
    <w:p w:rsidR="00302BC8" w:rsidRDefault="00C6433B" w:rsidP="00154DCA">
      <w:pPr>
        <w:pStyle w:val="ListBullet"/>
        <w:numPr>
          <w:ilvl w:val="0"/>
          <w:numId w:val="4"/>
        </w:numPr>
        <w:ind w:left="2520" w:hanging="360"/>
        <w:rPr>
          <w:w w:val="100"/>
        </w:rPr>
      </w:pPr>
      <w:r>
        <w:rPr>
          <w:rStyle w:val="Bold"/>
          <w:w w:val="100"/>
        </w:rPr>
        <w:t>PreUUTLoop</w:t>
      </w:r>
      <w:r>
        <w:rPr>
          <w:w w:val="100"/>
        </w:rPr>
        <w:t xml:space="preserve">—Before the UUT loop begins, the Test UUTs – Test Socket Entry Point sequence calls the PreUUTLoop callback, which is empty in the process model file. </w:t>
      </w:r>
    </w:p>
    <w:p w:rsidR="00302BC8" w:rsidRDefault="00C6433B" w:rsidP="00154DCA">
      <w:pPr>
        <w:pStyle w:val="ListBullet"/>
        <w:numPr>
          <w:ilvl w:val="0"/>
          <w:numId w:val="4"/>
        </w:numPr>
        <w:ind w:left="2520" w:hanging="360"/>
        <w:rPr>
          <w:w w:val="100"/>
        </w:rPr>
      </w:pPr>
      <w:r>
        <w:rPr>
          <w:rStyle w:val="Bold"/>
          <w:w w:val="100"/>
        </w:rPr>
        <w:t>PostUUTLoop</w:t>
      </w:r>
      <w:r>
        <w:rPr>
          <w:w w:val="100"/>
        </w:rPr>
        <w:t xml:space="preserve">—After the UUT loop terminates, the Test UUTs – Test Socket Entry Point sequence calls the PostUUTLoop callback, which is empty in the process model file. </w:t>
      </w:r>
    </w:p>
    <w:p w:rsidR="00302BC8" w:rsidRDefault="007D22F6" w:rsidP="00154DCA">
      <w:pPr>
        <w:pStyle w:val="ListBullet"/>
        <w:numPr>
          <w:ilvl w:val="0"/>
          <w:numId w:val="4"/>
        </w:numPr>
        <w:ind w:left="2520" w:hanging="360"/>
        <w:rPr>
          <w:w w:val="100"/>
        </w:rPr>
      </w:pPr>
      <w:ins w:id="920" w:author="jgrey" w:date="2012-05-06T15:51:00Z">
        <w:r>
          <w:rPr>
            <w:rStyle w:val="Bold"/>
            <w:w w:val="100"/>
          </w:rPr>
          <w:t>ReportOptions</w:t>
        </w:r>
        <w:r>
          <w:rPr>
            <w:w w:val="100"/>
          </w:rPr>
          <w:t xml:space="preserve">, </w:t>
        </w:r>
        <w:r>
          <w:rPr>
            <w:rStyle w:val="Bold"/>
            <w:w w:val="100"/>
          </w:rPr>
          <w:t>DatabaseOptions</w:t>
        </w:r>
        <w:r>
          <w:rPr>
            <w:w w:val="100"/>
          </w:rPr>
          <w:t xml:space="preserve">, </w:t>
        </w:r>
        <w:r>
          <w:rPr>
            <w:rStyle w:val="Bold"/>
            <w:w w:val="100"/>
          </w:rPr>
          <w:t>ModelOptions</w:t>
        </w:r>
        <w:r>
          <w:rPr>
            <w:w w:val="100"/>
          </w:rPr>
          <w:t xml:space="preserve">, </w:t>
        </w:r>
        <w:r>
          <w:rPr>
            <w:rStyle w:val="Bold"/>
            <w:w w:val="100"/>
          </w:rPr>
          <w:t>ModelPluginOptions, ModelPluginConfiguration, TestReport</w:t>
        </w:r>
        <w:r>
          <w:rPr>
            <w:w w:val="100"/>
          </w:rPr>
          <w:t xml:space="preserve">, </w:t>
        </w:r>
        <w:r>
          <w:rPr>
            <w:rStyle w:val="Bold"/>
            <w:w w:val="100"/>
          </w:rPr>
          <w:t>ModifyReportHeader</w:t>
        </w:r>
        <w:r>
          <w:rPr>
            <w:w w:val="100"/>
          </w:rPr>
          <w:t xml:space="preserve">, </w:t>
        </w:r>
        <w:r>
          <w:rPr>
            <w:rStyle w:val="Bold"/>
            <w:w w:val="100"/>
          </w:rPr>
          <w:t>ModifyReportEntry</w:t>
        </w:r>
        <w:r>
          <w:rPr>
            <w:w w:val="100"/>
          </w:rPr>
          <w:t xml:space="preserve">, </w:t>
        </w:r>
        <w:r>
          <w:rPr>
            <w:rStyle w:val="Bold"/>
            <w:w w:val="100"/>
          </w:rPr>
          <w:t>ModifyReportFooter</w:t>
        </w:r>
        <w:r>
          <w:rPr>
            <w:w w:val="100"/>
          </w:rPr>
          <w:t xml:space="preserve">, </w:t>
        </w:r>
        <w:r w:rsidRPr="007D22F6">
          <w:rPr>
            <w:b/>
            <w:w w:val="100"/>
          </w:rPr>
          <w:t>GetReportFilePath</w:t>
        </w:r>
        <w:r>
          <w:rPr>
            <w:w w:val="100"/>
          </w:rPr>
          <w:t xml:space="preserve">, and </w:t>
        </w:r>
        <w:proofErr w:type="spellStart"/>
        <w:r>
          <w:rPr>
            <w:rStyle w:val="Bold"/>
            <w:w w:val="100"/>
          </w:rPr>
          <w:t>LogToDatabase</w:t>
        </w:r>
      </w:ins>
      <w:proofErr w:type="spellEnd"/>
      <w:del w:id="921" w:author="jgrey" w:date="2012-05-06T15:51:00Z">
        <w:r w:rsidR="00C6433B" w:rsidDel="007D22F6">
          <w:rPr>
            <w:rStyle w:val="Bold"/>
            <w:w w:val="100"/>
          </w:rPr>
          <w:delText>ReportOptions</w:delText>
        </w:r>
        <w:r w:rsidR="00C6433B" w:rsidDel="007D22F6">
          <w:rPr>
            <w:rStyle w:val="Bold"/>
            <w:b w:val="0"/>
            <w:bCs w:val="0"/>
            <w:w w:val="100"/>
          </w:rPr>
          <w:delText>,</w:delText>
        </w:r>
        <w:r w:rsidR="00C6433B" w:rsidDel="007D22F6">
          <w:rPr>
            <w:rStyle w:val="Bold"/>
            <w:w w:val="100"/>
          </w:rPr>
          <w:delText xml:space="preserve"> DatabaseOptions</w:delText>
        </w:r>
        <w:r w:rsidR="00C6433B" w:rsidDel="007D22F6">
          <w:rPr>
            <w:rStyle w:val="Bold"/>
            <w:b w:val="0"/>
            <w:bCs w:val="0"/>
            <w:w w:val="100"/>
          </w:rPr>
          <w:delText xml:space="preserve">, </w:delText>
        </w:r>
        <w:r w:rsidR="00C6433B" w:rsidDel="007D22F6">
          <w:rPr>
            <w:rStyle w:val="Bold"/>
            <w:w w:val="100"/>
          </w:rPr>
          <w:delText>ModelOptions</w:delText>
        </w:r>
        <w:r w:rsidR="00C6433B" w:rsidDel="007D22F6">
          <w:rPr>
            <w:rStyle w:val="Bold"/>
            <w:b w:val="0"/>
            <w:bCs w:val="0"/>
            <w:w w:val="100"/>
          </w:rPr>
          <w:delText>,</w:delText>
        </w:r>
        <w:r w:rsidR="00C6433B" w:rsidDel="007D22F6">
          <w:rPr>
            <w:rStyle w:val="Bold"/>
            <w:w w:val="100"/>
          </w:rPr>
          <w:delText xml:space="preserve"> </w:delText>
        </w:r>
        <w:r w:rsidR="00C6433B" w:rsidDel="007D22F6">
          <w:rPr>
            <w:rStyle w:val="Bold"/>
            <w:w w:val="100"/>
          </w:rPr>
          <w:br/>
        </w:r>
        <w:r w:rsidR="00C6433B" w:rsidDel="007D22F6">
          <w:rPr>
            <w:rStyle w:val="Bold"/>
            <w:w w:val="100"/>
          </w:rPr>
          <w:lastRenderedPageBreak/>
          <w:delText>TestReport</w:delText>
        </w:r>
        <w:r w:rsidR="00C6433B" w:rsidDel="007D22F6">
          <w:rPr>
            <w:rStyle w:val="Bold"/>
            <w:b w:val="0"/>
            <w:bCs w:val="0"/>
            <w:w w:val="100"/>
          </w:rPr>
          <w:delText>,</w:delText>
        </w:r>
        <w:r w:rsidR="00C6433B" w:rsidDel="007D22F6">
          <w:rPr>
            <w:rStyle w:val="Bold"/>
            <w:w w:val="100"/>
          </w:rPr>
          <w:delText xml:space="preserve"> ModifyReportHeader</w:delText>
        </w:r>
        <w:r w:rsidR="00C6433B" w:rsidDel="007D22F6">
          <w:rPr>
            <w:rStyle w:val="Bold"/>
            <w:b w:val="0"/>
            <w:bCs w:val="0"/>
            <w:w w:val="100"/>
          </w:rPr>
          <w:delText xml:space="preserve">, </w:delText>
        </w:r>
        <w:r w:rsidR="00C6433B" w:rsidDel="007D22F6">
          <w:rPr>
            <w:rStyle w:val="Bold"/>
            <w:w w:val="100"/>
          </w:rPr>
          <w:delText>ModifyReportEntry</w:delText>
        </w:r>
        <w:r w:rsidR="00C6433B" w:rsidDel="007D22F6">
          <w:rPr>
            <w:rStyle w:val="Bold"/>
            <w:b w:val="0"/>
            <w:bCs w:val="0"/>
            <w:w w:val="100"/>
          </w:rPr>
          <w:delText>,</w:delText>
        </w:r>
        <w:r w:rsidR="00C6433B" w:rsidDel="007D22F6">
          <w:rPr>
            <w:rStyle w:val="Bold"/>
            <w:w w:val="100"/>
          </w:rPr>
          <w:delText xml:space="preserve"> ModifyReportFooter</w:delText>
        </w:r>
        <w:r w:rsidR="00C6433B" w:rsidDel="007D22F6">
          <w:rPr>
            <w:rStyle w:val="Bold"/>
            <w:b w:val="0"/>
            <w:bCs w:val="0"/>
            <w:w w:val="100"/>
          </w:rPr>
          <w:delText>,</w:delText>
        </w:r>
        <w:r w:rsidR="00C6433B" w:rsidDel="007D22F6">
          <w:rPr>
            <w:rStyle w:val="Bold"/>
            <w:w w:val="100"/>
          </w:rPr>
          <w:delText xml:space="preserve"> </w:delText>
        </w:r>
        <w:r w:rsidR="00C6433B" w:rsidDel="007D22F6">
          <w:rPr>
            <w:rStyle w:val="Bold"/>
            <w:b w:val="0"/>
            <w:bCs w:val="0"/>
            <w:w w:val="100"/>
          </w:rPr>
          <w:delText>and</w:delText>
        </w:r>
        <w:r w:rsidR="00C6433B" w:rsidDel="007D22F6">
          <w:rPr>
            <w:rStyle w:val="Bold"/>
            <w:w w:val="100"/>
          </w:rPr>
          <w:delText xml:space="preserve"> LogToDatabase</w:delText>
        </w:r>
      </w:del>
      <w:r w:rsidR="00C6433B">
        <w:rPr>
          <w:w w:val="100"/>
        </w:rPr>
        <w:t xml:space="preserve">—Refer to the </w:t>
      </w:r>
      <w:r w:rsidR="00E221F4">
        <w:rPr>
          <w:rStyle w:val="ColorBlue"/>
          <w:i/>
          <w:iCs/>
          <w:w w:val="100"/>
        </w:rPr>
        <w:fldChar w:fldCharType="begin"/>
      </w:r>
      <w:r w:rsidR="00C6433B">
        <w:rPr>
          <w:rStyle w:val="ColorBlue"/>
          <w:i/>
          <w:iCs/>
          <w:w w:val="100"/>
        </w:rPr>
        <w:instrText xml:space="preserve"> REF  RTF350036003600300032003a00 \h</w:instrText>
      </w:r>
      <w:r w:rsidR="00E221F4">
        <w:rPr>
          <w:rStyle w:val="ColorBlue"/>
          <w:i/>
          <w:iCs/>
          <w:w w:val="100"/>
        </w:rPr>
      </w:r>
      <w:r w:rsidR="00E221F4">
        <w:rPr>
          <w:rStyle w:val="ColorBlue"/>
          <w:i/>
          <w:iCs/>
          <w:w w:val="100"/>
        </w:rPr>
        <w:fldChar w:fldCharType="separate"/>
      </w:r>
      <w:r w:rsidR="00C6433B">
        <w:rPr>
          <w:rStyle w:val="ColorBlue"/>
          <w:i/>
          <w:iCs/>
          <w:w w:val="100"/>
        </w:rPr>
        <w:t>Model Callbacks</w:t>
      </w:r>
      <w:r w:rsidR="00E221F4">
        <w:rPr>
          <w:rStyle w:val="ColorBlue"/>
          <w:i/>
          <w:iCs/>
          <w:w w:val="100"/>
        </w:rPr>
        <w:fldChar w:fldCharType="end"/>
      </w:r>
      <w:r w:rsidR="00C6433B">
        <w:rPr>
          <w:w w:val="100"/>
        </w:rPr>
        <w:t xml:space="preserve"> section of the </w:t>
      </w:r>
      <w:r w:rsidR="00E221F4">
        <w:rPr>
          <w:rStyle w:val="ColorBlue"/>
          <w:i/>
          <w:iCs/>
          <w:w w:val="100"/>
        </w:rPr>
        <w:fldChar w:fldCharType="begin"/>
      </w:r>
      <w:r w:rsidR="00C6433B">
        <w:rPr>
          <w:rStyle w:val="ColorBlue"/>
          <w:i/>
          <w:iCs/>
          <w:w w:val="100"/>
        </w:rPr>
        <w:instrText xml:space="preserve"> REF  RTF320035003700320033003a00 \h</w:instrText>
      </w:r>
      <w:r w:rsidR="00E221F4">
        <w:rPr>
          <w:rStyle w:val="ColorBlue"/>
          <w:i/>
          <w:iCs/>
          <w:w w:val="100"/>
        </w:rPr>
      </w:r>
      <w:r w:rsidR="00E221F4">
        <w:rPr>
          <w:rStyle w:val="ColorBlue"/>
          <w:i/>
          <w:iCs/>
          <w:w w:val="100"/>
        </w:rPr>
        <w:fldChar w:fldCharType="separate"/>
      </w:r>
      <w:r w:rsidR="00C6433B">
        <w:rPr>
          <w:rStyle w:val="ColorBlue"/>
          <w:i/>
          <w:iCs/>
          <w:w w:val="100"/>
        </w:rPr>
        <w:t>Sequential Process Model</w:t>
      </w:r>
      <w:r w:rsidR="00E221F4">
        <w:rPr>
          <w:rStyle w:val="ColorBlue"/>
          <w:i/>
          <w:iCs/>
          <w:w w:val="100"/>
        </w:rPr>
        <w:fldChar w:fldCharType="end"/>
      </w:r>
      <w:r w:rsidR="00C6433B">
        <w:rPr>
          <w:w w:val="100"/>
        </w:rPr>
        <w:t xml:space="preserve"> section of this appendix for more information about these sequences.</w:t>
      </w:r>
    </w:p>
    <w:p w:rsidR="00302BC8" w:rsidRDefault="00C6433B" w:rsidP="00154DCA">
      <w:pPr>
        <w:pStyle w:val="ListBullet"/>
        <w:numPr>
          <w:ilvl w:val="0"/>
          <w:numId w:val="4"/>
        </w:numPr>
        <w:ind w:left="2520" w:hanging="360"/>
        <w:rPr>
          <w:w w:val="100"/>
        </w:rPr>
      </w:pPr>
      <w:r>
        <w:rPr>
          <w:rStyle w:val="Bold"/>
          <w:w w:val="100"/>
        </w:rPr>
        <w:t>ProcessSetup</w:t>
      </w:r>
      <w:r>
        <w:rPr>
          <w:w w:val="100"/>
        </w:rPr>
        <w:t xml:space="preserve">—The Test UUTs and Single Pass Execution entry points call the ProcessSetup callback </w:t>
      </w:r>
      <w:del w:id="922" w:author="jgrey" w:date="2012-05-06T15:52:00Z">
        <w:r w:rsidDel="00341C03">
          <w:rPr>
            <w:w w:val="100"/>
          </w:rPr>
          <w:delText xml:space="preserve">from </w:delText>
        </w:r>
      </w:del>
      <w:ins w:id="923" w:author="jgrey" w:date="2012-05-06T15:52:00Z">
        <w:r w:rsidR="00341C03">
          <w:rPr>
            <w:w w:val="100"/>
          </w:rPr>
          <w:t xml:space="preserve">before creating the test socket executions </w:t>
        </w:r>
      </w:ins>
      <w:del w:id="924" w:author="jgrey" w:date="2012-05-06T15:52:00Z">
        <w:r w:rsidDel="00341C03">
          <w:rPr>
            <w:w w:val="100"/>
          </w:rPr>
          <w:delText xml:space="preserve">the Setup step group </w:delText>
        </w:r>
      </w:del>
      <w:r>
        <w:rPr>
          <w:w w:val="100"/>
        </w:rPr>
        <w:t xml:space="preserve">so the client sequence file can execute any </w:t>
      </w:r>
      <w:ins w:id="925" w:author="jgrey" w:date="2012-05-06T15:52:00Z">
        <w:r w:rsidR="00341C03">
          <w:rPr>
            <w:w w:val="100"/>
          </w:rPr>
          <w:t>s</w:t>
        </w:r>
      </w:ins>
      <w:del w:id="926" w:author="jgrey" w:date="2012-05-06T15:52:00Z">
        <w:r w:rsidDel="00341C03">
          <w:rPr>
            <w:w w:val="100"/>
          </w:rPr>
          <w:delText>S</w:delText>
        </w:r>
      </w:del>
      <w:r>
        <w:rPr>
          <w:w w:val="100"/>
        </w:rPr>
        <w:t xml:space="preserve">etup steps that must run only once during the execution of the process model. Only the controlling execution </w:t>
      </w:r>
      <w:ins w:id="927" w:author="jgrey" w:date="2012-05-06T15:52:00Z">
        <w:r w:rsidR="00341C03">
          <w:rPr>
            <w:w w:val="100"/>
          </w:rPr>
          <w:t>calls ProcessStep</w:t>
        </w:r>
      </w:ins>
      <w:del w:id="928" w:author="jgrey" w:date="2012-05-06T15:52:00Z">
        <w:r w:rsidDel="00341C03">
          <w:rPr>
            <w:w w:val="100"/>
          </w:rPr>
          <w:delText>runs these Setup steps</w:delText>
        </w:r>
      </w:del>
      <w:r>
        <w:rPr>
          <w:w w:val="100"/>
        </w:rPr>
        <w:t>. The test socket executions do not call the ProcessSetup callback.</w:t>
      </w:r>
    </w:p>
    <w:p w:rsidR="00302BC8" w:rsidRDefault="00C6433B" w:rsidP="00154DCA">
      <w:pPr>
        <w:pStyle w:val="ListBullet"/>
        <w:numPr>
          <w:ilvl w:val="0"/>
          <w:numId w:val="4"/>
        </w:numPr>
        <w:ind w:left="2520" w:hanging="360"/>
        <w:rPr>
          <w:w w:val="100"/>
        </w:rPr>
      </w:pPr>
      <w:r>
        <w:rPr>
          <w:rStyle w:val="Bold"/>
          <w:w w:val="100"/>
        </w:rPr>
        <w:t>ProcessCleanup</w:t>
      </w:r>
      <w:r>
        <w:rPr>
          <w:w w:val="100"/>
        </w:rPr>
        <w:t xml:space="preserve">—The Test UUTs and Single Pass Execution entry points call the ProcessCleanup callback from the </w:t>
      </w:r>
      <w:ins w:id="929" w:author="jgrey" w:date="2012-05-06T15:53:00Z">
        <w:r w:rsidR="009F2990">
          <w:rPr>
            <w:w w:val="100"/>
          </w:rPr>
          <w:t>C</w:t>
        </w:r>
      </w:ins>
      <w:del w:id="930" w:author="jgrey" w:date="2012-05-06T15:52:00Z">
        <w:r w:rsidDel="009F2990">
          <w:rPr>
            <w:w w:val="100"/>
          </w:rPr>
          <w:delText>C</w:delText>
        </w:r>
      </w:del>
      <w:r>
        <w:rPr>
          <w:w w:val="100"/>
        </w:rPr>
        <w:t xml:space="preserve">leanup step group so the client sequence file can execute any </w:t>
      </w:r>
      <w:del w:id="931" w:author="jgrey" w:date="2012-05-06T15:53:00Z">
        <w:r w:rsidDel="009F2990">
          <w:rPr>
            <w:w w:val="100"/>
          </w:rPr>
          <w:delText xml:space="preserve">Cleanup </w:delText>
        </w:r>
      </w:del>
      <w:ins w:id="932" w:author="jgrey" w:date="2012-05-06T15:53:00Z">
        <w:r w:rsidR="009F2990">
          <w:rPr>
            <w:w w:val="100"/>
          </w:rPr>
          <w:t xml:space="preserve">cleanup </w:t>
        </w:r>
      </w:ins>
      <w:r>
        <w:rPr>
          <w:w w:val="100"/>
        </w:rPr>
        <w:t xml:space="preserve">steps that must run only once during the execution of the process model. Only the controlling execution </w:t>
      </w:r>
      <w:del w:id="933" w:author="jgrey" w:date="2012-05-06T15:53:00Z">
        <w:r w:rsidDel="009F2990">
          <w:rPr>
            <w:w w:val="100"/>
          </w:rPr>
          <w:delText>runs these Cleanup steps</w:delText>
        </w:r>
      </w:del>
      <w:ins w:id="934" w:author="jgrey" w:date="2012-05-06T15:53:00Z">
        <w:r w:rsidR="009F2990">
          <w:rPr>
            <w:w w:val="100"/>
          </w:rPr>
          <w:t>calls ProcessCleanup</w:t>
        </w:r>
      </w:ins>
      <w:r>
        <w:rPr>
          <w:w w:val="100"/>
        </w:rPr>
        <w:t>. The test socket executions do not call the ProcessCleanup callback.</w:t>
      </w:r>
    </w:p>
    <w:p w:rsidR="00302BC8" w:rsidRDefault="00C6433B">
      <w:pPr>
        <w:pStyle w:val="Body"/>
        <w:rPr>
          <w:w w:val="100"/>
        </w:rPr>
      </w:pPr>
      <w:r>
        <w:rPr>
          <w:w w:val="100"/>
        </w:rPr>
        <w:t>The main Execution entry points in the Batch process model call the following Model callbacks, which you can override with client sequence files:</w:t>
      </w:r>
    </w:p>
    <w:p w:rsidR="00302BC8" w:rsidRDefault="00C6433B" w:rsidP="00154DCA">
      <w:pPr>
        <w:pStyle w:val="ListBullet"/>
        <w:numPr>
          <w:ilvl w:val="0"/>
          <w:numId w:val="4"/>
        </w:numPr>
        <w:ind w:left="2520" w:hanging="360"/>
        <w:rPr>
          <w:w w:val="100"/>
        </w:rPr>
      </w:pPr>
      <w:r>
        <w:rPr>
          <w:rStyle w:val="Bold"/>
          <w:w w:val="100"/>
        </w:rPr>
        <w:t>PreBatch</w:t>
      </w:r>
      <w:r>
        <w:rPr>
          <w:w w:val="100"/>
        </w:rPr>
        <w:t xml:space="preserve">—Launches a dialog box to obtain the batch and UUT serial numbers. Refer to the sequence files in the </w:t>
      </w:r>
      <w:r>
        <w:rPr>
          <w:rStyle w:val="Monospace"/>
          <w:w w:val="100"/>
        </w:rPr>
        <w:t>&lt;TestStand Public&gt;\Examples\ProcessModels\BatchModel</w:t>
      </w:r>
      <w:r>
        <w:rPr>
          <w:w w:val="100"/>
        </w:rPr>
        <w:t xml:space="preserve"> directory for an example of how to override the PreBatch callback.</w:t>
      </w:r>
    </w:p>
    <w:p w:rsidR="00302BC8" w:rsidRDefault="00C6433B" w:rsidP="00154DCA">
      <w:pPr>
        <w:pStyle w:val="ListBullet"/>
        <w:numPr>
          <w:ilvl w:val="0"/>
          <w:numId w:val="4"/>
        </w:numPr>
        <w:ind w:left="2520" w:hanging="360"/>
        <w:rPr>
          <w:w w:val="100"/>
        </w:rPr>
      </w:pPr>
      <w:r>
        <w:rPr>
          <w:rStyle w:val="Bold"/>
          <w:w w:val="100"/>
        </w:rPr>
        <w:t>PostBatch</w:t>
      </w:r>
      <w:r>
        <w:rPr>
          <w:w w:val="100"/>
        </w:rPr>
        <w:t xml:space="preserve">—Displays a pass, fail, error, or terminated banner and batch and UUT reports for each test socket. Refer to the sequence files in the </w:t>
      </w:r>
      <w:r>
        <w:rPr>
          <w:rStyle w:val="Monospace"/>
          <w:w w:val="100"/>
        </w:rPr>
        <w:t>&lt;TestStand Public&gt;\Examples\ProcessModels\</w:t>
      </w:r>
      <w:r>
        <w:rPr>
          <w:rStyle w:val="Monospace"/>
          <w:w w:val="100"/>
        </w:rPr>
        <w:br/>
        <w:t>BatchModel</w:t>
      </w:r>
      <w:r>
        <w:rPr>
          <w:w w:val="100"/>
        </w:rPr>
        <w:t xml:space="preserve"> directory for an example of how to override the PostBatch callback.</w:t>
      </w:r>
    </w:p>
    <w:p w:rsidR="00302BC8" w:rsidRDefault="00C6433B" w:rsidP="00154DCA">
      <w:pPr>
        <w:pStyle w:val="ListBullet"/>
        <w:numPr>
          <w:ilvl w:val="0"/>
          <w:numId w:val="4"/>
        </w:numPr>
        <w:ind w:left="2520" w:hanging="360"/>
        <w:rPr>
          <w:w w:val="100"/>
        </w:rPr>
      </w:pPr>
      <w:r>
        <w:rPr>
          <w:rStyle w:val="Bold"/>
          <w:w w:val="100"/>
        </w:rPr>
        <w:t>PreBatchLoop</w:t>
      </w:r>
      <w:r>
        <w:rPr>
          <w:w w:val="100"/>
        </w:rPr>
        <w:t>—Before looping on a batch of UUTs, the process model calls the PreBatchLoop callback, which is empty in the process model file. Use the PreBatchLoop callback to perform an action before testing the batch.</w:t>
      </w:r>
    </w:p>
    <w:p w:rsidR="00302BC8" w:rsidRDefault="00C6433B" w:rsidP="00154DCA">
      <w:pPr>
        <w:pStyle w:val="ListBullet"/>
        <w:numPr>
          <w:ilvl w:val="0"/>
          <w:numId w:val="4"/>
        </w:numPr>
        <w:ind w:left="2520" w:hanging="360"/>
        <w:rPr>
          <w:w w:val="100"/>
        </w:rPr>
      </w:pPr>
      <w:r>
        <w:rPr>
          <w:rStyle w:val="Bold"/>
          <w:w w:val="100"/>
        </w:rPr>
        <w:t>PostBatchLoop</w:t>
      </w:r>
      <w:r>
        <w:rPr>
          <w:w w:val="100"/>
        </w:rPr>
        <w:t>—After looping on a batch of UUTs, the process model calls the PostBatchLoop callback, which is empty in the process model file. Use the PostBatchLoop callback to perform an action after testing all batches of UUTs.</w:t>
      </w:r>
    </w:p>
    <w:p w:rsidR="00302BC8" w:rsidRDefault="00C6433B" w:rsidP="00154DCA">
      <w:pPr>
        <w:pStyle w:val="ListBullet"/>
        <w:numPr>
          <w:ilvl w:val="0"/>
          <w:numId w:val="4"/>
        </w:numPr>
        <w:ind w:left="2520" w:hanging="360"/>
        <w:rPr>
          <w:w w:val="100"/>
        </w:rPr>
      </w:pPr>
      <w:r>
        <w:rPr>
          <w:rStyle w:val="Bold"/>
          <w:w w:val="100"/>
        </w:rPr>
        <w:lastRenderedPageBreak/>
        <w:t>BatchReport</w:t>
      </w:r>
      <w:r>
        <w:rPr>
          <w:w w:val="100"/>
        </w:rPr>
        <w:t xml:space="preserve">—The Test UUTs and Single Pass Execution </w:t>
      </w:r>
      <w:ins w:id="935" w:author="jgrey" w:date="2012-05-06T15:54:00Z">
        <w:r w:rsidR="00DC3F1F">
          <w:rPr>
            <w:w w:val="100"/>
          </w:rPr>
          <w:t xml:space="preserve">entry points </w:t>
        </w:r>
      </w:ins>
      <w:ins w:id="936" w:author="jgrey" w:date="2012-05-06T15:53:00Z">
        <w:r w:rsidR="00DC3F1F">
          <w:rPr>
            <w:w w:val="100"/>
          </w:rPr>
          <w:t>call the report generator plug-in</w:t>
        </w:r>
      </w:ins>
      <w:ins w:id="937" w:author="calliej" w:date="2012-05-13T22:18:00Z">
        <w:r w:rsidR="00AC580F">
          <w:rPr>
            <w:w w:val="100"/>
          </w:rPr>
          <w:t>,</w:t>
        </w:r>
      </w:ins>
      <w:ins w:id="938" w:author="jgrey" w:date="2012-05-06T15:53:00Z">
        <w:r w:rsidR="00DC3F1F">
          <w:rPr>
            <w:w w:val="100"/>
          </w:rPr>
          <w:t xml:space="preserve"> </w:t>
        </w:r>
      </w:ins>
      <w:ins w:id="939" w:author="jgrey" w:date="2012-05-06T15:54:00Z">
        <w:r w:rsidR="00DC3F1F">
          <w:rPr>
            <w:w w:val="100"/>
          </w:rPr>
          <w:t xml:space="preserve">which </w:t>
        </w:r>
      </w:ins>
      <w:del w:id="940" w:author="jgrey" w:date="2012-05-06T15:54:00Z">
        <w:r w:rsidDel="00DC3F1F">
          <w:rPr>
            <w:w w:val="100"/>
          </w:rPr>
          <w:delText xml:space="preserve">entry points </w:delText>
        </w:r>
      </w:del>
      <w:r>
        <w:rPr>
          <w:w w:val="100"/>
        </w:rPr>
        <w:t>call</w:t>
      </w:r>
      <w:ins w:id="941" w:author="jgrey" w:date="2012-05-06T15:54:00Z">
        <w:r w:rsidR="00DC3F1F">
          <w:rPr>
            <w:w w:val="100"/>
          </w:rPr>
          <w:t>s</w:t>
        </w:r>
      </w:ins>
      <w:r>
        <w:rPr>
          <w:w w:val="100"/>
        </w:rPr>
        <w:t xml:space="preserve"> the BatchReport callback to generate the content of the batch report for the UUTs that ran in the last batch. The Batch process model defines a batch report for a single group of UUTs as a header, an entry for each UUT result, and a footer. When you do not want </w:t>
      </w:r>
      <w:r>
        <w:rPr>
          <w:w w:val="100"/>
        </w:rPr>
        <w:br/>
        <w:t xml:space="preserve">to override the entire BatchReport callback, you can override the ModifyBatchReportHeader, ModifyBatchReportEntry, and ModifyBatchReportFooter callbacks instead to customize the </w:t>
      </w:r>
      <w:r>
        <w:rPr>
          <w:w w:val="100"/>
        </w:rPr>
        <w:br/>
        <w:t>batch report.</w:t>
      </w:r>
    </w:p>
    <w:p w:rsidR="00302BC8" w:rsidRDefault="00C6433B" w:rsidP="00154DCA">
      <w:pPr>
        <w:pStyle w:val="ListBullet"/>
        <w:numPr>
          <w:ilvl w:val="0"/>
          <w:numId w:val="4"/>
        </w:numPr>
        <w:ind w:left="2520" w:hanging="360"/>
        <w:rPr>
          <w:w w:val="100"/>
        </w:rPr>
      </w:pPr>
      <w:r>
        <w:rPr>
          <w:rStyle w:val="Bold"/>
          <w:w w:val="100"/>
        </w:rPr>
        <w:t>ModifyBatchReportHeader</w:t>
      </w:r>
      <w:r>
        <w:rPr>
          <w:w w:val="100"/>
        </w:rPr>
        <w:t xml:space="preserve">—The BatchReport callback calls the ModifyBatchReportHeader callback so the client sequence file can modify the batch report header. The ModifyBatchReportHeader callback receives parameters for the batch serial number, </w:t>
      </w:r>
      <w:r>
        <w:rPr>
          <w:w w:val="100"/>
        </w:rPr>
        <w:br/>
        <w:t>the tentative report header text, and the report options. The ModifyBatchReportHeader callback in the process model file</w:t>
      </w:r>
      <w:r>
        <w:rPr>
          <w:w w:val="100"/>
        </w:rPr>
        <w:br/>
        <w:t>is empty.</w:t>
      </w:r>
    </w:p>
    <w:p w:rsidR="00302BC8" w:rsidRDefault="00C6433B" w:rsidP="00154DCA">
      <w:pPr>
        <w:pStyle w:val="ListBullet"/>
        <w:numPr>
          <w:ilvl w:val="0"/>
          <w:numId w:val="4"/>
        </w:numPr>
        <w:ind w:left="2520" w:hanging="360"/>
        <w:rPr>
          <w:w w:val="100"/>
        </w:rPr>
      </w:pPr>
      <w:r>
        <w:rPr>
          <w:rStyle w:val="Bold"/>
          <w:w w:val="100"/>
        </w:rPr>
        <w:t>ModifyBatchReportEntry</w:t>
      </w:r>
      <w:r>
        <w:rPr>
          <w:w w:val="100"/>
        </w:rPr>
        <w:t>—The BatchReport callback uses subsequences to call the ModifyBatchReportEntry callback for each test socket so the client sequence file can modify the entry for each UUT result for each test socket. The ModifyBatchReportEntry callback receives parameters for the test socket data, the batch serial number, the tentative report entry text, and the report options. The ModifyBatchReportEntry callback in the process model file is empty.</w:t>
      </w:r>
    </w:p>
    <w:p w:rsidR="00302BC8" w:rsidRDefault="00C6433B" w:rsidP="00154DCA">
      <w:pPr>
        <w:pStyle w:val="ListBullet"/>
        <w:numPr>
          <w:ilvl w:val="0"/>
          <w:numId w:val="4"/>
        </w:numPr>
        <w:ind w:left="2520" w:hanging="360"/>
        <w:rPr>
          <w:w w:val="100"/>
        </w:rPr>
      </w:pPr>
      <w:r>
        <w:rPr>
          <w:rStyle w:val="Bold"/>
          <w:w w:val="100"/>
        </w:rPr>
        <w:t>ModifyBatchReportFooter</w:t>
      </w:r>
      <w:r>
        <w:rPr>
          <w:w w:val="100"/>
        </w:rPr>
        <w:t>—The BatchReport callback calls the ModifyBatchReportFooter callback so the client sequence file can modify the batch report footer. The ModifyBatchReportFooter callback receives parameters for the tentative report footer text and the report options. The ModifyBatchReportFooter callback in the process model file is empty.</w:t>
      </w:r>
    </w:p>
    <w:p w:rsidR="00302BC8" w:rsidRDefault="00E221F4">
      <w:pPr>
        <w:pStyle w:val="ApxLevel2Head"/>
        <w:pageBreakBefore/>
        <w:rPr>
          <w:w w:val="100"/>
        </w:rPr>
      </w:pPr>
      <w:r>
        <w:rPr>
          <w:w w:val="100"/>
        </w:rPr>
        <w:lastRenderedPageBreak/>
        <w:fldChar w:fldCharType="begin"/>
      </w:r>
      <w:r w:rsidR="00C6433B">
        <w:rPr>
          <w:w w:val="100"/>
        </w:rPr>
        <w:instrText>xe "Batch process model:utility subsequences;callbacks:Engine:Batch process model"</w:instrText>
      </w:r>
      <w:r>
        <w:rPr>
          <w:w w:val="100"/>
        </w:rPr>
        <w:fldChar w:fldCharType="end"/>
      </w:r>
      <w:r>
        <w:rPr>
          <w:w w:val="100"/>
        </w:rPr>
        <w:fldChar w:fldCharType="begin"/>
      </w:r>
      <w:r w:rsidR="00C6433B">
        <w:rPr>
          <w:w w:val="100"/>
        </w:rPr>
        <w:instrText>xe "utility subsequences:Batch process model"</w:instrText>
      </w:r>
      <w:r>
        <w:rPr>
          <w:w w:val="100"/>
        </w:rPr>
        <w:fldChar w:fldCharType="end"/>
      </w:r>
      <w:r>
        <w:rPr>
          <w:w w:val="100"/>
        </w:rPr>
        <w:fldChar w:fldCharType="begin"/>
      </w:r>
      <w:r w:rsidR="00C6433B">
        <w:rPr>
          <w:w w:val="100"/>
        </w:rPr>
        <w:instrText>xe "Batch process model:Engine callbacks"</w:instrText>
      </w:r>
      <w:r>
        <w:rPr>
          <w:w w:val="100"/>
        </w:rPr>
        <w:fldChar w:fldCharType="end"/>
      </w:r>
      <w:r>
        <w:rPr>
          <w:w w:val="100"/>
        </w:rPr>
        <w:fldChar w:fldCharType="begin"/>
      </w:r>
      <w:r w:rsidR="00C6433B">
        <w:rPr>
          <w:w w:val="100"/>
        </w:rPr>
        <w:instrText>xe "Engine callbacks:Batch process model"</w:instrText>
      </w:r>
      <w:r>
        <w:rPr>
          <w:w w:val="100"/>
        </w:rPr>
        <w:fldChar w:fldCharType="end"/>
      </w:r>
      <w:bookmarkStart w:id="942" w:name="RTF330039003100340030003a00"/>
      <w:r w:rsidR="00C6433B">
        <w:rPr>
          <w:w w:val="100"/>
        </w:rPr>
        <w:t>Engine</w:t>
      </w:r>
      <w:bookmarkEnd w:id="942"/>
      <w:r w:rsidR="00C6433B">
        <w:rPr>
          <w:w w:val="100"/>
        </w:rPr>
        <w:t xml:space="preserve"> Callbacks</w:t>
      </w:r>
    </w:p>
    <w:p w:rsidR="00302BC8" w:rsidRDefault="00C6433B">
      <w:pPr>
        <w:pStyle w:val="Body1"/>
        <w:rPr>
          <w:w w:val="100"/>
        </w:rPr>
      </w:pPr>
      <w:r>
        <w:rPr>
          <w:w w:val="100"/>
        </w:rPr>
        <w:t xml:space="preserve">The Batch process model includes the same Engine callbacks as the Sequential process model. Refer to the </w:t>
      </w:r>
      <w:r w:rsidR="00E221F4">
        <w:rPr>
          <w:rStyle w:val="ColorBlue"/>
          <w:i/>
          <w:iCs/>
          <w:w w:val="100"/>
        </w:rPr>
        <w:fldChar w:fldCharType="begin"/>
      </w:r>
      <w:r>
        <w:rPr>
          <w:rStyle w:val="ColorBlue"/>
          <w:i/>
          <w:iCs/>
          <w:w w:val="100"/>
        </w:rPr>
        <w:instrText xml:space="preserve"> REF  RTF370034003700320035003a00 \h</w:instrText>
      </w:r>
      <w:r w:rsidR="00E221F4">
        <w:rPr>
          <w:rStyle w:val="ColorBlue"/>
          <w:i/>
          <w:iCs/>
          <w:w w:val="100"/>
        </w:rPr>
      </w:r>
      <w:r w:rsidR="00E221F4">
        <w:rPr>
          <w:rStyle w:val="ColorBlue"/>
          <w:i/>
          <w:iCs/>
          <w:w w:val="100"/>
        </w:rPr>
        <w:fldChar w:fldCharType="separate"/>
      </w:r>
      <w:r>
        <w:rPr>
          <w:rStyle w:val="ColorBlue"/>
          <w:i/>
          <w:iCs/>
          <w:w w:val="100"/>
        </w:rPr>
        <w:t>Engine Callbacks</w:t>
      </w:r>
      <w:r w:rsidR="00E221F4">
        <w:rPr>
          <w:rStyle w:val="ColorBlue"/>
          <w:i/>
          <w:iCs/>
          <w:w w:val="100"/>
        </w:rPr>
        <w:fldChar w:fldCharType="end"/>
      </w:r>
      <w:r>
        <w:rPr>
          <w:w w:val="100"/>
        </w:rPr>
        <w:t xml:space="preserve"> section of the </w:t>
      </w:r>
      <w:r w:rsidR="00E221F4">
        <w:rPr>
          <w:rStyle w:val="ColorBlue"/>
          <w:i/>
          <w:iCs/>
          <w:w w:val="100"/>
        </w:rPr>
        <w:fldChar w:fldCharType="begin"/>
      </w:r>
      <w:r>
        <w:rPr>
          <w:rStyle w:val="ColorBlue"/>
          <w:i/>
          <w:iCs/>
          <w:w w:val="100"/>
        </w:rPr>
        <w:instrText xml:space="preserve"> REF  RTF320035003700320033003a00 \h</w:instrText>
      </w:r>
      <w:r w:rsidR="00E221F4">
        <w:rPr>
          <w:rStyle w:val="ColorBlue"/>
          <w:i/>
          <w:iCs/>
          <w:w w:val="100"/>
        </w:rPr>
      </w:r>
      <w:r w:rsidR="00E221F4">
        <w:rPr>
          <w:rStyle w:val="ColorBlue"/>
          <w:i/>
          <w:iCs/>
          <w:w w:val="100"/>
        </w:rPr>
        <w:fldChar w:fldCharType="separate"/>
      </w:r>
      <w:r>
        <w:rPr>
          <w:rStyle w:val="ColorBlue"/>
          <w:i/>
          <w:iCs/>
          <w:w w:val="100"/>
        </w:rPr>
        <w:t>Sequential Process Model</w:t>
      </w:r>
      <w:r w:rsidR="00E221F4">
        <w:rPr>
          <w:rStyle w:val="ColorBlue"/>
          <w:i/>
          <w:iCs/>
          <w:w w:val="100"/>
        </w:rPr>
        <w:fldChar w:fldCharType="end"/>
      </w:r>
      <w:r>
        <w:rPr>
          <w:w w:val="100"/>
        </w:rPr>
        <w:t xml:space="preserve"> section of this appendix for information about these sequences.</w:t>
      </w:r>
    </w:p>
    <w:p w:rsidR="00302BC8" w:rsidRDefault="00E221F4">
      <w:pPr>
        <w:pStyle w:val="ApxLevel2Head"/>
        <w:rPr>
          <w:w w:val="100"/>
        </w:rPr>
      </w:pPr>
      <w:r>
        <w:rPr>
          <w:w w:val="100"/>
        </w:rPr>
        <w:fldChar w:fldCharType="begin"/>
      </w:r>
      <w:r w:rsidR="00C6433B">
        <w:rPr>
          <w:w w:val="100"/>
        </w:rPr>
        <w:instrText>xe "Batch process model:Test UUTs Execution entry point"</w:instrText>
      </w:r>
      <w:r>
        <w:rPr>
          <w:w w:val="100"/>
        </w:rPr>
        <w:fldChar w:fldCharType="end"/>
      </w:r>
      <w:r>
        <w:rPr>
          <w:w w:val="100"/>
        </w:rPr>
        <w:fldChar w:fldCharType="begin"/>
      </w:r>
      <w:r w:rsidR="00C6433B">
        <w:rPr>
          <w:w w:val="100"/>
        </w:rPr>
        <w:instrText>xe "Test UUTs Execution entry point:Batch process model"</w:instrText>
      </w:r>
      <w:r>
        <w:rPr>
          <w:w w:val="100"/>
        </w:rPr>
        <w:fldChar w:fldCharType="end"/>
      </w:r>
      <w:r>
        <w:rPr>
          <w:w w:val="100"/>
        </w:rPr>
        <w:fldChar w:fldCharType="begin"/>
      </w:r>
      <w:r w:rsidR="00C6433B">
        <w:rPr>
          <w:w w:val="100"/>
        </w:rPr>
        <w:instrText>xe "Execution entry point:Test UUTs:Batch process model"</w:instrText>
      </w:r>
      <w:r>
        <w:rPr>
          <w:w w:val="100"/>
        </w:rPr>
        <w:fldChar w:fldCharType="end"/>
      </w:r>
      <w:bookmarkStart w:id="943" w:name="RTF350035003900320033003a00"/>
      <w:r w:rsidR="00C6433B">
        <w:rPr>
          <w:w w:val="100"/>
        </w:rPr>
        <w:t xml:space="preserve">Test </w:t>
      </w:r>
      <w:bookmarkEnd w:id="943"/>
      <w:r w:rsidR="00C6433B">
        <w:rPr>
          <w:w w:val="100"/>
        </w:rPr>
        <w:t>UUTs</w:t>
      </w:r>
    </w:p>
    <w:p w:rsidR="00302BC8" w:rsidRDefault="00C6433B">
      <w:pPr>
        <w:pStyle w:val="Body1"/>
        <w:keepNext/>
        <w:rPr>
          <w:w w:val="100"/>
        </w:rPr>
      </w:pPr>
      <w:r>
        <w:rPr>
          <w:w w:val="100"/>
        </w:rPr>
        <w:t>The Test UUTs Execution entry point is the sequence the controlling execution runs.</w:t>
      </w:r>
    </w:p>
    <w:p w:rsidR="00302BC8" w:rsidRDefault="00C6433B">
      <w:pPr>
        <w:pStyle w:val="Body"/>
        <w:rPr>
          <w:ins w:id="944" w:author="jgrey" w:date="2012-05-06T15:56:00Z"/>
          <w:w w:val="100"/>
        </w:rPr>
      </w:pPr>
      <w:r>
        <w:rPr>
          <w:w w:val="100"/>
        </w:rPr>
        <w:t xml:space="preserve">Open </w:t>
      </w:r>
      <w:r>
        <w:rPr>
          <w:rStyle w:val="Monospace"/>
          <w:w w:val="100"/>
        </w:rPr>
        <w:t>BatchModel.seq</w:t>
      </w:r>
      <w:r>
        <w:rPr>
          <w:w w:val="100"/>
        </w:rPr>
        <w:t xml:space="preserve"> in the sequence editor and select the </w:t>
      </w:r>
      <w:r>
        <w:rPr>
          <w:rStyle w:val="Bold"/>
          <w:w w:val="100"/>
        </w:rPr>
        <w:t>Test UUTs</w:t>
      </w:r>
      <w:r>
        <w:rPr>
          <w:w w:val="100"/>
        </w:rPr>
        <w:t xml:space="preserve"> sequence on the Sequences pane to examine the Batch process model Test UUTs Execution entry point, which performs the following significant actions:</w:t>
      </w:r>
    </w:p>
    <w:p w:rsidR="00572B3B" w:rsidRDefault="009E26C3">
      <w:pPr>
        <w:pStyle w:val="ListNumber1"/>
        <w:numPr>
          <w:ilvl w:val="0"/>
          <w:numId w:val="59"/>
        </w:numPr>
        <w:tabs>
          <w:tab w:val="clear" w:pos="2520"/>
        </w:tabs>
        <w:rPr>
          <w:ins w:id="945" w:author="Manooch Hosseini" w:date="2012-05-14T15:16:00Z"/>
          <w:w w:val="100"/>
        </w:rPr>
      </w:pPr>
      <w:ins w:id="946" w:author="jgrey" w:date="2012-05-06T15:56:00Z">
        <w:r>
          <w:rPr>
            <w:w w:val="100"/>
          </w:rPr>
          <w:t xml:space="preserve">Calls the </w:t>
        </w:r>
        <w:r w:rsidRPr="0076041D">
          <w:rPr>
            <w:w w:val="100"/>
          </w:rPr>
          <w:t xml:space="preserve">Initialize </w:t>
        </w:r>
      </w:ins>
      <w:ins w:id="947" w:author="Manooch Hosseini" w:date="2012-05-14T15:10:00Z">
        <w:r w:rsidR="00943264">
          <w:rPr>
            <w:w w:val="100"/>
          </w:rPr>
          <w:t xml:space="preserve">Execution </w:t>
        </w:r>
      </w:ins>
      <w:ins w:id="948" w:author="jgrey" w:date="2012-05-06T15:56:00Z">
        <w:r w:rsidRPr="0076041D">
          <w:rPr>
            <w:w w:val="100"/>
          </w:rPr>
          <w:t>Entry Point</w:t>
        </w:r>
        <w:r>
          <w:rPr>
            <w:w w:val="100"/>
          </w:rPr>
          <w:t xml:space="preserve"> sequence.</w:t>
        </w:r>
      </w:ins>
    </w:p>
    <w:p w:rsidR="00943264" w:rsidRPr="00943264" w:rsidRDefault="00943264" w:rsidP="00943264">
      <w:pPr>
        <w:pStyle w:val="ListNumber1"/>
        <w:numPr>
          <w:ilvl w:val="0"/>
          <w:numId w:val="59"/>
        </w:numPr>
        <w:tabs>
          <w:tab w:val="clear" w:pos="2520"/>
        </w:tabs>
        <w:rPr>
          <w:ins w:id="949" w:author="jgrey" w:date="2012-05-06T15:56:00Z"/>
          <w:w w:val="100"/>
        </w:rPr>
      </w:pPr>
      <w:ins w:id="950" w:author="Manooch Hosseini" w:date="2012-05-14T15:17:00Z">
        <w:r>
          <w:rPr>
            <w:w w:val="100"/>
          </w:rPr>
          <w:t>Calls the Initialize ModelData sequence.</w:t>
        </w:r>
      </w:ins>
    </w:p>
    <w:p w:rsidR="00572B3B" w:rsidRDefault="009E26C3">
      <w:pPr>
        <w:pStyle w:val="ListNumber"/>
        <w:numPr>
          <w:ilvl w:val="0"/>
          <w:numId w:val="59"/>
        </w:numPr>
        <w:tabs>
          <w:tab w:val="clear" w:pos="2520"/>
        </w:tabs>
        <w:rPr>
          <w:ins w:id="951" w:author="jgrey" w:date="2012-05-06T15:56:00Z"/>
          <w:w w:val="100"/>
        </w:rPr>
      </w:pPr>
      <w:ins w:id="952" w:author="jgrey" w:date="2012-05-06T15:56:00Z">
        <w:r w:rsidRPr="00695785">
          <w:rPr>
            <w:w w:val="100"/>
          </w:rPr>
          <w:t xml:space="preserve">Calls </w:t>
        </w:r>
      </w:ins>
      <w:ins w:id="953" w:author="Manooch Hosseini" w:date="2012-05-14T15:10:00Z">
        <w:r w:rsidR="00943264">
          <w:rPr>
            <w:w w:val="100"/>
          </w:rPr>
          <w:t xml:space="preserve">the </w:t>
        </w:r>
      </w:ins>
      <w:ins w:id="954" w:author="jgrey" w:date="2012-05-06T15:56:00Z">
        <w:r>
          <w:rPr>
            <w:w w:val="100"/>
          </w:rPr>
          <w:t>Model Plugins – Begin</w:t>
        </w:r>
      </w:ins>
      <w:ins w:id="955" w:author="Manooch Hosseini" w:date="2012-05-14T15:10:00Z">
        <w:r w:rsidR="00943264">
          <w:rPr>
            <w:w w:val="100"/>
          </w:rPr>
          <w:t xml:space="preserve"> sequence</w:t>
        </w:r>
      </w:ins>
      <w:ins w:id="956" w:author="jgrey" w:date="2012-05-06T15:56:00Z">
        <w:r>
          <w:rPr>
            <w:w w:val="100"/>
          </w:rPr>
          <w:t>.</w:t>
        </w:r>
      </w:ins>
    </w:p>
    <w:p w:rsidR="00572B3B" w:rsidRDefault="009E26C3">
      <w:pPr>
        <w:pStyle w:val="ListNumber1"/>
        <w:numPr>
          <w:ilvl w:val="0"/>
          <w:numId w:val="59"/>
        </w:numPr>
        <w:tabs>
          <w:tab w:val="clear" w:pos="2520"/>
        </w:tabs>
        <w:rPr>
          <w:ins w:id="957" w:author="jgrey" w:date="2012-05-07T09:21:00Z"/>
          <w:w w:val="100"/>
        </w:rPr>
      </w:pPr>
      <w:ins w:id="958" w:author="jgrey" w:date="2012-05-06T15:56:00Z">
        <w:r>
          <w:rPr>
            <w:w w:val="100"/>
          </w:rPr>
          <w:t>Calls the ProcessSetup callback.</w:t>
        </w:r>
      </w:ins>
    </w:p>
    <w:p w:rsidR="00572B3B" w:rsidRDefault="00907AD7">
      <w:pPr>
        <w:pStyle w:val="ListNumber"/>
        <w:numPr>
          <w:ilvl w:val="0"/>
          <w:numId w:val="59"/>
        </w:numPr>
        <w:rPr>
          <w:ins w:id="959" w:author="jgrey" w:date="2012-05-07T09:22:00Z"/>
          <w:w w:val="100"/>
        </w:rPr>
      </w:pPr>
      <w:ins w:id="960" w:author="jgrey" w:date="2012-05-07T09:21:00Z">
        <w:r>
          <w:rPr>
            <w:w w:val="100"/>
          </w:rPr>
          <w:t>Calls the PreBatchLoop callback.</w:t>
        </w:r>
      </w:ins>
    </w:p>
    <w:p w:rsidR="00572B3B" w:rsidRDefault="00907AD7">
      <w:pPr>
        <w:pStyle w:val="ListNumber"/>
        <w:numPr>
          <w:ilvl w:val="0"/>
          <w:numId w:val="59"/>
        </w:numPr>
        <w:rPr>
          <w:ins w:id="961" w:author="jgrey" w:date="2012-05-07T09:22:00Z"/>
          <w:w w:val="100"/>
        </w:rPr>
      </w:pPr>
      <w:ins w:id="962" w:author="jgrey" w:date="2012-05-07T09:22:00Z">
        <w:r w:rsidRPr="00907AD7">
          <w:rPr>
            <w:w w:val="100"/>
          </w:rPr>
          <w:t xml:space="preserve">Creates and initializes the test socket executions. Refer to the </w:t>
        </w:r>
        <w:r w:rsidR="00E221F4" w:rsidRPr="00907AD7">
          <w:rPr>
            <w:rStyle w:val="ColorBlue"/>
            <w:i/>
            <w:iCs/>
            <w:w w:val="100"/>
          </w:rPr>
          <w:fldChar w:fldCharType="begin"/>
        </w:r>
        <w:r w:rsidRPr="00907AD7">
          <w:rPr>
            <w:rStyle w:val="ColorBlue"/>
            <w:i/>
            <w:iCs/>
            <w:w w:val="100"/>
          </w:rPr>
          <w:instrText xml:space="preserve"> REF  RTF340037003700350033003a00 \h</w:instrText>
        </w:r>
      </w:ins>
      <w:r w:rsidR="00E221F4" w:rsidRPr="00907AD7">
        <w:rPr>
          <w:rStyle w:val="ColorBlue"/>
          <w:i/>
          <w:iCs/>
          <w:w w:val="100"/>
        </w:rPr>
      </w:r>
      <w:ins w:id="963" w:author="jgrey" w:date="2012-05-07T09:22:00Z">
        <w:r w:rsidR="00E221F4" w:rsidRPr="00907AD7">
          <w:rPr>
            <w:rStyle w:val="ColorBlue"/>
            <w:i/>
            <w:iCs/>
            <w:w w:val="100"/>
          </w:rPr>
          <w:fldChar w:fldCharType="separate"/>
        </w:r>
        <w:r w:rsidRPr="00907AD7">
          <w:rPr>
            <w:rStyle w:val="ColorBlue"/>
            <w:i/>
            <w:iCs/>
            <w:w w:val="100"/>
          </w:rPr>
          <w:t>Test UUTs – Test Socket Entry Point</w:t>
        </w:r>
        <w:r w:rsidR="00E221F4" w:rsidRPr="00907AD7">
          <w:rPr>
            <w:rStyle w:val="ColorBlue"/>
            <w:i/>
            <w:iCs/>
            <w:w w:val="100"/>
          </w:rPr>
          <w:fldChar w:fldCharType="end"/>
        </w:r>
        <w:r w:rsidRPr="00907AD7">
          <w:rPr>
            <w:i/>
            <w:iCs/>
            <w:w w:val="100"/>
          </w:rPr>
          <w:t xml:space="preserve"> section o</w:t>
        </w:r>
        <w:r>
          <w:rPr>
            <w:w w:val="100"/>
          </w:rPr>
          <w:t>f</w:t>
        </w:r>
        <w:r w:rsidRPr="00907AD7">
          <w:rPr>
            <w:i/>
            <w:iCs/>
            <w:w w:val="100"/>
          </w:rPr>
          <w:t xml:space="preserve"> the </w:t>
        </w:r>
        <w:r w:rsidR="00E221F4" w:rsidRPr="00907AD7">
          <w:rPr>
            <w:rStyle w:val="ColorBlue"/>
            <w:i/>
            <w:iCs/>
            <w:w w:val="100"/>
          </w:rPr>
          <w:fldChar w:fldCharType="begin"/>
        </w:r>
        <w:r w:rsidRPr="00907AD7">
          <w:rPr>
            <w:rStyle w:val="ColorBlue"/>
            <w:i/>
            <w:iCs/>
            <w:w w:val="100"/>
          </w:rPr>
          <w:instrText xml:space="preserve"> REF  RTF360030003700380034003a00 \h</w:instrText>
        </w:r>
      </w:ins>
      <w:r w:rsidR="00E221F4" w:rsidRPr="00907AD7">
        <w:rPr>
          <w:rStyle w:val="ColorBlue"/>
          <w:i/>
          <w:iCs/>
          <w:w w:val="100"/>
        </w:rPr>
      </w:r>
      <w:ins w:id="964" w:author="jgrey" w:date="2012-05-07T09:22:00Z">
        <w:r w:rsidR="00E221F4" w:rsidRPr="00907AD7">
          <w:rPr>
            <w:rStyle w:val="ColorBlue"/>
            <w:i/>
            <w:iCs/>
            <w:w w:val="100"/>
          </w:rPr>
          <w:fldChar w:fldCharType="separate"/>
        </w:r>
        <w:r w:rsidRPr="00907AD7">
          <w:rPr>
            <w:rStyle w:val="ColorBlue"/>
            <w:i/>
            <w:iCs/>
            <w:w w:val="100"/>
          </w:rPr>
          <w:t>Batch Process Model</w:t>
        </w:r>
        <w:r w:rsidR="00E221F4" w:rsidRPr="00907AD7">
          <w:rPr>
            <w:rStyle w:val="ColorBlue"/>
            <w:i/>
            <w:iCs/>
            <w:w w:val="100"/>
          </w:rPr>
          <w:fldChar w:fldCharType="end"/>
        </w:r>
        <w:r w:rsidRPr="00907AD7">
          <w:rPr>
            <w:i/>
            <w:iCs/>
            <w:w w:val="100"/>
          </w:rPr>
          <w:t xml:space="preserve"> section of this appendix </w:t>
        </w:r>
        <w:r>
          <w:rPr>
            <w:w w:val="100"/>
          </w:rPr>
          <w:t>f</w:t>
        </w:r>
        <w:r w:rsidRPr="00907AD7">
          <w:rPr>
            <w:i/>
            <w:iCs/>
            <w:w w:val="100"/>
          </w:rPr>
          <w:t>or more information a</w:t>
        </w:r>
        <w:r w:rsidRPr="00907AD7">
          <w:rPr>
            <w:w w:val="100"/>
          </w:rPr>
          <w:t>bout the sequence file the test socket executions run.</w:t>
        </w:r>
      </w:ins>
    </w:p>
    <w:p w:rsidR="00572B3B" w:rsidRDefault="00907AD7">
      <w:pPr>
        <w:pStyle w:val="ListNumber"/>
        <w:numPr>
          <w:ilvl w:val="0"/>
          <w:numId w:val="59"/>
        </w:numPr>
        <w:rPr>
          <w:ins w:id="965" w:author="jgrey" w:date="2012-05-07T09:22:00Z"/>
          <w:w w:val="100"/>
        </w:rPr>
      </w:pPr>
      <w:ins w:id="966" w:author="jgrey" w:date="2012-05-07T09:22:00Z">
        <w:r w:rsidRPr="00907AD7">
          <w:rPr>
            <w:w w:val="100"/>
          </w:rPr>
          <w:t>Calls the Run Batch Info Dialog utility sequence</w:t>
        </w:r>
        <w:r>
          <w:rPr>
            <w:w w:val="100"/>
          </w:rPr>
          <w:t>.</w:t>
        </w:r>
      </w:ins>
    </w:p>
    <w:p w:rsidR="00572B3B" w:rsidRDefault="00572B3B">
      <w:pPr>
        <w:pStyle w:val="ListNumber"/>
        <w:ind w:left="1800" w:firstLine="0"/>
        <w:rPr>
          <w:del w:id="967" w:author="jgrey" w:date="2012-05-07T09:22:00Z"/>
          <w:w w:val="100"/>
        </w:rPr>
      </w:pPr>
    </w:p>
    <w:p w:rsidR="00572B3B" w:rsidRDefault="00C6433B">
      <w:pPr>
        <w:pStyle w:val="ListNumber1"/>
        <w:ind w:left="1800" w:firstLine="0"/>
        <w:rPr>
          <w:del w:id="968" w:author="jgrey" w:date="2012-05-06T15:56:00Z"/>
          <w:w w:val="100"/>
        </w:rPr>
      </w:pPr>
      <w:del w:id="969" w:author="jgrey" w:date="2012-05-06T15:56:00Z">
        <w:r w:rsidDel="009E26C3">
          <w:rPr>
            <w:w w:val="100"/>
          </w:rPr>
          <w:delText>Calls the ProcessSetup callback.</w:delText>
        </w:r>
      </w:del>
    </w:p>
    <w:p w:rsidR="00572B3B" w:rsidRDefault="00C6433B">
      <w:pPr>
        <w:pStyle w:val="ListNumber"/>
        <w:ind w:left="1800" w:firstLine="0"/>
        <w:rPr>
          <w:del w:id="970" w:author="jgrey" w:date="2012-05-07T09:22:00Z"/>
          <w:w w:val="100"/>
        </w:rPr>
      </w:pPr>
      <w:del w:id="971" w:author="jgrey" w:date="2012-05-06T15:56:00Z">
        <w:r w:rsidDel="009E26C3">
          <w:rPr>
            <w:w w:val="100"/>
          </w:rPr>
          <w:delText>Calls the Get Model Options utility sequence</w:delText>
        </w:r>
      </w:del>
      <w:del w:id="972" w:author="jgrey" w:date="2012-05-07T09:22:00Z">
        <w:r w:rsidDel="00907AD7">
          <w:rPr>
            <w:w w:val="100"/>
          </w:rPr>
          <w:delText>.</w:delText>
        </w:r>
      </w:del>
    </w:p>
    <w:p w:rsidR="00572B3B" w:rsidRDefault="00C6433B">
      <w:pPr>
        <w:pStyle w:val="ListNumber"/>
        <w:ind w:left="1800" w:firstLine="0"/>
        <w:rPr>
          <w:del w:id="973" w:author="jgrey" w:date="2012-05-07T09:21:00Z"/>
          <w:w w:val="100"/>
        </w:rPr>
      </w:pPr>
      <w:del w:id="974" w:author="jgrey" w:date="2012-05-07T09:21:00Z">
        <w:r w:rsidRPr="00907AD7" w:rsidDel="00907AD7">
          <w:rPr>
            <w:w w:val="100"/>
          </w:rPr>
          <w:delText>Calls the PreBatchLoop callback.</w:delText>
        </w:r>
      </w:del>
    </w:p>
    <w:p w:rsidR="00572B3B" w:rsidRDefault="00C6433B">
      <w:pPr>
        <w:pStyle w:val="ListNumber"/>
        <w:ind w:left="1800" w:firstLine="0"/>
        <w:rPr>
          <w:del w:id="975" w:author="jgrey" w:date="2012-05-06T15:56:00Z"/>
          <w:w w:val="100"/>
        </w:rPr>
      </w:pPr>
      <w:del w:id="976" w:author="jgrey" w:date="2012-05-06T15:56:00Z">
        <w:r w:rsidRPr="00907AD7" w:rsidDel="009E26C3">
          <w:rPr>
            <w:w w:val="100"/>
          </w:rPr>
          <w:delText>Calls the Get Station Info utility sequence.</w:delText>
        </w:r>
      </w:del>
    </w:p>
    <w:p w:rsidR="00572B3B" w:rsidRDefault="00C6433B">
      <w:pPr>
        <w:pStyle w:val="ListNumber"/>
        <w:ind w:left="1800" w:firstLine="0"/>
        <w:rPr>
          <w:del w:id="977" w:author="jgrey" w:date="2012-05-06T15:56:00Z"/>
          <w:w w:val="100"/>
        </w:rPr>
      </w:pPr>
      <w:del w:id="978" w:author="jgrey" w:date="2012-05-06T15:56:00Z">
        <w:r w:rsidDel="009E26C3">
          <w:rPr>
            <w:w w:val="100"/>
          </w:rPr>
          <w:delText>Calls the Get Report Options utility sequence.</w:delText>
        </w:r>
      </w:del>
    </w:p>
    <w:p w:rsidR="00572B3B" w:rsidRDefault="00C6433B">
      <w:pPr>
        <w:pStyle w:val="ListNumber"/>
        <w:ind w:left="1800" w:firstLine="0"/>
        <w:rPr>
          <w:del w:id="979" w:author="jgrey" w:date="2012-05-07T09:22:00Z"/>
          <w:w w:val="100"/>
        </w:rPr>
      </w:pPr>
      <w:del w:id="980" w:author="jgrey" w:date="2012-05-06T15:56:00Z">
        <w:r w:rsidRPr="009E26C3" w:rsidDel="009E26C3">
          <w:rPr>
            <w:w w:val="100"/>
          </w:rPr>
          <w:delText>Calls the Get Database Options utility sequence</w:delText>
        </w:r>
      </w:del>
      <w:del w:id="981" w:author="jgrey" w:date="2012-05-07T09:22:00Z">
        <w:r w:rsidRPr="009E26C3" w:rsidDel="00907AD7">
          <w:rPr>
            <w:w w:val="100"/>
          </w:rPr>
          <w:delText>.</w:delText>
        </w:r>
      </w:del>
    </w:p>
    <w:p w:rsidR="00572B3B" w:rsidRDefault="00C6433B">
      <w:pPr>
        <w:pStyle w:val="ListNumber"/>
        <w:ind w:left="1800" w:firstLine="0"/>
        <w:rPr>
          <w:del w:id="982" w:author="jgrey" w:date="2012-05-07T09:22:00Z"/>
          <w:w w:val="100"/>
        </w:rPr>
      </w:pPr>
      <w:del w:id="983" w:author="jgrey" w:date="2012-05-07T09:22:00Z">
        <w:r w:rsidRPr="00907AD7" w:rsidDel="00907AD7">
          <w:rPr>
            <w:w w:val="100"/>
          </w:rPr>
          <w:delText xml:space="preserve">Creates and initializes the test socket executions. Refer to the </w:delText>
        </w:r>
        <w:r w:rsidR="00E221F4" w:rsidRPr="00907AD7" w:rsidDel="00907AD7">
          <w:rPr>
            <w:rStyle w:val="ColorBlue"/>
            <w:i/>
            <w:iCs/>
          </w:rPr>
          <w:fldChar w:fldCharType="begin"/>
        </w:r>
        <w:r w:rsidRPr="00907AD7" w:rsidDel="00907AD7">
          <w:rPr>
            <w:rStyle w:val="ColorBlue"/>
            <w:i/>
            <w:iCs/>
            <w:w w:val="100"/>
          </w:rPr>
          <w:delInstrText xml:space="preserve"> REF  RTF340037003700350033003a00 \h</w:delInstrText>
        </w:r>
        <w:r w:rsidR="00E221F4" w:rsidRPr="00907AD7" w:rsidDel="00907AD7">
          <w:rPr>
            <w:rStyle w:val="ColorBlue"/>
            <w:i/>
            <w:iCs/>
          </w:rPr>
        </w:r>
        <w:r w:rsidR="00E221F4" w:rsidRPr="00907AD7" w:rsidDel="00907AD7">
          <w:rPr>
            <w:rStyle w:val="ColorBlue"/>
            <w:i/>
            <w:iCs/>
          </w:rPr>
          <w:fldChar w:fldCharType="separate"/>
        </w:r>
        <w:r w:rsidRPr="00907AD7" w:rsidDel="00907AD7">
          <w:rPr>
            <w:rStyle w:val="ColorBlue"/>
            <w:i/>
            <w:iCs/>
            <w:w w:val="100"/>
          </w:rPr>
          <w:delText>Test UUTs – Test Socket Entry Point</w:delText>
        </w:r>
        <w:r w:rsidR="00E221F4" w:rsidRPr="00907AD7" w:rsidDel="00907AD7">
          <w:rPr>
            <w:rStyle w:val="ColorBlue"/>
            <w:i/>
            <w:iCs/>
          </w:rPr>
          <w:fldChar w:fldCharType="end"/>
        </w:r>
        <w:r w:rsidR="00A4676B" w:rsidRPr="00A4676B">
          <w:rPr>
            <w:i/>
            <w:iCs/>
          </w:rPr>
          <w:delText xml:space="preserve"> section o</w:delText>
        </w:r>
        <w:r w:rsidDel="00907AD7">
          <w:rPr>
            <w:w w:val="100"/>
          </w:rPr>
          <w:delText>f</w:delText>
        </w:r>
        <w:r w:rsidR="00A4676B" w:rsidRPr="00A4676B">
          <w:rPr>
            <w:i/>
            <w:iCs/>
          </w:rPr>
          <w:delText xml:space="preserve"> the </w:delText>
        </w:r>
        <w:r w:rsidR="00E221F4" w:rsidRPr="00907AD7" w:rsidDel="00907AD7">
          <w:rPr>
            <w:rStyle w:val="ColorBlue"/>
            <w:i/>
            <w:iCs/>
          </w:rPr>
          <w:fldChar w:fldCharType="begin"/>
        </w:r>
        <w:r w:rsidRPr="00907AD7" w:rsidDel="00907AD7">
          <w:rPr>
            <w:rStyle w:val="ColorBlue"/>
            <w:i/>
            <w:iCs/>
            <w:w w:val="100"/>
          </w:rPr>
          <w:delInstrText xml:space="preserve"> REF  RTF360030003700380034003a00 \h</w:delInstrText>
        </w:r>
        <w:r w:rsidR="00E221F4" w:rsidRPr="00907AD7" w:rsidDel="00907AD7">
          <w:rPr>
            <w:rStyle w:val="ColorBlue"/>
            <w:i/>
            <w:iCs/>
          </w:rPr>
        </w:r>
        <w:r w:rsidR="00E221F4" w:rsidRPr="00907AD7" w:rsidDel="00907AD7">
          <w:rPr>
            <w:rStyle w:val="ColorBlue"/>
            <w:i/>
            <w:iCs/>
          </w:rPr>
          <w:fldChar w:fldCharType="separate"/>
        </w:r>
        <w:r w:rsidRPr="00907AD7" w:rsidDel="00907AD7">
          <w:rPr>
            <w:rStyle w:val="ColorBlue"/>
            <w:i/>
            <w:iCs/>
            <w:w w:val="100"/>
          </w:rPr>
          <w:delText>Batch Process Model</w:delText>
        </w:r>
        <w:r w:rsidR="00E221F4" w:rsidRPr="00907AD7" w:rsidDel="00907AD7">
          <w:rPr>
            <w:rStyle w:val="ColorBlue"/>
            <w:i/>
            <w:iCs/>
          </w:rPr>
          <w:fldChar w:fldCharType="end"/>
        </w:r>
        <w:r w:rsidR="00A4676B" w:rsidRPr="00A4676B">
          <w:rPr>
            <w:i/>
            <w:iCs/>
          </w:rPr>
          <w:delText xml:space="preserve"> section of this </w:delText>
        </w:r>
        <w:r w:rsidR="00A4676B" w:rsidRPr="00A4676B">
          <w:rPr>
            <w:i/>
            <w:iCs/>
          </w:rPr>
          <w:lastRenderedPageBreak/>
          <w:delText xml:space="preserve">appendix </w:delText>
        </w:r>
        <w:r w:rsidDel="00907AD7">
          <w:rPr>
            <w:w w:val="100"/>
          </w:rPr>
          <w:delText>f</w:delText>
        </w:r>
        <w:r w:rsidR="00A4676B" w:rsidRPr="00A4676B">
          <w:rPr>
            <w:i/>
            <w:iCs/>
          </w:rPr>
          <w:delText>or more information a</w:delText>
        </w:r>
        <w:r w:rsidRPr="00907AD7" w:rsidDel="00907AD7">
          <w:rPr>
            <w:w w:val="100"/>
          </w:rPr>
          <w:delText>bout the sequence file the test socket executions run.</w:delText>
        </w:r>
      </w:del>
    </w:p>
    <w:p w:rsidR="00572B3B" w:rsidRDefault="00C6433B">
      <w:pPr>
        <w:pStyle w:val="ListNumber"/>
        <w:ind w:left="1800" w:firstLine="0"/>
        <w:rPr>
          <w:del w:id="984" w:author="jgrey" w:date="2012-05-07T09:22:00Z"/>
          <w:w w:val="100"/>
        </w:rPr>
      </w:pPr>
      <w:del w:id="985" w:author="jgrey" w:date="2012-05-07T09:22:00Z">
        <w:r w:rsidRPr="00907AD7" w:rsidDel="00907AD7">
          <w:rPr>
            <w:w w:val="100"/>
          </w:rPr>
          <w:delText>Calls the Run Batch Info Dialog utility sequence</w:delText>
        </w:r>
        <w:r w:rsidDel="00907AD7">
          <w:rPr>
            <w:w w:val="100"/>
          </w:rPr>
          <w:delText>.</w:delText>
        </w:r>
      </w:del>
    </w:p>
    <w:p w:rsidR="00572B3B" w:rsidRDefault="00C6433B">
      <w:pPr>
        <w:pStyle w:val="ListNumber"/>
        <w:numPr>
          <w:ilvl w:val="0"/>
          <w:numId w:val="59"/>
        </w:numPr>
        <w:rPr>
          <w:w w:val="100"/>
        </w:rPr>
      </w:pPr>
      <w:r>
        <w:rPr>
          <w:w w:val="100"/>
        </w:rPr>
        <w:t xml:space="preserve">Calls the </w:t>
      </w:r>
      <w:del w:id="986" w:author="jgrey" w:date="2012-05-07T09:23:00Z">
        <w:r w:rsidDel="00907AD7">
          <w:rPr>
            <w:w w:val="100"/>
          </w:rPr>
          <w:delText xml:space="preserve">ProcessTestSocketRequests </w:delText>
        </w:r>
      </w:del>
      <w:proofErr w:type="spellStart"/>
      <w:ins w:id="987" w:author="jgrey" w:date="2012-05-07T09:23:00Z">
        <w:r w:rsidR="00907AD7">
          <w:rPr>
            <w:w w:val="100"/>
          </w:rPr>
          <w:t>WaitForTestSocke</w:t>
        </w:r>
      </w:ins>
      <w:ins w:id="988" w:author="jgrey" w:date="2012-05-07T09:24:00Z">
        <w:r w:rsidR="00907AD7">
          <w:rPr>
            <w:w w:val="100"/>
          </w:rPr>
          <w:t>ts</w:t>
        </w:r>
        <w:del w:id="989" w:author="Manooch Hosseini" w:date="2012-05-14T15:11:00Z">
          <w:r w:rsidR="00907AD7" w:rsidDel="00943264">
            <w:rPr>
              <w:w w:val="100"/>
            </w:rPr>
            <w:delText xml:space="preserve"> </w:delText>
          </w:r>
        </w:del>
      </w:ins>
      <w:del w:id="990" w:author="Manooch Hosseini" w:date="2012-05-14T15:11:00Z">
        <w:r w:rsidDel="00943264">
          <w:rPr>
            <w:w w:val="100"/>
          </w:rPr>
          <w:delText xml:space="preserve">utility </w:delText>
        </w:r>
      </w:del>
      <w:del w:id="991" w:author="jgrey" w:date="2012-05-07T09:24:00Z">
        <w:r w:rsidDel="00907AD7">
          <w:rPr>
            <w:w w:val="100"/>
          </w:rPr>
          <w:delText xml:space="preserve">sequence </w:delText>
        </w:r>
      </w:del>
      <w:ins w:id="992" w:author="jgrey" w:date="2012-05-07T09:24:00Z">
        <w:r w:rsidR="00907AD7">
          <w:rPr>
            <w:w w:val="100"/>
          </w:rPr>
          <w:t>method</w:t>
        </w:r>
        <w:proofErr w:type="spellEnd"/>
        <w:r w:rsidR="00907AD7">
          <w:rPr>
            <w:w w:val="100"/>
          </w:rPr>
          <w:t xml:space="preserve"> </w:t>
        </w:r>
      </w:ins>
      <w:r>
        <w:rPr>
          <w:w w:val="100"/>
        </w:rPr>
        <w:t xml:space="preserve">to wait for and monitor test socket executions </w:t>
      </w:r>
      <w:del w:id="993" w:author="Manooch Hosseini" w:date="2012-05-15T15:24:00Z">
        <w:r w:rsidDel="002C41D5">
          <w:rPr>
            <w:w w:val="100"/>
          </w:rPr>
          <w:delText xml:space="preserve">as </w:delText>
        </w:r>
      </w:del>
      <w:ins w:id="994" w:author="Manooch Hosseini" w:date="2012-05-15T15:24:00Z">
        <w:r w:rsidR="002C41D5">
          <w:rPr>
            <w:w w:val="100"/>
          </w:rPr>
          <w:t xml:space="preserve">until </w:t>
        </w:r>
      </w:ins>
      <w:r>
        <w:rPr>
          <w:w w:val="100"/>
        </w:rPr>
        <w:t xml:space="preserve">the test sockets </w:t>
      </w:r>
      <w:ins w:id="995" w:author="Manooch Hosseini" w:date="2012-05-15T15:24:00Z">
        <w:r w:rsidR="002C41D5">
          <w:rPr>
            <w:w w:val="100"/>
          </w:rPr>
          <w:t>reach the Initialize sync point</w:t>
        </w:r>
      </w:ins>
      <w:del w:id="996" w:author="Manooch Hosseini" w:date="2012-05-15T15:23:00Z">
        <w:r w:rsidDel="002C41D5">
          <w:rPr>
            <w:w w:val="100"/>
          </w:rPr>
          <w:delText>synchronize before beginning initialization</w:delText>
        </w:r>
      </w:del>
      <w:r>
        <w:rPr>
          <w:w w:val="100"/>
        </w:rPr>
        <w:t>.</w:t>
      </w:r>
    </w:p>
    <w:p w:rsidR="00572B3B" w:rsidRDefault="00C6433B">
      <w:pPr>
        <w:pStyle w:val="ListNumber"/>
        <w:numPr>
          <w:ilvl w:val="0"/>
          <w:numId w:val="59"/>
        </w:numPr>
        <w:rPr>
          <w:w w:val="100"/>
        </w:rPr>
      </w:pPr>
      <w:r>
        <w:rPr>
          <w:w w:val="100"/>
        </w:rPr>
        <w:t>Calls the Add TestSocket Threads to Batch utility sequence.</w:t>
      </w:r>
    </w:p>
    <w:p w:rsidR="00572B3B" w:rsidRDefault="00C6433B">
      <w:pPr>
        <w:pStyle w:val="ListNumber"/>
        <w:numPr>
          <w:ilvl w:val="0"/>
          <w:numId w:val="59"/>
        </w:numPr>
        <w:rPr>
          <w:w w:val="100"/>
        </w:rPr>
      </w:pPr>
      <w:r>
        <w:rPr>
          <w:w w:val="100"/>
        </w:rPr>
        <w:t xml:space="preserve">Calls the </w:t>
      </w:r>
      <w:ins w:id="997" w:author="jgrey" w:date="2012-05-07T09:25:00Z">
        <w:r w:rsidR="00907AD7">
          <w:rPr>
            <w:w w:val="100"/>
          </w:rPr>
          <w:t xml:space="preserve">AllowTestSocketsToContinue </w:t>
        </w:r>
      </w:ins>
      <w:del w:id="998" w:author="jgrey" w:date="2012-05-07T09:25:00Z">
        <w:r w:rsidDel="00907AD7">
          <w:rPr>
            <w:w w:val="100"/>
          </w:rPr>
          <w:delText xml:space="preserve">Notify TestSocket Threads </w:delText>
        </w:r>
      </w:del>
      <w:del w:id="999" w:author="Manooch Hosseini" w:date="2012-05-14T15:18:00Z">
        <w:r w:rsidDel="00EA2453">
          <w:rPr>
            <w:w w:val="100"/>
          </w:rPr>
          <w:delText xml:space="preserve">utility </w:delText>
        </w:r>
      </w:del>
      <w:del w:id="1000" w:author="jgrey" w:date="2012-05-07T09:25:00Z">
        <w:r w:rsidDel="00907AD7">
          <w:rPr>
            <w:w w:val="100"/>
          </w:rPr>
          <w:delText xml:space="preserve">sequence </w:delText>
        </w:r>
      </w:del>
      <w:ins w:id="1001" w:author="jgrey" w:date="2012-05-07T09:25:00Z">
        <w:r w:rsidR="00907AD7">
          <w:rPr>
            <w:w w:val="100"/>
          </w:rPr>
          <w:t xml:space="preserve">method </w:t>
        </w:r>
      </w:ins>
      <w:r>
        <w:rPr>
          <w:w w:val="100"/>
        </w:rPr>
        <w:t xml:space="preserve">to notify test sockets to continue </w:t>
      </w:r>
      <w:del w:id="1002" w:author="Manooch Hosseini" w:date="2012-05-15T15:24:00Z">
        <w:r w:rsidDel="002C41D5">
          <w:rPr>
            <w:w w:val="100"/>
          </w:rPr>
          <w:delText>initialization</w:delText>
        </w:r>
      </w:del>
      <w:ins w:id="1003" w:author="Manooch Hosseini" w:date="2012-05-15T15:24:00Z">
        <w:r w:rsidR="002C41D5">
          <w:rPr>
            <w:w w:val="100"/>
          </w:rPr>
          <w:t>passed the Initialize sync point</w:t>
        </w:r>
      </w:ins>
      <w:r>
        <w:rPr>
          <w:w w:val="100"/>
        </w:rPr>
        <w:t>.</w:t>
      </w:r>
    </w:p>
    <w:p w:rsidR="00572B3B" w:rsidRDefault="00C6433B">
      <w:pPr>
        <w:pStyle w:val="ListNumber"/>
        <w:numPr>
          <w:ilvl w:val="0"/>
          <w:numId w:val="59"/>
        </w:numPr>
        <w:rPr>
          <w:w w:val="100"/>
        </w:rPr>
      </w:pPr>
      <w:del w:id="1004" w:author="jgrey" w:date="2012-05-07T10:32:00Z">
        <w:r w:rsidDel="001A16EA">
          <w:rPr>
            <w:w w:val="100"/>
          </w:rPr>
          <w:delText>Increments the Batch index.</w:delText>
        </w:r>
      </w:del>
      <w:ins w:id="1005" w:author="jgrey" w:date="2012-05-07T10:32:00Z">
        <w:r w:rsidR="001A16EA">
          <w:rPr>
            <w:w w:val="100"/>
          </w:rPr>
          <w:t xml:space="preserve">Begins the </w:t>
        </w:r>
      </w:ins>
      <w:ins w:id="1006" w:author="Manooch Hosseini" w:date="2012-05-14T17:28:00Z">
        <w:r w:rsidR="00A7688B">
          <w:rPr>
            <w:w w:val="100"/>
          </w:rPr>
          <w:t>B</w:t>
        </w:r>
      </w:ins>
      <w:ins w:id="1007" w:author="jgrey" w:date="2012-05-07T10:32:00Z">
        <w:del w:id="1008" w:author="Manooch Hosseini" w:date="2012-05-14T17:28:00Z">
          <w:r w:rsidR="001A16EA" w:rsidDel="00A7688B">
            <w:rPr>
              <w:w w:val="100"/>
            </w:rPr>
            <w:delText>b</w:delText>
          </w:r>
        </w:del>
        <w:r w:rsidR="001A16EA">
          <w:rPr>
            <w:w w:val="100"/>
          </w:rPr>
          <w:t>atch</w:t>
        </w:r>
      </w:ins>
      <w:ins w:id="1009" w:author="Manooch Hosseini" w:date="2012-05-14T17:28:00Z">
        <w:r w:rsidR="00A7688B">
          <w:rPr>
            <w:w w:val="100"/>
          </w:rPr>
          <w:t xml:space="preserve"> For</w:t>
        </w:r>
      </w:ins>
      <w:ins w:id="1010" w:author="jgrey" w:date="2012-05-07T10:32:00Z">
        <w:r w:rsidR="001A16EA">
          <w:rPr>
            <w:w w:val="100"/>
          </w:rPr>
          <w:t xml:space="preserve"> loop</w:t>
        </w:r>
      </w:ins>
      <w:ins w:id="1011" w:author="Manooch Hosseini" w:date="2012-05-14T17:28:00Z">
        <w:r w:rsidR="00A7688B">
          <w:rPr>
            <w:w w:val="100"/>
          </w:rPr>
          <w:t>.</w:t>
        </w:r>
      </w:ins>
    </w:p>
    <w:p w:rsidR="00572B3B" w:rsidRDefault="00C6433B">
      <w:pPr>
        <w:pStyle w:val="ListNumber"/>
        <w:numPr>
          <w:ilvl w:val="0"/>
          <w:numId w:val="59"/>
        </w:numPr>
        <w:rPr>
          <w:w w:val="100"/>
        </w:rPr>
      </w:pPr>
      <w:r>
        <w:rPr>
          <w:w w:val="100"/>
        </w:rPr>
        <w:t xml:space="preserve">Calls the </w:t>
      </w:r>
      <w:del w:id="1012" w:author="jgrey" w:date="2012-05-07T09:26:00Z">
        <w:r w:rsidDel="00907AD7">
          <w:rPr>
            <w:w w:val="100"/>
          </w:rPr>
          <w:delText xml:space="preserve">ProcessTestSocketRequests </w:delText>
        </w:r>
      </w:del>
      <w:ins w:id="1013" w:author="jgrey" w:date="2012-05-07T09:26:00Z">
        <w:r w:rsidR="00907AD7">
          <w:rPr>
            <w:w w:val="100"/>
          </w:rPr>
          <w:t>WaitForTestSockets</w:t>
        </w:r>
        <w:del w:id="1014" w:author="Manooch Hosseini" w:date="2012-05-14T15:18:00Z">
          <w:r w:rsidR="00907AD7" w:rsidDel="00EA2453">
            <w:rPr>
              <w:w w:val="100"/>
            </w:rPr>
            <w:delText xml:space="preserve"> </w:delText>
          </w:r>
        </w:del>
      </w:ins>
      <w:del w:id="1015" w:author="Manooch Hosseini" w:date="2012-05-14T15:18:00Z">
        <w:r w:rsidDel="00EA2453">
          <w:rPr>
            <w:w w:val="100"/>
          </w:rPr>
          <w:delText xml:space="preserve">utility </w:delText>
        </w:r>
      </w:del>
      <w:del w:id="1016" w:author="jgrey" w:date="2012-05-07T09:26:00Z">
        <w:r w:rsidDel="00907AD7">
          <w:rPr>
            <w:w w:val="100"/>
          </w:rPr>
          <w:delText xml:space="preserve">sequence </w:delText>
        </w:r>
      </w:del>
      <w:ins w:id="1017" w:author="Manooch Hosseini" w:date="2012-05-14T15:18:00Z">
        <w:r w:rsidR="00EA2453">
          <w:rPr>
            <w:w w:val="100"/>
          </w:rPr>
          <w:t xml:space="preserve"> </w:t>
        </w:r>
      </w:ins>
      <w:ins w:id="1018" w:author="jgrey" w:date="2012-05-07T09:26:00Z">
        <w:r w:rsidR="00907AD7">
          <w:rPr>
            <w:w w:val="100"/>
          </w:rPr>
          <w:t xml:space="preserve">method </w:t>
        </w:r>
      </w:ins>
      <w:r>
        <w:rPr>
          <w:w w:val="100"/>
        </w:rPr>
        <w:t xml:space="preserve">to wait for and monitor test socket executions </w:t>
      </w:r>
      <w:del w:id="1019" w:author="Manooch Hosseini" w:date="2012-05-15T15:25:00Z">
        <w:r w:rsidDel="00D6121C">
          <w:rPr>
            <w:w w:val="100"/>
          </w:rPr>
          <w:delText xml:space="preserve">as </w:delText>
        </w:r>
      </w:del>
      <w:ins w:id="1020" w:author="Manooch Hosseini" w:date="2012-05-15T15:25:00Z">
        <w:r w:rsidR="00D6121C">
          <w:rPr>
            <w:w w:val="100"/>
          </w:rPr>
          <w:t xml:space="preserve">until </w:t>
        </w:r>
      </w:ins>
      <w:r>
        <w:rPr>
          <w:w w:val="100"/>
        </w:rPr>
        <w:t xml:space="preserve">the test sockets </w:t>
      </w:r>
      <w:del w:id="1021" w:author="Manooch Hosseini" w:date="2012-05-15T15:25:00Z">
        <w:r w:rsidDel="00D6121C">
          <w:rPr>
            <w:w w:val="100"/>
          </w:rPr>
          <w:delText>obtain UUT serial numbers</w:delText>
        </w:r>
      </w:del>
      <w:ins w:id="1022" w:author="Manooch Hosseini" w:date="2012-05-15T15:25:00Z">
        <w:r w:rsidR="00D6121C">
          <w:rPr>
            <w:w w:val="100"/>
          </w:rPr>
          <w:t>reach the GetUUTSerialNumber sync point</w:t>
        </w:r>
      </w:ins>
      <w:r>
        <w:rPr>
          <w:w w:val="100"/>
        </w:rPr>
        <w:t>.</w:t>
      </w:r>
    </w:p>
    <w:p w:rsidR="00572B3B" w:rsidRDefault="00C6433B">
      <w:pPr>
        <w:pStyle w:val="ListNumber"/>
        <w:numPr>
          <w:ilvl w:val="0"/>
          <w:numId w:val="59"/>
        </w:numPr>
        <w:rPr>
          <w:ins w:id="1023" w:author="jgrey" w:date="2012-05-07T09:26:00Z"/>
          <w:w w:val="100"/>
        </w:rPr>
      </w:pPr>
      <w:r>
        <w:rPr>
          <w:w w:val="100"/>
        </w:rPr>
        <w:t>Calls the PreBatch callback.</w:t>
      </w:r>
    </w:p>
    <w:p w:rsidR="00572B3B" w:rsidRDefault="00F15103">
      <w:pPr>
        <w:pStyle w:val="ListNumber"/>
        <w:numPr>
          <w:ilvl w:val="0"/>
          <w:numId w:val="59"/>
        </w:numPr>
        <w:rPr>
          <w:w w:val="100"/>
        </w:rPr>
      </w:pPr>
      <w:ins w:id="1024" w:author="jgrey" w:date="2012-05-07T09:26:00Z">
        <w:r>
          <w:rPr>
            <w:w w:val="100"/>
          </w:rPr>
          <w:t>Call</w:t>
        </w:r>
      </w:ins>
      <w:ins w:id="1025" w:author="calliej" w:date="2012-05-13T22:26:00Z">
        <w:r w:rsidR="00E44CC5">
          <w:rPr>
            <w:w w:val="100"/>
          </w:rPr>
          <w:t>s</w:t>
        </w:r>
      </w:ins>
      <w:ins w:id="1026" w:author="jgrey" w:date="2012-05-07T09:26:00Z">
        <w:r>
          <w:rPr>
            <w:w w:val="100"/>
          </w:rPr>
          <w:t xml:space="preserve"> </w:t>
        </w:r>
      </w:ins>
      <w:ins w:id="1027" w:author="Manooch Hosseini" w:date="2012-05-14T15:19:00Z">
        <w:r w:rsidR="00EA2453">
          <w:rPr>
            <w:w w:val="100"/>
          </w:rPr>
          <w:t xml:space="preserve">the </w:t>
        </w:r>
      </w:ins>
      <w:ins w:id="1028" w:author="jgrey" w:date="2012-05-07T09:26:00Z">
        <w:r>
          <w:rPr>
            <w:w w:val="100"/>
          </w:rPr>
          <w:t>Model Plugins – Pre Batch</w:t>
        </w:r>
      </w:ins>
      <w:ins w:id="1029" w:author="Manooch Hosseini" w:date="2012-05-14T15:19:00Z">
        <w:r w:rsidR="00EA2453">
          <w:rPr>
            <w:w w:val="100"/>
          </w:rPr>
          <w:t xml:space="preserve"> sequence.</w:t>
        </w:r>
      </w:ins>
    </w:p>
    <w:p w:rsidR="00572B3B" w:rsidRDefault="00C6433B">
      <w:pPr>
        <w:pStyle w:val="ListNumber"/>
        <w:numPr>
          <w:ilvl w:val="0"/>
          <w:numId w:val="59"/>
        </w:numPr>
        <w:rPr>
          <w:w w:val="100"/>
        </w:rPr>
      </w:pPr>
      <w:r>
        <w:rPr>
          <w:w w:val="100"/>
        </w:rPr>
        <w:t xml:space="preserve">When no more UUTs exist, sets the ContinueTesting test socket data variable to </w:t>
      </w:r>
      <w:r>
        <w:rPr>
          <w:rStyle w:val="Monospace"/>
          <w:w w:val="100"/>
        </w:rPr>
        <w:t>False</w:t>
      </w:r>
      <w:r>
        <w:rPr>
          <w:w w:val="100"/>
        </w:rPr>
        <w:t xml:space="preserve"> for all the test sockets </w:t>
      </w:r>
      <w:commentRangeStart w:id="1030"/>
      <w:r>
        <w:rPr>
          <w:w w:val="100"/>
        </w:rPr>
        <w:t>and marks all test sockets as enabled to add them to the batch and so they exit normally.</w:t>
      </w:r>
      <w:commentRangeEnd w:id="1030"/>
      <w:r w:rsidR="00EA2453">
        <w:rPr>
          <w:rStyle w:val="CommentReference"/>
          <w:rFonts w:ascii="Calibri" w:hAnsi="Calibri" w:cs="Times New Roman"/>
          <w:color w:val="auto"/>
          <w:w w:val="100"/>
        </w:rPr>
        <w:commentReference w:id="1030"/>
      </w:r>
    </w:p>
    <w:p w:rsidR="00572B3B" w:rsidRDefault="00EA2453">
      <w:pPr>
        <w:pStyle w:val="ListNumber"/>
        <w:numPr>
          <w:ilvl w:val="0"/>
          <w:numId w:val="59"/>
        </w:numPr>
        <w:rPr>
          <w:w w:val="100"/>
        </w:rPr>
      </w:pPr>
      <w:ins w:id="1031" w:author="Manooch Hosseini" w:date="2012-05-14T15:20:00Z">
        <w:r>
          <w:rPr>
            <w:w w:val="100"/>
          </w:rPr>
          <w:t xml:space="preserve">Calls the Add Test Socket Threads to Batch utility sequence to </w:t>
        </w:r>
      </w:ins>
      <w:del w:id="1032" w:author="Manooch Hosseini" w:date="2012-05-14T15:21:00Z">
        <w:r w:rsidR="00C6433B" w:rsidDel="00EA2453">
          <w:rPr>
            <w:w w:val="100"/>
          </w:rPr>
          <w:delText>A</w:delText>
        </w:r>
      </w:del>
      <w:ins w:id="1033" w:author="Manooch Hosseini" w:date="2012-05-14T15:21:00Z">
        <w:r>
          <w:rPr>
            <w:w w:val="100"/>
          </w:rPr>
          <w:t>a</w:t>
        </w:r>
      </w:ins>
      <w:r w:rsidR="00C6433B">
        <w:rPr>
          <w:w w:val="100"/>
        </w:rPr>
        <w:t>dd</w:t>
      </w:r>
      <w:del w:id="1034" w:author="Manooch Hosseini" w:date="2012-05-14T15:21:00Z">
        <w:r w:rsidR="00C6433B" w:rsidDel="00EA2453">
          <w:rPr>
            <w:w w:val="100"/>
          </w:rPr>
          <w:delText>s</w:delText>
        </w:r>
      </w:del>
      <w:r w:rsidR="00C6433B">
        <w:rPr>
          <w:w w:val="100"/>
        </w:rPr>
        <w:t xml:space="preserve"> enabled test socket threads to the batch</w:t>
      </w:r>
      <w:ins w:id="1035" w:author="Manooch Hosseini" w:date="2012-05-14T15:21:00Z">
        <w:r>
          <w:rPr>
            <w:w w:val="100"/>
          </w:rPr>
          <w:t xml:space="preserve"> specification</w:t>
        </w:r>
      </w:ins>
      <w:r w:rsidR="00C6433B">
        <w:rPr>
          <w:w w:val="100"/>
        </w:rPr>
        <w:t xml:space="preserve"> and remove</w:t>
      </w:r>
      <w:del w:id="1036" w:author="Manooch Hosseini" w:date="2012-05-14T15:21:00Z">
        <w:r w:rsidR="00C6433B" w:rsidDel="00EA2453">
          <w:rPr>
            <w:w w:val="100"/>
          </w:rPr>
          <w:delText>s</w:delText>
        </w:r>
      </w:del>
      <w:r w:rsidR="00C6433B">
        <w:rPr>
          <w:w w:val="100"/>
        </w:rPr>
        <w:t xml:space="preserve"> disabled test sockets from the batch </w:t>
      </w:r>
      <w:ins w:id="1037" w:author="Manooch Hosseini" w:date="2012-05-14T15:21:00Z">
        <w:r>
          <w:rPr>
            <w:w w:val="100"/>
          </w:rPr>
          <w:t xml:space="preserve">specification </w:t>
        </w:r>
      </w:ins>
      <w:r w:rsidR="00C6433B">
        <w:rPr>
          <w:w w:val="100"/>
        </w:rPr>
        <w:t>so they do not block running threads.</w:t>
      </w:r>
    </w:p>
    <w:p w:rsidR="00572B3B" w:rsidRDefault="00C6433B">
      <w:pPr>
        <w:pStyle w:val="ListNumber"/>
        <w:ind w:left="1800" w:firstLine="0"/>
        <w:rPr>
          <w:del w:id="1038" w:author="jgrey" w:date="2012-05-07T10:12:00Z"/>
          <w:w w:val="100"/>
        </w:rPr>
      </w:pPr>
      <w:r>
        <w:rPr>
          <w:w w:val="100"/>
        </w:rPr>
        <w:t xml:space="preserve">Calls the </w:t>
      </w:r>
      <w:del w:id="1039" w:author="jgrey" w:date="2012-05-07T09:28:00Z">
        <w:r w:rsidDel="00224093">
          <w:rPr>
            <w:w w:val="100"/>
          </w:rPr>
          <w:delText>Notify TestSocket Threads</w:delText>
        </w:r>
      </w:del>
      <w:ins w:id="1040" w:author="jgrey" w:date="2012-05-07T09:28:00Z">
        <w:r w:rsidR="00224093">
          <w:rPr>
            <w:w w:val="100"/>
          </w:rPr>
          <w:t>AllowTestSocketsToContinue</w:t>
        </w:r>
      </w:ins>
      <w:del w:id="1041" w:author="Manooch Hosseini" w:date="2012-05-14T15:21:00Z">
        <w:r w:rsidDel="00EA2453">
          <w:rPr>
            <w:w w:val="100"/>
          </w:rPr>
          <w:delText xml:space="preserve"> utility </w:delText>
        </w:r>
      </w:del>
      <w:del w:id="1042" w:author="jgrey" w:date="2012-05-07T09:28:00Z">
        <w:r w:rsidDel="00224093">
          <w:rPr>
            <w:w w:val="100"/>
          </w:rPr>
          <w:delText xml:space="preserve">sequence </w:delText>
        </w:r>
      </w:del>
      <w:ins w:id="1043" w:author="Manooch Hosseini" w:date="2012-05-14T15:21:00Z">
        <w:r w:rsidR="00EA2453">
          <w:rPr>
            <w:w w:val="100"/>
          </w:rPr>
          <w:t xml:space="preserve"> </w:t>
        </w:r>
      </w:ins>
      <w:ins w:id="1044" w:author="jgrey" w:date="2012-05-07T09:28:00Z">
        <w:r w:rsidR="00224093">
          <w:rPr>
            <w:w w:val="100"/>
          </w:rPr>
          <w:t xml:space="preserve">method </w:t>
        </w:r>
      </w:ins>
      <w:r>
        <w:rPr>
          <w:w w:val="100"/>
        </w:rPr>
        <w:t xml:space="preserve">to notify test sockets to continue </w:t>
      </w:r>
      <w:del w:id="1045" w:author="Manooch Hosseini" w:date="2012-05-15T15:25:00Z">
        <w:r w:rsidDel="00D6121C">
          <w:rPr>
            <w:w w:val="100"/>
          </w:rPr>
          <w:delText>obtaining UUT serial numbers</w:delText>
        </w:r>
      </w:del>
      <w:ins w:id="1046" w:author="Manooch Hosseini" w:date="2012-05-15T15:25:00Z">
        <w:r w:rsidR="00D6121C">
          <w:rPr>
            <w:w w:val="100"/>
          </w:rPr>
          <w:t>passed the GetUUTSerialNumber sync point</w:t>
        </w:r>
      </w:ins>
      <w:r>
        <w:rPr>
          <w:w w:val="100"/>
        </w:rPr>
        <w:t>.</w:t>
      </w:r>
    </w:p>
    <w:p w:rsidR="00572B3B" w:rsidRDefault="00C6433B">
      <w:pPr>
        <w:pStyle w:val="ListNumber"/>
        <w:numPr>
          <w:ilvl w:val="0"/>
          <w:numId w:val="59"/>
        </w:numPr>
        <w:rPr>
          <w:ins w:id="1047" w:author="jgrey" w:date="2012-05-07T10:13:00Z"/>
          <w:w w:val="100"/>
        </w:rPr>
      </w:pPr>
      <w:del w:id="1048" w:author="jgrey" w:date="2012-05-07T10:12:00Z">
        <w:r w:rsidDel="00CF2E48">
          <w:rPr>
            <w:w w:val="100"/>
          </w:rPr>
          <w:delText>When</w:delText>
        </w:r>
      </w:del>
      <w:r>
        <w:rPr>
          <w:w w:val="100"/>
        </w:rPr>
        <w:t xml:space="preserve"> </w:t>
      </w:r>
      <w:ins w:id="1049" w:author="Manooch Hosseini" w:date="2012-05-14T15:22:00Z">
        <w:r w:rsidR="00EA2453">
          <w:rPr>
            <w:w w:val="100"/>
          </w:rPr>
          <w:t xml:space="preserve">If </w:t>
        </w:r>
      </w:ins>
      <w:r>
        <w:rPr>
          <w:w w:val="100"/>
        </w:rPr>
        <w:t>no more UUTs exist, skips to step</w:t>
      </w:r>
      <w:ins w:id="1050" w:author="jgrey" w:date="2012-05-07T10:12:00Z">
        <w:r w:rsidR="00CF2E48">
          <w:rPr>
            <w:w w:val="100"/>
          </w:rPr>
          <w:t xml:space="preserve"> </w:t>
        </w:r>
      </w:ins>
      <w:ins w:id="1051" w:author="jgrey" w:date="2012-05-07T10:35:00Z">
        <w:r w:rsidR="0086575C">
          <w:rPr>
            <w:w w:val="100"/>
          </w:rPr>
          <w:t>3</w:t>
        </w:r>
      </w:ins>
      <w:ins w:id="1052" w:author="Manooch Hosseini" w:date="2012-05-15T15:44:00Z">
        <w:r w:rsidR="004B3704">
          <w:rPr>
            <w:w w:val="100"/>
          </w:rPr>
          <w:t>3</w:t>
        </w:r>
      </w:ins>
      <w:ins w:id="1053" w:author="jgrey" w:date="2012-05-07T10:35:00Z">
        <w:del w:id="1054" w:author="Manooch Hosseini" w:date="2012-05-15T15:44:00Z">
          <w:r w:rsidR="0086575C" w:rsidDel="004B3704">
            <w:rPr>
              <w:w w:val="100"/>
            </w:rPr>
            <w:delText>1</w:delText>
          </w:r>
        </w:del>
      </w:ins>
    </w:p>
    <w:p w:rsidR="00572B3B" w:rsidRDefault="00CF2E48">
      <w:pPr>
        <w:pStyle w:val="ListNumber"/>
        <w:numPr>
          <w:ilvl w:val="0"/>
          <w:numId w:val="59"/>
        </w:numPr>
        <w:rPr>
          <w:ins w:id="1055" w:author="jgrey" w:date="2012-05-07T10:13:00Z"/>
          <w:w w:val="100"/>
        </w:rPr>
      </w:pPr>
      <w:ins w:id="1056" w:author="jgrey" w:date="2012-05-07T10:13:00Z">
        <w:r>
          <w:rPr>
            <w:w w:val="100"/>
          </w:rPr>
          <w:t>Call</w:t>
        </w:r>
      </w:ins>
      <w:ins w:id="1057" w:author="calliej" w:date="2012-05-13T22:27:00Z">
        <w:r w:rsidR="00E44CC5">
          <w:rPr>
            <w:w w:val="100"/>
          </w:rPr>
          <w:t>s</w:t>
        </w:r>
      </w:ins>
      <w:ins w:id="1058" w:author="jgrey" w:date="2012-05-07T10:13:00Z">
        <w:r>
          <w:rPr>
            <w:w w:val="100"/>
          </w:rPr>
          <w:t xml:space="preserve"> </w:t>
        </w:r>
      </w:ins>
      <w:ins w:id="1059" w:author="Manooch Hosseini" w:date="2012-05-14T15:22:00Z">
        <w:r w:rsidR="00EA2453">
          <w:rPr>
            <w:w w:val="100"/>
          </w:rPr>
          <w:t xml:space="preserve">the </w:t>
        </w:r>
      </w:ins>
      <w:ins w:id="1060" w:author="jgrey" w:date="2012-05-07T10:13:00Z">
        <w:r>
          <w:rPr>
            <w:w w:val="100"/>
          </w:rPr>
          <w:t>Model Plugins –Batch Start</w:t>
        </w:r>
      </w:ins>
      <w:ins w:id="1061" w:author="Manooch Hosseini" w:date="2012-05-14T15:22:00Z">
        <w:r w:rsidR="00EA2453">
          <w:rPr>
            <w:w w:val="100"/>
          </w:rPr>
          <w:t xml:space="preserve"> sequence.</w:t>
        </w:r>
      </w:ins>
    </w:p>
    <w:p w:rsidR="00572B3B" w:rsidRDefault="00C6433B">
      <w:pPr>
        <w:pStyle w:val="ListNumber"/>
        <w:ind w:left="1800" w:firstLine="0"/>
        <w:rPr>
          <w:del w:id="1062" w:author="jgrey" w:date="2012-05-07T10:14:00Z"/>
          <w:w w:val="100"/>
        </w:rPr>
      </w:pPr>
      <w:del w:id="1063" w:author="jgrey" w:date="2012-05-07T10:12:00Z">
        <w:r w:rsidDel="00CF2E48">
          <w:rPr>
            <w:w w:val="100"/>
          </w:rPr>
          <w:delText xml:space="preserve"> 35.</w:delText>
        </w:r>
      </w:del>
    </w:p>
    <w:p w:rsidR="00572B3B" w:rsidRDefault="00C6433B">
      <w:pPr>
        <w:pStyle w:val="ListNumber"/>
        <w:numPr>
          <w:ilvl w:val="0"/>
          <w:numId w:val="59"/>
        </w:numPr>
        <w:rPr>
          <w:w w:val="100"/>
        </w:rPr>
      </w:pPr>
      <w:r w:rsidRPr="004E21FE">
        <w:rPr>
          <w:w w:val="100"/>
        </w:rPr>
        <w:t xml:space="preserve">Calls the </w:t>
      </w:r>
      <w:del w:id="1064" w:author="jgrey" w:date="2012-05-07T10:13:00Z">
        <w:r w:rsidRPr="004E21FE" w:rsidDel="004E21FE">
          <w:rPr>
            <w:w w:val="100"/>
          </w:rPr>
          <w:delText xml:space="preserve">ProcessTestSocketRequests </w:delText>
        </w:r>
      </w:del>
      <w:ins w:id="1065" w:author="jgrey" w:date="2012-05-07T10:13:00Z">
        <w:r w:rsidR="004E21FE" w:rsidRPr="004E21FE">
          <w:rPr>
            <w:w w:val="100"/>
          </w:rPr>
          <w:t>WaitForTestSockets</w:t>
        </w:r>
        <w:del w:id="1066" w:author="Manooch Hosseini" w:date="2012-05-14T15:23:00Z">
          <w:r w:rsidR="004E21FE" w:rsidRPr="004E21FE" w:rsidDel="00EA2453">
            <w:rPr>
              <w:w w:val="100"/>
            </w:rPr>
            <w:delText xml:space="preserve"> </w:delText>
          </w:r>
        </w:del>
      </w:ins>
      <w:del w:id="1067" w:author="Manooch Hosseini" w:date="2012-05-14T15:23:00Z">
        <w:r w:rsidRPr="004E21FE" w:rsidDel="00EA2453">
          <w:rPr>
            <w:w w:val="100"/>
          </w:rPr>
          <w:delText xml:space="preserve">utility </w:delText>
        </w:r>
      </w:del>
      <w:del w:id="1068" w:author="jgrey" w:date="2012-05-07T10:14:00Z">
        <w:r w:rsidRPr="004E21FE" w:rsidDel="004E21FE">
          <w:rPr>
            <w:w w:val="100"/>
          </w:rPr>
          <w:delText xml:space="preserve">sequence </w:delText>
        </w:r>
      </w:del>
      <w:ins w:id="1069" w:author="Manooch Hosseini" w:date="2012-05-14T15:23:00Z">
        <w:r w:rsidR="00EA2453">
          <w:rPr>
            <w:w w:val="100"/>
          </w:rPr>
          <w:t xml:space="preserve"> </w:t>
        </w:r>
      </w:ins>
      <w:ins w:id="1070" w:author="jgrey" w:date="2012-05-07T10:14:00Z">
        <w:r w:rsidR="004E21FE" w:rsidRPr="004E21FE">
          <w:rPr>
            <w:w w:val="100"/>
          </w:rPr>
          <w:t xml:space="preserve">method </w:t>
        </w:r>
      </w:ins>
      <w:commentRangeStart w:id="1071"/>
      <w:commentRangeStart w:id="1072"/>
      <w:r w:rsidRPr="004E21FE">
        <w:rPr>
          <w:w w:val="100"/>
        </w:rPr>
        <w:t xml:space="preserve">to wait for and </w:t>
      </w:r>
      <w:r w:rsidRPr="004E21FE">
        <w:rPr>
          <w:w w:val="100"/>
        </w:rPr>
        <w:lastRenderedPageBreak/>
        <w:t xml:space="preserve">monitor test socket executions </w:t>
      </w:r>
      <w:del w:id="1073" w:author="Manooch Hosseini" w:date="2012-05-15T15:26:00Z">
        <w:r w:rsidRPr="004E21FE" w:rsidDel="00D6121C">
          <w:rPr>
            <w:w w:val="100"/>
          </w:rPr>
          <w:delText xml:space="preserve">when </w:delText>
        </w:r>
      </w:del>
      <w:ins w:id="1074" w:author="Manooch Hosseini" w:date="2012-05-15T15:26:00Z">
        <w:r w:rsidR="00D6121C">
          <w:rPr>
            <w:w w:val="100"/>
          </w:rPr>
          <w:t>until</w:t>
        </w:r>
        <w:r w:rsidR="00D6121C" w:rsidRPr="004E21FE">
          <w:rPr>
            <w:w w:val="100"/>
          </w:rPr>
          <w:t xml:space="preserve"> </w:t>
        </w:r>
      </w:ins>
      <w:r w:rsidRPr="004E21FE">
        <w:rPr>
          <w:w w:val="100"/>
        </w:rPr>
        <w:t xml:space="preserve">the test sockets </w:t>
      </w:r>
      <w:del w:id="1075" w:author="Manooch Hosseini" w:date="2012-05-15T15:26:00Z">
        <w:r w:rsidRPr="004E21FE" w:rsidDel="00D6121C">
          <w:rPr>
            <w:w w:val="100"/>
          </w:rPr>
          <w:delText>are ready to run</w:delText>
        </w:r>
      </w:del>
      <w:ins w:id="1076" w:author="Manooch Hosseini" w:date="2012-05-15T15:26:00Z">
        <w:r w:rsidR="00D6121C">
          <w:rPr>
            <w:w w:val="100"/>
          </w:rPr>
          <w:t>reach the ReadyToRun sync point</w:t>
        </w:r>
      </w:ins>
      <w:r w:rsidRPr="004E21FE">
        <w:rPr>
          <w:w w:val="100"/>
        </w:rPr>
        <w:t>.</w:t>
      </w:r>
      <w:commentRangeEnd w:id="1071"/>
      <w:r w:rsidR="00943B9B">
        <w:rPr>
          <w:rStyle w:val="CommentReference"/>
          <w:rFonts w:ascii="Calibri" w:hAnsi="Calibri" w:cs="Times New Roman"/>
          <w:color w:val="auto"/>
          <w:w w:val="100"/>
        </w:rPr>
        <w:commentReference w:id="1071"/>
      </w:r>
      <w:commentRangeEnd w:id="1072"/>
      <w:r w:rsidR="00EA2453">
        <w:rPr>
          <w:rStyle w:val="CommentReference"/>
          <w:rFonts w:ascii="Calibri" w:hAnsi="Calibri" w:cs="Times New Roman"/>
          <w:color w:val="auto"/>
          <w:w w:val="100"/>
        </w:rPr>
        <w:commentReference w:id="1072"/>
      </w:r>
    </w:p>
    <w:p w:rsidR="00572B3B" w:rsidRDefault="00C6433B">
      <w:pPr>
        <w:pStyle w:val="ListNumber"/>
        <w:ind w:left="1800" w:firstLine="0"/>
        <w:rPr>
          <w:del w:id="1077" w:author="jgrey" w:date="2012-05-07T10:14:00Z"/>
          <w:w w:val="100"/>
        </w:rPr>
      </w:pPr>
      <w:del w:id="1078" w:author="jgrey" w:date="2012-05-07T10:14:00Z">
        <w:r w:rsidRPr="004E21FE" w:rsidDel="004E21FE">
          <w:rPr>
            <w:w w:val="100"/>
          </w:rPr>
          <w:delText>Dete</w:delText>
        </w:r>
        <w:r w:rsidDel="004E21FE">
          <w:rPr>
            <w:w w:val="100"/>
          </w:rPr>
          <w:delText>rmines the report file pathname to use for the batch and UUT report files when you configure the report options to write all UUT results for the model to the same file or to the same file as the batch reports.</w:delText>
        </w:r>
      </w:del>
    </w:p>
    <w:p w:rsidR="000B0E5B" w:rsidRDefault="000B0E5B">
      <w:pPr>
        <w:pStyle w:val="ListNumber"/>
        <w:numPr>
          <w:ilvl w:val="0"/>
          <w:numId w:val="59"/>
        </w:numPr>
        <w:rPr>
          <w:ins w:id="1079" w:author="Manooch Hosseini" w:date="2012-05-14T15:24:00Z"/>
          <w:w w:val="100"/>
        </w:rPr>
      </w:pPr>
      <w:ins w:id="1080" w:author="Manooch Hosseini" w:date="2012-05-14T15:24:00Z">
        <w:r>
          <w:rPr>
            <w:w w:val="100"/>
          </w:rPr>
          <w:t>Calls the Tile Execution Windows utility sequence.</w:t>
        </w:r>
      </w:ins>
    </w:p>
    <w:p w:rsidR="00572B3B" w:rsidRDefault="00C6433B">
      <w:pPr>
        <w:pStyle w:val="ListNumber"/>
        <w:numPr>
          <w:ilvl w:val="0"/>
          <w:numId w:val="59"/>
        </w:numPr>
        <w:rPr>
          <w:w w:val="100"/>
        </w:rPr>
      </w:pPr>
      <w:r>
        <w:rPr>
          <w:w w:val="100"/>
        </w:rPr>
        <w:t xml:space="preserve">Calls the </w:t>
      </w:r>
      <w:del w:id="1081" w:author="jgrey" w:date="2012-05-07T10:14:00Z">
        <w:r w:rsidDel="004E21FE">
          <w:rPr>
            <w:w w:val="100"/>
          </w:rPr>
          <w:delText>Notify TestSocket Threads</w:delText>
        </w:r>
      </w:del>
      <w:ins w:id="1082" w:author="jgrey" w:date="2012-05-07T10:14:00Z">
        <w:r w:rsidR="004E21FE">
          <w:rPr>
            <w:w w:val="100"/>
          </w:rPr>
          <w:t>All</w:t>
        </w:r>
      </w:ins>
      <w:ins w:id="1083" w:author="jgrey" w:date="2012-05-07T10:15:00Z">
        <w:r w:rsidR="004E21FE">
          <w:rPr>
            <w:w w:val="100"/>
          </w:rPr>
          <w:t>owTestSocketsToContinue</w:t>
        </w:r>
      </w:ins>
      <w:del w:id="1084" w:author="Manooch Hosseini" w:date="2012-05-14T15:24:00Z">
        <w:r w:rsidDel="000B0E5B">
          <w:rPr>
            <w:w w:val="100"/>
          </w:rPr>
          <w:delText xml:space="preserve"> utility </w:delText>
        </w:r>
      </w:del>
      <w:del w:id="1085" w:author="jgrey" w:date="2012-05-07T10:15:00Z">
        <w:r w:rsidDel="004E21FE">
          <w:rPr>
            <w:w w:val="100"/>
          </w:rPr>
          <w:delText xml:space="preserve">sequence </w:delText>
        </w:r>
      </w:del>
      <w:ins w:id="1086" w:author="Manooch Hosseini" w:date="2012-05-14T15:25:00Z">
        <w:r w:rsidR="000B0E5B">
          <w:rPr>
            <w:w w:val="100"/>
          </w:rPr>
          <w:t xml:space="preserve"> </w:t>
        </w:r>
      </w:ins>
      <w:ins w:id="1087" w:author="jgrey" w:date="2012-05-07T10:15:00Z">
        <w:r w:rsidR="004E21FE">
          <w:rPr>
            <w:w w:val="100"/>
          </w:rPr>
          <w:t xml:space="preserve">method </w:t>
        </w:r>
      </w:ins>
      <w:r>
        <w:rPr>
          <w:w w:val="100"/>
        </w:rPr>
        <w:t xml:space="preserve">to notify test sockets to continue </w:t>
      </w:r>
      <w:del w:id="1088" w:author="Manooch Hosseini" w:date="2012-05-15T15:26:00Z">
        <w:r w:rsidDel="00D6121C">
          <w:rPr>
            <w:w w:val="100"/>
          </w:rPr>
          <w:delText>running</w:delText>
        </w:r>
      </w:del>
      <w:ins w:id="1089" w:author="Manooch Hosseini" w:date="2012-05-15T15:26:00Z">
        <w:r w:rsidR="00D6121C">
          <w:rPr>
            <w:w w:val="100"/>
          </w:rPr>
          <w:t>passed the ReadyToRun sync point</w:t>
        </w:r>
      </w:ins>
      <w:r>
        <w:rPr>
          <w:w w:val="100"/>
        </w:rPr>
        <w:t>.</w:t>
      </w:r>
    </w:p>
    <w:p w:rsidR="00572B3B" w:rsidRDefault="00C6433B">
      <w:pPr>
        <w:pStyle w:val="ListNumber"/>
        <w:numPr>
          <w:ilvl w:val="0"/>
          <w:numId w:val="59"/>
        </w:numPr>
        <w:rPr>
          <w:ins w:id="1090" w:author="jgrey" w:date="2012-05-07T10:16:00Z"/>
          <w:w w:val="100"/>
        </w:rPr>
      </w:pPr>
      <w:r>
        <w:rPr>
          <w:w w:val="100"/>
        </w:rPr>
        <w:t xml:space="preserve">Calls the </w:t>
      </w:r>
      <w:del w:id="1091" w:author="jgrey" w:date="2012-05-07T10:16:00Z">
        <w:r w:rsidDel="004E21FE">
          <w:rPr>
            <w:w w:val="100"/>
          </w:rPr>
          <w:delText xml:space="preserve">ProcessTestSocketRequests </w:delText>
        </w:r>
      </w:del>
      <w:ins w:id="1092" w:author="jgrey" w:date="2012-05-07T10:16:00Z">
        <w:r w:rsidR="004E21FE">
          <w:rPr>
            <w:w w:val="100"/>
          </w:rPr>
          <w:t xml:space="preserve">WaitForTestSockets </w:t>
        </w:r>
      </w:ins>
      <w:del w:id="1093" w:author="Manooch Hosseini" w:date="2012-05-14T17:23:00Z">
        <w:r w:rsidDel="00A7688B">
          <w:rPr>
            <w:w w:val="100"/>
          </w:rPr>
          <w:delText xml:space="preserve">utility </w:delText>
        </w:r>
      </w:del>
      <w:del w:id="1094" w:author="jgrey" w:date="2012-05-07T10:16:00Z">
        <w:r w:rsidDel="004E21FE">
          <w:rPr>
            <w:w w:val="100"/>
          </w:rPr>
          <w:delText xml:space="preserve">sequence </w:delText>
        </w:r>
      </w:del>
      <w:ins w:id="1095" w:author="jgrey" w:date="2012-05-07T10:16:00Z">
        <w:r w:rsidR="004E21FE">
          <w:rPr>
            <w:w w:val="100"/>
          </w:rPr>
          <w:t xml:space="preserve">method </w:t>
        </w:r>
      </w:ins>
      <w:r>
        <w:rPr>
          <w:w w:val="100"/>
        </w:rPr>
        <w:t xml:space="preserve">to wait for and monitor test socket executions </w:t>
      </w:r>
      <w:del w:id="1096" w:author="Manooch Hosseini" w:date="2012-05-15T15:27:00Z">
        <w:r w:rsidDel="00E63B14">
          <w:rPr>
            <w:w w:val="100"/>
          </w:rPr>
          <w:delText xml:space="preserve">as </w:delText>
        </w:r>
      </w:del>
      <w:ins w:id="1097" w:author="Manooch Hosseini" w:date="2012-05-15T15:27:00Z">
        <w:r w:rsidR="00E63B14">
          <w:rPr>
            <w:w w:val="100"/>
          </w:rPr>
          <w:t xml:space="preserve">until </w:t>
        </w:r>
      </w:ins>
      <w:r>
        <w:rPr>
          <w:w w:val="100"/>
        </w:rPr>
        <w:t xml:space="preserve">the test sockets </w:t>
      </w:r>
      <w:del w:id="1098" w:author="Manooch Hosseini" w:date="2012-05-14T17:24:00Z">
        <w:r w:rsidDel="00A7688B">
          <w:rPr>
            <w:w w:val="100"/>
          </w:rPr>
          <w:delText>display the test socket status</w:delText>
        </w:r>
      </w:del>
      <w:ins w:id="1099" w:author="Manooch Hosseini" w:date="2012-05-15T15:27:00Z">
        <w:r w:rsidR="00E63B14">
          <w:rPr>
            <w:w w:val="100"/>
          </w:rPr>
          <w:t>reach the PostMainSequence sync point</w:t>
        </w:r>
      </w:ins>
      <w:r>
        <w:rPr>
          <w:w w:val="100"/>
        </w:rPr>
        <w:t>.</w:t>
      </w:r>
      <w:ins w:id="1100" w:author="Manooch Hosseini" w:date="2012-05-15T15:27:00Z">
        <w:r w:rsidR="00E63B14">
          <w:rPr>
            <w:w w:val="100"/>
          </w:rPr>
          <w:t xml:space="preserve"> The test sockets do not block at this sync point.</w:t>
        </w:r>
      </w:ins>
    </w:p>
    <w:p w:rsidR="00572B3B" w:rsidRDefault="004E21FE">
      <w:pPr>
        <w:pStyle w:val="ListNumber"/>
        <w:numPr>
          <w:ilvl w:val="0"/>
          <w:numId w:val="59"/>
        </w:numPr>
        <w:rPr>
          <w:ins w:id="1101" w:author="jgrey" w:date="2012-05-07T10:16:00Z"/>
          <w:w w:val="100"/>
        </w:rPr>
      </w:pPr>
      <w:ins w:id="1102" w:author="jgrey" w:date="2012-05-07T10:16:00Z">
        <w:r>
          <w:rPr>
            <w:w w:val="100"/>
          </w:rPr>
          <w:t>Call</w:t>
        </w:r>
      </w:ins>
      <w:ins w:id="1103" w:author="Manooch Hosseini" w:date="2012-05-14T17:24:00Z">
        <w:r w:rsidR="00A7688B">
          <w:rPr>
            <w:w w:val="100"/>
          </w:rPr>
          <w:t>s the</w:t>
        </w:r>
      </w:ins>
      <w:ins w:id="1104" w:author="jgrey" w:date="2012-05-07T10:16:00Z">
        <w:r>
          <w:rPr>
            <w:w w:val="100"/>
          </w:rPr>
          <w:t xml:space="preserve"> Model Plugins –Batch Done</w:t>
        </w:r>
      </w:ins>
      <w:ins w:id="1105" w:author="Manooch Hosseini" w:date="2012-05-14T17:24:00Z">
        <w:r w:rsidR="00A7688B">
          <w:rPr>
            <w:w w:val="100"/>
          </w:rPr>
          <w:t xml:space="preserve"> sequence.</w:t>
        </w:r>
      </w:ins>
    </w:p>
    <w:p w:rsidR="00572B3B" w:rsidRDefault="004E21FE">
      <w:pPr>
        <w:pStyle w:val="ListNumber"/>
        <w:numPr>
          <w:ilvl w:val="0"/>
          <w:numId w:val="59"/>
        </w:numPr>
        <w:rPr>
          <w:ins w:id="1106" w:author="jgrey" w:date="2012-05-07T10:17:00Z"/>
          <w:w w:val="100"/>
        </w:rPr>
      </w:pPr>
      <w:ins w:id="1107" w:author="jgrey" w:date="2012-05-07T10:17:00Z">
        <w:r w:rsidRPr="004E21FE">
          <w:rPr>
            <w:w w:val="100"/>
          </w:rPr>
          <w:t xml:space="preserve">Calls the WaitForTestSockets </w:t>
        </w:r>
        <w:del w:id="1108" w:author="Manooch Hosseini" w:date="2012-05-14T17:24:00Z">
          <w:r w:rsidRPr="004E21FE" w:rsidDel="00A7688B">
            <w:rPr>
              <w:w w:val="100"/>
            </w:rPr>
            <w:delText xml:space="preserve">utility </w:delText>
          </w:r>
        </w:del>
        <w:r w:rsidRPr="004E21FE">
          <w:rPr>
            <w:w w:val="100"/>
          </w:rPr>
          <w:t xml:space="preserve">method to wait for and monitor test socket executions </w:t>
        </w:r>
        <w:del w:id="1109" w:author="Manooch Hosseini" w:date="2012-05-15T15:28:00Z">
          <w:r w:rsidRPr="004E21FE" w:rsidDel="00E63B14">
            <w:rPr>
              <w:w w:val="100"/>
            </w:rPr>
            <w:delText>when</w:delText>
          </w:r>
        </w:del>
      </w:ins>
      <w:ins w:id="1110" w:author="Manooch Hosseini" w:date="2012-05-15T15:28:00Z">
        <w:r w:rsidR="00E63B14">
          <w:rPr>
            <w:w w:val="100"/>
          </w:rPr>
          <w:t>until</w:t>
        </w:r>
      </w:ins>
      <w:ins w:id="1111" w:author="jgrey" w:date="2012-05-07T10:17:00Z">
        <w:r w:rsidRPr="004E21FE">
          <w:rPr>
            <w:w w:val="100"/>
          </w:rPr>
          <w:t xml:space="preserve"> the test sockets </w:t>
        </w:r>
        <w:del w:id="1112" w:author="Manooch Hosseini" w:date="2012-05-15T15:28:00Z">
          <w:r w:rsidRPr="004E21FE" w:rsidDel="00E63B14">
            <w:rPr>
              <w:w w:val="100"/>
            </w:rPr>
            <w:delText>are ready</w:delText>
          </w:r>
        </w:del>
      </w:ins>
      <w:ins w:id="1113" w:author="calliej" w:date="2012-05-14T08:36:00Z">
        <w:del w:id="1114" w:author="Manooch Hosseini" w:date="2012-05-15T15:28:00Z">
          <w:r w:rsidR="002737D5" w:rsidDel="00E63B14">
            <w:rPr>
              <w:w w:val="100"/>
            </w:rPr>
            <w:delText xml:space="preserve"> to</w:delText>
          </w:r>
        </w:del>
      </w:ins>
      <w:ins w:id="1115" w:author="jgrey" w:date="2012-05-07T10:17:00Z">
        <w:del w:id="1116" w:author="Manooch Hosseini" w:date="2012-05-15T15:28:00Z">
          <w:r w:rsidRPr="004E21FE" w:rsidDel="00E63B14">
            <w:rPr>
              <w:w w:val="100"/>
            </w:rPr>
            <w:delText xml:space="preserve"> </w:delText>
          </w:r>
        </w:del>
      </w:ins>
      <w:ins w:id="1117" w:author="jgrey" w:date="2012-05-07T10:18:00Z">
        <w:del w:id="1118" w:author="Manooch Hosseini" w:date="2012-05-15T15:28:00Z">
          <w:r w:rsidDel="00E63B14">
            <w:rPr>
              <w:w w:val="100"/>
            </w:rPr>
            <w:delText xml:space="preserve">be re-added </w:delText>
          </w:r>
        </w:del>
      </w:ins>
      <w:ins w:id="1119" w:author="calliej" w:date="2012-05-13T22:32:00Z">
        <w:del w:id="1120" w:author="Manooch Hosseini" w:date="2012-05-15T15:28:00Z">
          <w:r w:rsidR="00E44CC5" w:rsidDel="00E63B14">
            <w:rPr>
              <w:w w:val="100"/>
            </w:rPr>
            <w:delText xml:space="preserve">back </w:delText>
          </w:r>
        </w:del>
      </w:ins>
      <w:ins w:id="1121" w:author="jgrey" w:date="2012-05-07T10:18:00Z">
        <w:del w:id="1122" w:author="Manooch Hosseini" w:date="2012-05-15T15:28:00Z">
          <w:r w:rsidDel="00E63B14">
            <w:rPr>
              <w:w w:val="100"/>
            </w:rPr>
            <w:delText>to the B</w:delText>
          </w:r>
        </w:del>
      </w:ins>
      <w:ins w:id="1123" w:author="calliej" w:date="2012-05-13T22:32:00Z">
        <w:del w:id="1124" w:author="Manooch Hosseini" w:date="2012-05-15T15:28:00Z">
          <w:r w:rsidR="00E44CC5" w:rsidDel="00E63B14">
            <w:rPr>
              <w:w w:val="100"/>
            </w:rPr>
            <w:delText>b</w:delText>
          </w:r>
        </w:del>
      </w:ins>
      <w:ins w:id="1125" w:author="jgrey" w:date="2012-05-07T10:18:00Z">
        <w:del w:id="1126" w:author="Manooch Hosseini" w:date="2012-05-15T15:28:00Z">
          <w:r w:rsidDel="00E63B14">
            <w:rPr>
              <w:w w:val="100"/>
            </w:rPr>
            <w:delText>a</w:delText>
          </w:r>
        </w:del>
      </w:ins>
      <w:ins w:id="1127" w:author="jgrey" w:date="2012-05-07T10:19:00Z">
        <w:del w:id="1128" w:author="Manooch Hosseini" w:date="2012-05-15T15:28:00Z">
          <w:r w:rsidDel="00E63B14">
            <w:rPr>
              <w:w w:val="100"/>
            </w:rPr>
            <w:delText>tch</w:delText>
          </w:r>
        </w:del>
      </w:ins>
      <w:ins w:id="1129" w:author="Manooch Hosseini" w:date="2012-05-15T15:28:00Z">
        <w:r w:rsidR="00E63B14">
          <w:rPr>
            <w:w w:val="100"/>
          </w:rPr>
          <w:t>reach the ReAddToBatch sync point</w:t>
        </w:r>
      </w:ins>
      <w:ins w:id="1130" w:author="Manooch Hosseini" w:date="2012-05-14T17:25:00Z">
        <w:r w:rsidR="00A7688B">
          <w:rPr>
            <w:w w:val="100"/>
          </w:rPr>
          <w:t>.</w:t>
        </w:r>
      </w:ins>
      <w:ins w:id="1131" w:author="jgrey" w:date="2012-05-07T10:19:00Z">
        <w:del w:id="1132" w:author="Manooch Hosseini" w:date="2012-05-14T17:25:00Z">
          <w:r w:rsidDel="00A7688B">
            <w:rPr>
              <w:w w:val="100"/>
            </w:rPr>
            <w:delText>.</w:delText>
          </w:r>
        </w:del>
      </w:ins>
      <w:ins w:id="1133" w:author="jgrey" w:date="2012-05-07T10:17:00Z">
        <w:del w:id="1134" w:author="Manooch Hosseini" w:date="2012-05-14T17:25:00Z">
          <w:r w:rsidRPr="004E21FE" w:rsidDel="00A7688B">
            <w:rPr>
              <w:w w:val="100"/>
            </w:rPr>
            <w:delText>.</w:delText>
          </w:r>
        </w:del>
      </w:ins>
    </w:p>
    <w:p w:rsidR="00572B3B" w:rsidRDefault="00572B3B">
      <w:pPr>
        <w:pStyle w:val="ListNumber"/>
        <w:ind w:left="1800" w:firstLine="0"/>
        <w:rPr>
          <w:del w:id="1135" w:author="jgrey" w:date="2012-05-07T10:19:00Z"/>
          <w:w w:val="100"/>
        </w:rPr>
      </w:pPr>
    </w:p>
    <w:p w:rsidR="00572B3B" w:rsidRDefault="00C6433B">
      <w:pPr>
        <w:pStyle w:val="ListNumber"/>
        <w:numPr>
          <w:ilvl w:val="0"/>
          <w:numId w:val="59"/>
        </w:numPr>
        <w:rPr>
          <w:ins w:id="1136" w:author="jgrey" w:date="2012-05-07T10:19:00Z"/>
          <w:w w:val="100"/>
        </w:rPr>
      </w:pPr>
      <w:r>
        <w:rPr>
          <w:w w:val="100"/>
        </w:rPr>
        <w:t xml:space="preserve">Calls the Add TestSocket Threads to Batch utility sequence to add test socket execution threads </w:t>
      </w:r>
      <w:ins w:id="1137" w:author="Manooch Hosseini" w:date="2012-05-15T15:54:00Z">
        <w:r w:rsidR="00082F92">
          <w:rPr>
            <w:w w:val="100"/>
          </w:rPr>
          <w:t xml:space="preserve">back </w:t>
        </w:r>
      </w:ins>
      <w:r>
        <w:rPr>
          <w:w w:val="100"/>
        </w:rPr>
        <w:t xml:space="preserve">to the batch </w:t>
      </w:r>
      <w:ins w:id="1138" w:author="Manooch Hosseini" w:date="2012-05-14T17:25:00Z">
        <w:r w:rsidR="00A7688B">
          <w:rPr>
            <w:w w:val="100"/>
          </w:rPr>
          <w:t>specification</w:t>
        </w:r>
      </w:ins>
      <w:del w:id="1139" w:author="Manooch Hosseini" w:date="2012-05-15T15:55:00Z">
        <w:r w:rsidDel="00082F92">
          <w:rPr>
            <w:w w:val="100"/>
          </w:rPr>
          <w:delText>again when necessary</w:delText>
        </w:r>
      </w:del>
      <w:r>
        <w:rPr>
          <w:w w:val="100"/>
        </w:rPr>
        <w:t>.</w:t>
      </w:r>
    </w:p>
    <w:p w:rsidR="00572B3B" w:rsidRDefault="004E21FE">
      <w:pPr>
        <w:pStyle w:val="ListNumber"/>
        <w:numPr>
          <w:ilvl w:val="0"/>
          <w:numId w:val="59"/>
        </w:numPr>
        <w:rPr>
          <w:ins w:id="1140" w:author="jgrey" w:date="2012-05-07T10:21:00Z"/>
          <w:w w:val="100"/>
        </w:rPr>
      </w:pPr>
      <w:ins w:id="1141" w:author="jgrey" w:date="2012-05-07T10:20:00Z">
        <w:r>
          <w:rPr>
            <w:w w:val="100"/>
          </w:rPr>
          <w:t xml:space="preserve">Calls the </w:t>
        </w:r>
      </w:ins>
      <w:ins w:id="1142" w:author="jgrey" w:date="2012-05-07T10:21:00Z">
        <w:r>
          <w:rPr>
            <w:w w:val="100"/>
          </w:rPr>
          <w:t xml:space="preserve">AllowTestSocketsToContinue </w:t>
        </w:r>
        <w:del w:id="1143" w:author="Manooch Hosseini" w:date="2012-05-14T17:25:00Z">
          <w:r w:rsidDel="00A7688B">
            <w:rPr>
              <w:w w:val="100"/>
            </w:rPr>
            <w:delText xml:space="preserve">utility </w:delText>
          </w:r>
        </w:del>
        <w:r>
          <w:rPr>
            <w:w w:val="100"/>
          </w:rPr>
          <w:t xml:space="preserve">method to notify test sockets to continue </w:t>
        </w:r>
        <w:del w:id="1144" w:author="Manooch Hosseini" w:date="2012-05-15T15:29:00Z">
          <w:r w:rsidDel="00E63B14">
            <w:rPr>
              <w:w w:val="100"/>
            </w:rPr>
            <w:delText>running</w:delText>
          </w:r>
        </w:del>
      </w:ins>
      <w:ins w:id="1145" w:author="Manooch Hosseini" w:date="2012-05-15T15:29:00Z">
        <w:r w:rsidR="00E63B14">
          <w:rPr>
            <w:w w:val="100"/>
          </w:rPr>
          <w:t>passed the ReAddToBatch sync point</w:t>
        </w:r>
      </w:ins>
      <w:ins w:id="1146" w:author="jgrey" w:date="2012-05-07T10:21:00Z">
        <w:r>
          <w:rPr>
            <w:w w:val="100"/>
          </w:rPr>
          <w:t>.</w:t>
        </w:r>
      </w:ins>
    </w:p>
    <w:p w:rsidR="00572B3B" w:rsidRDefault="004E21FE">
      <w:pPr>
        <w:pStyle w:val="ListNumber"/>
        <w:numPr>
          <w:ilvl w:val="0"/>
          <w:numId w:val="59"/>
        </w:numPr>
        <w:rPr>
          <w:ins w:id="1147" w:author="jgrey" w:date="2012-05-07T10:21:00Z"/>
          <w:w w:val="100"/>
        </w:rPr>
      </w:pPr>
      <w:ins w:id="1148" w:author="jgrey" w:date="2012-05-07T10:21:00Z">
        <w:r w:rsidRPr="004E21FE">
          <w:rPr>
            <w:w w:val="100"/>
          </w:rPr>
          <w:t xml:space="preserve">Calls the WaitForTestSockets utility method to wait for </w:t>
        </w:r>
      </w:ins>
      <w:ins w:id="1149" w:author="Manooch Hosseini" w:date="2012-05-15T15:29:00Z">
        <w:r w:rsidR="00E63B14">
          <w:rPr>
            <w:w w:val="100"/>
          </w:rPr>
          <w:t xml:space="preserve">and monitor test socket executions until </w:t>
        </w:r>
      </w:ins>
      <w:ins w:id="1150" w:author="jgrey" w:date="2012-05-07T10:23:00Z">
        <w:r>
          <w:rPr>
            <w:w w:val="100"/>
          </w:rPr>
          <w:t>the test socket</w:t>
        </w:r>
      </w:ins>
      <w:ins w:id="1151" w:author="Manooch Hosseini" w:date="2012-05-15T15:29:00Z">
        <w:r w:rsidR="00E63B14">
          <w:rPr>
            <w:w w:val="100"/>
          </w:rPr>
          <w:t>s</w:t>
        </w:r>
      </w:ins>
      <w:ins w:id="1152" w:author="jgrey" w:date="2012-05-07T10:23:00Z">
        <w:r>
          <w:rPr>
            <w:w w:val="100"/>
          </w:rPr>
          <w:t xml:space="preserve"> </w:t>
        </w:r>
        <w:del w:id="1153" w:author="Manooch Hosseini" w:date="2012-05-15T15:30:00Z">
          <w:r w:rsidDel="00E63B14">
            <w:rPr>
              <w:w w:val="100"/>
            </w:rPr>
            <w:delText xml:space="preserve">threads to complete </w:delText>
          </w:r>
          <w:commentRangeStart w:id="1154"/>
          <w:r w:rsidDel="00E63B14">
            <w:rPr>
              <w:w w:val="100"/>
            </w:rPr>
            <w:delText xml:space="preserve">their </w:delText>
          </w:r>
        </w:del>
      </w:ins>
      <w:commentRangeEnd w:id="1154"/>
      <w:del w:id="1155" w:author="Manooch Hosseini" w:date="2012-05-15T15:30:00Z">
        <w:r w:rsidR="00E44CC5" w:rsidDel="00E63B14">
          <w:rPr>
            <w:rStyle w:val="CommentReference"/>
            <w:rFonts w:ascii="Calibri" w:hAnsi="Calibri" w:cs="Times New Roman"/>
            <w:color w:val="auto"/>
            <w:w w:val="100"/>
          </w:rPr>
          <w:commentReference w:id="1154"/>
        </w:r>
      </w:del>
      <w:ins w:id="1156" w:author="jgrey" w:date="2012-05-07T10:23:00Z">
        <w:del w:id="1157" w:author="Manooch Hosseini" w:date="2012-05-15T15:30:00Z">
          <w:r w:rsidDel="00E63B14">
            <w:rPr>
              <w:w w:val="100"/>
            </w:rPr>
            <w:delText>PostUUT callbacks</w:delText>
          </w:r>
        </w:del>
      </w:ins>
      <w:ins w:id="1158" w:author="Manooch Hosseini" w:date="2012-05-15T15:30:00Z">
        <w:r w:rsidR="00E63B14">
          <w:rPr>
            <w:w w:val="100"/>
          </w:rPr>
          <w:t>reach the AfterPostUUT sync point</w:t>
        </w:r>
      </w:ins>
      <w:ins w:id="1159" w:author="Manooch Hosseini" w:date="2012-05-14T17:26:00Z">
        <w:r w:rsidR="00A7688B">
          <w:rPr>
            <w:w w:val="100"/>
          </w:rPr>
          <w:t>.</w:t>
        </w:r>
      </w:ins>
    </w:p>
    <w:p w:rsidR="00572B3B" w:rsidRDefault="00707E88">
      <w:pPr>
        <w:pStyle w:val="ListNumber"/>
        <w:numPr>
          <w:ilvl w:val="0"/>
          <w:numId w:val="59"/>
        </w:numPr>
        <w:rPr>
          <w:ins w:id="1160" w:author="jgrey" w:date="2012-05-07T10:23:00Z"/>
          <w:w w:val="100"/>
        </w:rPr>
      </w:pPr>
      <w:ins w:id="1161" w:author="jgrey" w:date="2012-05-07T10:23:00Z">
        <w:r>
          <w:rPr>
            <w:w w:val="100"/>
          </w:rPr>
          <w:t>Call</w:t>
        </w:r>
      </w:ins>
      <w:ins w:id="1162" w:author="calliej" w:date="2012-05-13T22:35:00Z">
        <w:r w:rsidR="00E44CC5">
          <w:rPr>
            <w:w w:val="100"/>
          </w:rPr>
          <w:t>s</w:t>
        </w:r>
      </w:ins>
      <w:ins w:id="1163" w:author="jgrey" w:date="2012-05-07T10:23:00Z">
        <w:r>
          <w:rPr>
            <w:w w:val="100"/>
          </w:rPr>
          <w:t xml:space="preserve"> </w:t>
        </w:r>
      </w:ins>
      <w:ins w:id="1164" w:author="Manooch Hosseini" w:date="2012-05-14T17:26:00Z">
        <w:r w:rsidR="00A7688B">
          <w:rPr>
            <w:w w:val="100"/>
          </w:rPr>
          <w:t xml:space="preserve">the </w:t>
        </w:r>
      </w:ins>
      <w:ins w:id="1165" w:author="jgrey" w:date="2012-05-07T10:23:00Z">
        <w:r>
          <w:rPr>
            <w:w w:val="100"/>
          </w:rPr>
          <w:t>Model Plugins –Post Batch</w:t>
        </w:r>
      </w:ins>
      <w:ins w:id="1166" w:author="Manooch Hosseini" w:date="2012-05-14T17:26:00Z">
        <w:r w:rsidR="00A7688B">
          <w:rPr>
            <w:w w:val="100"/>
          </w:rPr>
          <w:t xml:space="preserve"> sequence.</w:t>
        </w:r>
      </w:ins>
    </w:p>
    <w:p w:rsidR="00572B3B" w:rsidRDefault="00572B3B">
      <w:pPr>
        <w:pStyle w:val="ListNumber"/>
        <w:ind w:left="1800" w:firstLine="0"/>
        <w:rPr>
          <w:del w:id="1167" w:author="jgrey" w:date="2012-05-07T10:23:00Z"/>
          <w:w w:val="100"/>
        </w:rPr>
      </w:pPr>
    </w:p>
    <w:p w:rsidR="00572B3B" w:rsidRDefault="00C6433B">
      <w:pPr>
        <w:pStyle w:val="ListNumber"/>
        <w:numPr>
          <w:ilvl w:val="0"/>
          <w:numId w:val="59"/>
        </w:numPr>
        <w:rPr>
          <w:ins w:id="1168" w:author="jgrey" w:date="2012-05-07T10:26:00Z"/>
          <w:w w:val="100"/>
        </w:rPr>
      </w:pPr>
      <w:r>
        <w:rPr>
          <w:w w:val="100"/>
        </w:rPr>
        <w:t>Calls the PostBatch callback.</w:t>
      </w:r>
    </w:p>
    <w:p w:rsidR="00572B3B" w:rsidRDefault="00857787">
      <w:pPr>
        <w:pStyle w:val="ListNumber"/>
        <w:numPr>
          <w:ilvl w:val="0"/>
          <w:numId w:val="59"/>
        </w:numPr>
        <w:rPr>
          <w:ins w:id="1169" w:author="jgrey" w:date="2012-05-07T10:28:00Z"/>
          <w:w w:val="100"/>
        </w:rPr>
      </w:pPr>
      <w:ins w:id="1170" w:author="jgrey" w:date="2012-05-07T10:28:00Z">
        <w:r>
          <w:rPr>
            <w:w w:val="100"/>
          </w:rPr>
          <w:t>Waits for the Status dialog box. When TestStand launches the PostBatch callback Status dialog box, the sequence waits for you to dismiss the dialog box if you have not already done so.</w:t>
        </w:r>
      </w:ins>
    </w:p>
    <w:p w:rsidR="00572B3B" w:rsidRDefault="00857787">
      <w:pPr>
        <w:pStyle w:val="ListNumber"/>
        <w:numPr>
          <w:ilvl w:val="0"/>
          <w:numId w:val="59"/>
        </w:numPr>
        <w:rPr>
          <w:ins w:id="1171" w:author="jgrey" w:date="2012-05-07T10:33:00Z"/>
          <w:w w:val="100"/>
        </w:rPr>
      </w:pPr>
      <w:commentRangeStart w:id="1172"/>
      <w:ins w:id="1173" w:author="jgrey" w:date="2012-05-07T10:26:00Z">
        <w:r w:rsidRPr="00A648A7">
          <w:rPr>
            <w:w w:val="100"/>
          </w:rPr>
          <w:lastRenderedPageBreak/>
          <w:t xml:space="preserve">Calls </w:t>
        </w:r>
      </w:ins>
      <w:ins w:id="1174" w:author="Manooch Hosseini" w:date="2012-05-14T17:27:00Z">
        <w:r w:rsidR="00A7688B">
          <w:rPr>
            <w:w w:val="100"/>
          </w:rPr>
          <w:t xml:space="preserve">the </w:t>
        </w:r>
      </w:ins>
      <w:ins w:id="1175" w:author="jgrey" w:date="2012-05-07T10:26:00Z">
        <w:r w:rsidRPr="00A648A7">
          <w:rPr>
            <w:w w:val="100"/>
          </w:rPr>
          <w:t>Allow</w:t>
        </w:r>
        <w:del w:id="1176" w:author="Manooch Hosseini" w:date="2012-05-14T17:27:00Z">
          <w:r w:rsidRPr="00A648A7" w:rsidDel="00A7688B">
            <w:rPr>
              <w:w w:val="100"/>
            </w:rPr>
            <w:delText xml:space="preserve"> </w:delText>
          </w:r>
        </w:del>
        <w:r w:rsidRPr="00A648A7">
          <w:rPr>
            <w:w w:val="100"/>
          </w:rPr>
          <w:t>TestSocketsToContinue</w:t>
        </w:r>
      </w:ins>
      <w:commentRangeEnd w:id="1172"/>
      <w:r w:rsidR="00077A99">
        <w:rPr>
          <w:rStyle w:val="CommentReference"/>
          <w:rFonts w:ascii="Calibri" w:hAnsi="Calibri" w:cs="Times New Roman"/>
          <w:color w:val="auto"/>
          <w:w w:val="100"/>
        </w:rPr>
        <w:commentReference w:id="1172"/>
      </w:r>
      <w:ins w:id="1177" w:author="Manooch Hosseini" w:date="2012-05-14T17:27:00Z">
        <w:r w:rsidR="00A7688B">
          <w:rPr>
            <w:w w:val="100"/>
          </w:rPr>
          <w:t xml:space="preserve"> method to notify test sockets to continue </w:t>
        </w:r>
      </w:ins>
      <w:ins w:id="1178" w:author="Manooch Hosseini" w:date="2012-05-15T15:30:00Z">
        <w:r w:rsidR="00E63B14">
          <w:rPr>
            <w:w w:val="100"/>
          </w:rPr>
          <w:t>passed the AfterPostUUT sync point</w:t>
        </w:r>
      </w:ins>
      <w:ins w:id="1179" w:author="Manooch Hosseini" w:date="2012-05-14T17:27:00Z">
        <w:r w:rsidR="00A7688B">
          <w:rPr>
            <w:w w:val="100"/>
          </w:rPr>
          <w:t>.</w:t>
        </w:r>
      </w:ins>
    </w:p>
    <w:p w:rsidR="00572B3B" w:rsidRDefault="00857787">
      <w:pPr>
        <w:pStyle w:val="ListNumber"/>
        <w:numPr>
          <w:ilvl w:val="0"/>
          <w:numId w:val="59"/>
        </w:numPr>
        <w:rPr>
          <w:ins w:id="1180" w:author="jgrey" w:date="2012-05-07T10:27:00Z"/>
          <w:w w:val="100"/>
        </w:rPr>
      </w:pPr>
      <w:ins w:id="1181" w:author="jgrey" w:date="2012-05-07T10:27:00Z">
        <w:r w:rsidRPr="00A648A7">
          <w:rPr>
            <w:w w:val="100"/>
          </w:rPr>
          <w:t xml:space="preserve">Ends the Batch </w:t>
        </w:r>
      </w:ins>
      <w:ins w:id="1182" w:author="Manooch Hosseini" w:date="2012-05-14T17:28:00Z">
        <w:r w:rsidR="00A7688B">
          <w:rPr>
            <w:w w:val="100"/>
          </w:rPr>
          <w:t xml:space="preserve">For </w:t>
        </w:r>
      </w:ins>
      <w:ins w:id="1183" w:author="jgrey" w:date="2012-05-07T10:27:00Z">
        <w:del w:id="1184" w:author="Manooch Hosseini" w:date="2012-05-14T17:28:00Z">
          <w:r w:rsidRPr="00A648A7" w:rsidDel="00A7688B">
            <w:rPr>
              <w:w w:val="100"/>
            </w:rPr>
            <w:delText>L</w:delText>
          </w:r>
        </w:del>
      </w:ins>
      <w:ins w:id="1185" w:author="Manooch Hosseini" w:date="2012-05-14T17:28:00Z">
        <w:r w:rsidR="00A7688B">
          <w:rPr>
            <w:w w:val="100"/>
          </w:rPr>
          <w:t>l</w:t>
        </w:r>
      </w:ins>
      <w:ins w:id="1186" w:author="jgrey" w:date="2012-05-07T10:27:00Z">
        <w:r w:rsidRPr="00A648A7">
          <w:rPr>
            <w:w w:val="100"/>
          </w:rPr>
          <w:t xml:space="preserve">oop, </w:t>
        </w:r>
      </w:ins>
      <w:ins w:id="1187" w:author="jgrey" w:date="2012-05-07T18:38:00Z">
        <w:r w:rsidR="007D68FF" w:rsidRPr="007D68FF">
          <w:rPr>
            <w:w w:val="100"/>
          </w:rPr>
          <w:t xml:space="preserve">looping back to begin the next </w:t>
        </w:r>
        <w:r w:rsidR="007D68FF">
          <w:rPr>
            <w:w w:val="100"/>
          </w:rPr>
          <w:t>Batch.</w:t>
        </w:r>
      </w:ins>
    </w:p>
    <w:p w:rsidR="00572B3B" w:rsidRDefault="00A7688B">
      <w:pPr>
        <w:pStyle w:val="ListNumber"/>
        <w:numPr>
          <w:ilvl w:val="0"/>
          <w:numId w:val="59"/>
        </w:numPr>
        <w:rPr>
          <w:ins w:id="1188" w:author="jgrey" w:date="2012-05-07T10:27:00Z"/>
          <w:w w:val="100"/>
        </w:rPr>
      </w:pPr>
      <w:ins w:id="1189" w:author="Manooch Hosseini" w:date="2012-05-14T17:28:00Z">
        <w:r>
          <w:rPr>
            <w:w w:val="100"/>
          </w:rPr>
          <w:t>Calls the WaitAndCheck</w:t>
        </w:r>
      </w:ins>
      <w:ins w:id="1190" w:author="Manooch Hosseini" w:date="2012-05-14T17:29:00Z">
        <w:r>
          <w:rPr>
            <w:w w:val="100"/>
          </w:rPr>
          <w:t>E</w:t>
        </w:r>
        <w:r w:rsidR="00E63B14">
          <w:rPr>
            <w:w w:val="100"/>
          </w:rPr>
          <w:t>xecutionStateForAllTestSockets</w:t>
        </w:r>
        <w:r>
          <w:rPr>
            <w:w w:val="100"/>
          </w:rPr>
          <w:t xml:space="preserve"> method </w:t>
        </w:r>
        <w:commentRangeStart w:id="1191"/>
        <w:r>
          <w:rPr>
            <w:w w:val="100"/>
          </w:rPr>
          <w:t xml:space="preserve">to determine the first UUT error (if one occurred) and whether any UUTs </w:t>
        </w:r>
      </w:ins>
      <w:ins w:id="1192" w:author="Manooch Hosseini" w:date="2012-05-14T17:30:00Z">
        <w:r>
          <w:rPr>
            <w:w w:val="100"/>
          </w:rPr>
          <w:t>terminated</w:t>
        </w:r>
      </w:ins>
      <w:ins w:id="1193" w:author="Manooch Hosseini" w:date="2012-05-14T17:29:00Z">
        <w:r>
          <w:rPr>
            <w:w w:val="100"/>
          </w:rPr>
          <w:t xml:space="preserve"> </w:t>
        </w:r>
      </w:ins>
      <w:ins w:id="1194" w:author="Manooch Hosseini" w:date="2012-05-14T17:30:00Z">
        <w:r>
          <w:rPr>
            <w:w w:val="100"/>
          </w:rPr>
          <w:t>or aborted</w:t>
        </w:r>
      </w:ins>
      <w:commentRangeEnd w:id="1191"/>
      <w:ins w:id="1195" w:author="Manooch Hosseini" w:date="2012-05-14T17:31:00Z">
        <w:r w:rsidR="00775D9C">
          <w:rPr>
            <w:rStyle w:val="CommentReference"/>
            <w:rFonts w:ascii="Calibri" w:hAnsi="Calibri" w:cs="Times New Roman"/>
            <w:color w:val="auto"/>
            <w:w w:val="100"/>
          </w:rPr>
          <w:commentReference w:id="1191"/>
        </w:r>
      </w:ins>
      <w:ins w:id="1196" w:author="Manooch Hosseini" w:date="2012-05-14T17:30:00Z">
        <w:r>
          <w:rPr>
            <w:w w:val="100"/>
          </w:rPr>
          <w:t>.</w:t>
        </w:r>
        <w:r w:rsidR="00775D9C" w:rsidDel="00775D9C">
          <w:rPr>
            <w:w w:val="100"/>
          </w:rPr>
          <w:t xml:space="preserve"> </w:t>
        </w:r>
      </w:ins>
      <w:commentRangeStart w:id="1197"/>
      <w:ins w:id="1198" w:author="jgrey" w:date="2012-05-07T10:27:00Z">
        <w:del w:id="1199" w:author="Manooch Hosseini" w:date="2012-05-14T17:30:00Z">
          <w:r w:rsidR="00857787" w:rsidDel="00775D9C">
            <w:rPr>
              <w:w w:val="100"/>
            </w:rPr>
            <w:delText xml:space="preserve">Waits for all test socket executions to </w:delText>
          </w:r>
        </w:del>
      </w:ins>
      <w:ins w:id="1200" w:author="jgrey" w:date="2012-05-07T10:29:00Z">
        <w:del w:id="1201" w:author="Manooch Hosseini" w:date="2012-05-14T17:30:00Z">
          <w:r w:rsidR="00857787" w:rsidDel="00775D9C">
            <w:rPr>
              <w:w w:val="100"/>
            </w:rPr>
            <w:delText>complete</w:delText>
          </w:r>
        </w:del>
      </w:ins>
      <w:ins w:id="1202" w:author="jgrey" w:date="2012-05-07T10:27:00Z">
        <w:del w:id="1203" w:author="Manooch Hosseini" w:date="2012-05-14T17:30:00Z">
          <w:r w:rsidR="00857787" w:rsidDel="00775D9C">
            <w:rPr>
              <w:w w:val="100"/>
            </w:rPr>
            <w:delText>.</w:delText>
          </w:r>
        </w:del>
      </w:ins>
      <w:commentRangeEnd w:id="1197"/>
      <w:r w:rsidR="00077A99">
        <w:rPr>
          <w:rStyle w:val="CommentReference"/>
          <w:rFonts w:ascii="Calibri" w:hAnsi="Calibri" w:cs="Times New Roman"/>
          <w:color w:val="auto"/>
          <w:w w:val="100"/>
        </w:rPr>
        <w:commentReference w:id="1197"/>
      </w:r>
    </w:p>
    <w:p w:rsidR="00572B3B" w:rsidRDefault="00857787">
      <w:pPr>
        <w:pStyle w:val="ListNumber"/>
        <w:numPr>
          <w:ilvl w:val="0"/>
          <w:numId w:val="59"/>
        </w:numPr>
        <w:rPr>
          <w:ins w:id="1204" w:author="jgrey" w:date="2012-05-07T10:26:00Z"/>
          <w:w w:val="100"/>
        </w:rPr>
      </w:pPr>
      <w:ins w:id="1205" w:author="jgrey" w:date="2012-05-07T10:27:00Z">
        <w:r>
          <w:rPr>
            <w:w w:val="100"/>
          </w:rPr>
          <w:t>Ca</w:t>
        </w:r>
      </w:ins>
      <w:ins w:id="1206" w:author="jgrey" w:date="2012-05-07T10:28:00Z">
        <w:r>
          <w:rPr>
            <w:w w:val="100"/>
          </w:rPr>
          <w:t>lls the PostBatchLoop callback</w:t>
        </w:r>
      </w:ins>
      <w:ins w:id="1207" w:author="Manooch Hosseini" w:date="2012-05-14T17:31:00Z">
        <w:r w:rsidR="00775D9C">
          <w:rPr>
            <w:w w:val="100"/>
          </w:rPr>
          <w:t>.</w:t>
        </w:r>
      </w:ins>
    </w:p>
    <w:p w:rsidR="00572B3B" w:rsidRDefault="00572B3B">
      <w:pPr>
        <w:pStyle w:val="ListNumber"/>
        <w:rPr>
          <w:del w:id="1208" w:author="jgrey" w:date="2012-05-07T10:29:00Z"/>
          <w:w w:val="100"/>
        </w:rPr>
      </w:pPr>
    </w:p>
    <w:p w:rsidR="00302BC8" w:rsidDel="00857787" w:rsidRDefault="00C6433B" w:rsidP="00154DCA">
      <w:pPr>
        <w:pStyle w:val="ListNumber"/>
        <w:numPr>
          <w:ilvl w:val="0"/>
          <w:numId w:val="30"/>
        </w:numPr>
        <w:ind w:left="2520" w:hanging="360"/>
        <w:rPr>
          <w:del w:id="1209" w:author="jgrey" w:date="2012-05-07T10:28:00Z"/>
          <w:w w:val="100"/>
        </w:rPr>
      </w:pPr>
      <w:del w:id="1210" w:author="jgrey" w:date="2012-05-07T10:28:00Z">
        <w:r w:rsidDel="00857787">
          <w:rPr>
            <w:w w:val="100"/>
          </w:rPr>
          <w:delText>Calls the Notify TestSocket Threads utility sequence to notify test sockets to continue displaying the test socket status.</w:delText>
        </w:r>
      </w:del>
    </w:p>
    <w:p w:rsidR="00302BC8" w:rsidDel="00857787" w:rsidRDefault="00C6433B" w:rsidP="00154DCA">
      <w:pPr>
        <w:pStyle w:val="ListNumber"/>
        <w:numPr>
          <w:ilvl w:val="0"/>
          <w:numId w:val="31"/>
        </w:numPr>
        <w:ind w:left="2520" w:hanging="360"/>
        <w:rPr>
          <w:del w:id="1211" w:author="jgrey" w:date="2012-05-07T10:28:00Z"/>
          <w:w w:val="100"/>
        </w:rPr>
      </w:pPr>
      <w:del w:id="1212" w:author="jgrey" w:date="2012-05-07T10:28:00Z">
        <w:r w:rsidDel="00857787">
          <w:rPr>
            <w:w w:val="100"/>
          </w:rPr>
          <w:delText>Calls the ProcessTestSocketRequests utility sequence to wait for and monitor test socket executions as TestStand generates reports for the test sockets.</w:delText>
        </w:r>
      </w:del>
    </w:p>
    <w:p w:rsidR="00302BC8" w:rsidDel="00857787" w:rsidRDefault="00C6433B" w:rsidP="00154DCA">
      <w:pPr>
        <w:pStyle w:val="ListNumber"/>
        <w:numPr>
          <w:ilvl w:val="0"/>
          <w:numId w:val="32"/>
        </w:numPr>
        <w:ind w:left="2520" w:hanging="360"/>
        <w:rPr>
          <w:del w:id="1213" w:author="jgrey" w:date="2012-05-07T10:28:00Z"/>
          <w:w w:val="100"/>
        </w:rPr>
      </w:pPr>
      <w:del w:id="1214" w:author="jgrey" w:date="2012-05-07T10:28:00Z">
        <w:r w:rsidDel="00857787">
          <w:rPr>
            <w:w w:val="100"/>
          </w:rPr>
          <w:delText>Calls the BatchReport callback.</w:delText>
        </w:r>
      </w:del>
    </w:p>
    <w:p w:rsidR="00302BC8" w:rsidDel="00857787" w:rsidRDefault="00C6433B" w:rsidP="00154DCA">
      <w:pPr>
        <w:pStyle w:val="ListNumber"/>
        <w:numPr>
          <w:ilvl w:val="0"/>
          <w:numId w:val="33"/>
        </w:numPr>
        <w:ind w:left="2520" w:hanging="360"/>
        <w:rPr>
          <w:del w:id="1215" w:author="jgrey" w:date="2012-05-07T10:28:00Z"/>
          <w:w w:val="100"/>
        </w:rPr>
      </w:pPr>
      <w:del w:id="1216" w:author="jgrey" w:date="2012-05-07T10:28:00Z">
        <w:r w:rsidDel="00857787">
          <w:rPr>
            <w:w w:val="100"/>
          </w:rPr>
          <w:delText xml:space="preserve">Writes the batch report to disk by appending to an existing file or creating a new file. Also adjusts the root tags when the report format </w:delText>
        </w:r>
        <w:r w:rsidDel="00857787">
          <w:rPr>
            <w:w w:val="100"/>
          </w:rPr>
          <w:br/>
          <w:delText>is XML.</w:delText>
        </w:r>
      </w:del>
    </w:p>
    <w:p w:rsidR="00302BC8" w:rsidDel="00857787" w:rsidRDefault="00C6433B" w:rsidP="00154DCA">
      <w:pPr>
        <w:pStyle w:val="ListNumber"/>
        <w:numPr>
          <w:ilvl w:val="0"/>
          <w:numId w:val="34"/>
        </w:numPr>
        <w:ind w:left="2520" w:hanging="360"/>
        <w:rPr>
          <w:del w:id="1217" w:author="jgrey" w:date="2012-05-07T10:28:00Z"/>
          <w:w w:val="100"/>
        </w:rPr>
      </w:pPr>
      <w:del w:id="1218" w:author="jgrey" w:date="2012-05-07T10:28:00Z">
        <w:r w:rsidDel="00857787">
          <w:rPr>
            <w:w w:val="100"/>
          </w:rPr>
          <w:delText xml:space="preserve">Calls the Notify TestSocket Threads utility sequence and returns </w:delText>
        </w:r>
        <w:r w:rsidDel="00857787">
          <w:rPr>
            <w:rStyle w:val="Monospace"/>
            <w:w w:val="100"/>
          </w:rPr>
          <w:delText>True</w:delText>
        </w:r>
        <w:r w:rsidDel="00857787">
          <w:rPr>
            <w:w w:val="100"/>
          </w:rPr>
          <w:delText xml:space="preserve"> for the </w:delText>
        </w:r>
        <w:r w:rsidDel="00857787">
          <w:rPr>
            <w:rStyle w:val="Bold"/>
            <w:w w:val="100"/>
          </w:rPr>
          <w:delText>ReleaseThreadsSequentially</w:delText>
        </w:r>
        <w:r w:rsidDel="00857787">
          <w:rPr>
            <w:w w:val="100"/>
          </w:rPr>
          <w:delText xml:space="preserve"> parameter so TestStand writes only one UUT report at a time in the test socket index order to notify test sockets to continue.</w:delText>
        </w:r>
      </w:del>
    </w:p>
    <w:p w:rsidR="00302BC8" w:rsidDel="00857787" w:rsidRDefault="00C6433B" w:rsidP="00154DCA">
      <w:pPr>
        <w:pStyle w:val="ListNumber"/>
        <w:numPr>
          <w:ilvl w:val="0"/>
          <w:numId w:val="35"/>
        </w:numPr>
        <w:ind w:left="2520" w:hanging="360"/>
        <w:rPr>
          <w:del w:id="1219" w:author="jgrey" w:date="2012-05-07T10:28:00Z"/>
          <w:w w:val="100"/>
        </w:rPr>
      </w:pPr>
      <w:del w:id="1220" w:author="jgrey" w:date="2012-05-07T10:28:00Z">
        <w:r w:rsidDel="00857787">
          <w:rPr>
            <w:w w:val="100"/>
          </w:rPr>
          <w:delText>Calls the ProcessTestSocketRequests utility sequence to wait for and monitor test socket executions as the test sockets complete execution.</w:delText>
        </w:r>
      </w:del>
    </w:p>
    <w:p w:rsidR="00302BC8" w:rsidDel="00857787" w:rsidRDefault="00C6433B" w:rsidP="00154DCA">
      <w:pPr>
        <w:pStyle w:val="ListNumber"/>
        <w:numPr>
          <w:ilvl w:val="0"/>
          <w:numId w:val="36"/>
        </w:numPr>
        <w:ind w:left="2520" w:hanging="360"/>
        <w:rPr>
          <w:del w:id="1221" w:author="jgrey" w:date="2012-05-07T10:28:00Z"/>
          <w:w w:val="100"/>
        </w:rPr>
      </w:pPr>
      <w:del w:id="1222" w:author="jgrey" w:date="2012-05-07T10:28:00Z">
        <w:r w:rsidDel="00857787">
          <w:rPr>
            <w:w w:val="100"/>
          </w:rPr>
          <w:delText xml:space="preserve">Notifies the Status dialog box when report generation completes and enables the </w:delText>
        </w:r>
        <w:r w:rsidDel="00857787">
          <w:rPr>
            <w:rStyle w:val="Bold"/>
            <w:w w:val="100"/>
          </w:rPr>
          <w:delText>View Report</w:delText>
        </w:r>
        <w:r w:rsidDel="00857787">
          <w:rPr>
            <w:w w:val="100"/>
          </w:rPr>
          <w:delText xml:space="preserve"> button so you can view the reports from the Status dialog box.</w:delText>
        </w:r>
      </w:del>
    </w:p>
    <w:p w:rsidR="00302BC8" w:rsidDel="00857787" w:rsidRDefault="00C6433B" w:rsidP="00154DCA">
      <w:pPr>
        <w:pStyle w:val="ListNumber"/>
        <w:numPr>
          <w:ilvl w:val="0"/>
          <w:numId w:val="37"/>
        </w:numPr>
        <w:ind w:left="2520" w:hanging="360"/>
        <w:rPr>
          <w:del w:id="1223" w:author="jgrey" w:date="2012-05-07T10:28:00Z"/>
          <w:w w:val="100"/>
        </w:rPr>
      </w:pPr>
      <w:del w:id="1224" w:author="jgrey" w:date="2012-05-07T10:28:00Z">
        <w:r w:rsidDel="00857787">
          <w:rPr>
            <w:w w:val="100"/>
          </w:rPr>
          <w:delText>Waits for the Status dialog box. When TestStand launches the PostBatch callback Status dialog box, the sequence waits for you to dismiss the dialog box if you have not already done so.</w:delText>
        </w:r>
      </w:del>
    </w:p>
    <w:p w:rsidR="00302BC8" w:rsidDel="00857787" w:rsidRDefault="00C6433B" w:rsidP="00154DCA">
      <w:pPr>
        <w:pStyle w:val="ListNumber"/>
        <w:numPr>
          <w:ilvl w:val="0"/>
          <w:numId w:val="38"/>
        </w:numPr>
        <w:ind w:left="2520" w:hanging="360"/>
        <w:rPr>
          <w:del w:id="1225" w:author="jgrey" w:date="2012-05-07T10:28:00Z"/>
          <w:w w:val="100"/>
        </w:rPr>
      </w:pPr>
      <w:del w:id="1226" w:author="jgrey" w:date="2012-05-07T10:28:00Z">
        <w:r w:rsidDel="00857787">
          <w:rPr>
            <w:w w:val="100"/>
          </w:rPr>
          <w:delText xml:space="preserve">Calls the Notify TestSocket Threads utility sequence to notify test sockets to continue completing execution. </w:delText>
        </w:r>
      </w:del>
    </w:p>
    <w:p w:rsidR="00302BC8" w:rsidDel="00857787" w:rsidRDefault="00C6433B" w:rsidP="00154DCA">
      <w:pPr>
        <w:pStyle w:val="ListNumber"/>
        <w:numPr>
          <w:ilvl w:val="0"/>
          <w:numId w:val="39"/>
        </w:numPr>
        <w:ind w:left="2520" w:hanging="360"/>
        <w:rPr>
          <w:del w:id="1227" w:author="jgrey" w:date="2012-05-07T10:28:00Z"/>
          <w:w w:val="100"/>
        </w:rPr>
      </w:pPr>
      <w:del w:id="1228" w:author="jgrey" w:date="2012-05-07T10:28:00Z">
        <w:r w:rsidDel="00857787">
          <w:rPr>
            <w:w w:val="100"/>
          </w:rPr>
          <w:delText>Loops back to step 12.</w:delText>
        </w:r>
      </w:del>
    </w:p>
    <w:p w:rsidR="00302BC8" w:rsidDel="00857787" w:rsidRDefault="00C6433B" w:rsidP="00154DCA">
      <w:pPr>
        <w:pStyle w:val="ListNumber"/>
        <w:numPr>
          <w:ilvl w:val="0"/>
          <w:numId w:val="40"/>
        </w:numPr>
        <w:ind w:left="2520" w:hanging="360"/>
        <w:rPr>
          <w:del w:id="1229" w:author="jgrey" w:date="2012-05-07T10:29:00Z"/>
          <w:w w:val="100"/>
        </w:rPr>
      </w:pPr>
      <w:del w:id="1230" w:author="jgrey" w:date="2012-05-07T10:29:00Z">
        <w:r w:rsidDel="00857787">
          <w:rPr>
            <w:w w:val="100"/>
          </w:rPr>
          <w:delText>Waits for test socket executions to complete.</w:delText>
        </w:r>
      </w:del>
    </w:p>
    <w:p w:rsidR="00302BC8" w:rsidDel="00857787" w:rsidRDefault="00C6433B" w:rsidP="00154DCA">
      <w:pPr>
        <w:pStyle w:val="ListNumber"/>
        <w:numPr>
          <w:ilvl w:val="0"/>
          <w:numId w:val="41"/>
        </w:numPr>
        <w:ind w:left="2520" w:hanging="360"/>
        <w:rPr>
          <w:del w:id="1231" w:author="jgrey" w:date="2012-05-07T10:29:00Z"/>
          <w:w w:val="100"/>
        </w:rPr>
      </w:pPr>
      <w:del w:id="1232" w:author="jgrey" w:date="2012-05-07T10:29:00Z">
        <w:r w:rsidDel="00857787">
          <w:rPr>
            <w:w w:val="100"/>
          </w:rPr>
          <w:delText>Calls the PostBatchLoop callback.</w:delText>
        </w:r>
      </w:del>
    </w:p>
    <w:p w:rsidR="00572B3B" w:rsidRDefault="00C6433B">
      <w:pPr>
        <w:pStyle w:val="ListNumber"/>
        <w:numPr>
          <w:ilvl w:val="0"/>
          <w:numId w:val="59"/>
        </w:numPr>
        <w:rPr>
          <w:ins w:id="1233" w:author="jgrey" w:date="2012-05-07T10:34:00Z"/>
          <w:w w:val="100"/>
        </w:rPr>
      </w:pPr>
      <w:commentRangeStart w:id="1234"/>
      <w:r>
        <w:rPr>
          <w:w w:val="100"/>
        </w:rPr>
        <w:lastRenderedPageBreak/>
        <w:t>Calls</w:t>
      </w:r>
      <w:commentRangeEnd w:id="1234"/>
      <w:r w:rsidR="00775D9C">
        <w:rPr>
          <w:rStyle w:val="CommentReference"/>
          <w:rFonts w:ascii="Calibri" w:hAnsi="Calibri" w:cs="Times New Roman"/>
          <w:color w:val="auto"/>
          <w:w w:val="100"/>
        </w:rPr>
        <w:commentReference w:id="1234"/>
      </w:r>
      <w:r>
        <w:rPr>
          <w:w w:val="100"/>
        </w:rPr>
        <w:t xml:space="preserve"> the ProcessCleanup callback.</w:t>
      </w:r>
    </w:p>
    <w:p w:rsidR="00A648A7" w:rsidRDefault="00A648A7" w:rsidP="00A648A7">
      <w:pPr>
        <w:pStyle w:val="ListNumber"/>
        <w:numPr>
          <w:ilvl w:val="0"/>
          <w:numId w:val="59"/>
        </w:numPr>
        <w:rPr>
          <w:ins w:id="1235" w:author="jgrey" w:date="2012-05-07T10:34:00Z"/>
          <w:w w:val="100"/>
        </w:rPr>
      </w:pPr>
      <w:ins w:id="1236" w:author="jgrey" w:date="2012-05-07T10:34:00Z">
        <w:r>
          <w:rPr>
            <w:w w:val="100"/>
          </w:rPr>
          <w:t>Call</w:t>
        </w:r>
      </w:ins>
      <w:ins w:id="1237" w:author="calliej" w:date="2012-05-13T22:39:00Z">
        <w:r w:rsidR="00077A99">
          <w:rPr>
            <w:w w:val="100"/>
          </w:rPr>
          <w:t>s</w:t>
        </w:r>
      </w:ins>
      <w:ins w:id="1238" w:author="jgrey" w:date="2012-05-07T10:34:00Z">
        <w:r>
          <w:rPr>
            <w:w w:val="100"/>
          </w:rPr>
          <w:t xml:space="preserve"> </w:t>
        </w:r>
      </w:ins>
      <w:ins w:id="1239" w:author="Manooch Hosseini" w:date="2012-05-14T17:32:00Z">
        <w:r w:rsidR="00775D9C">
          <w:rPr>
            <w:w w:val="100"/>
          </w:rPr>
          <w:t xml:space="preserve">the </w:t>
        </w:r>
      </w:ins>
      <w:ins w:id="1240" w:author="jgrey" w:date="2012-05-07T10:34:00Z">
        <w:r>
          <w:rPr>
            <w:w w:val="100"/>
          </w:rPr>
          <w:t>Model Plugins – End</w:t>
        </w:r>
      </w:ins>
      <w:ins w:id="1241" w:author="Manooch Hosseini" w:date="2012-05-14T17:32:00Z">
        <w:r w:rsidR="00775D9C">
          <w:rPr>
            <w:w w:val="100"/>
          </w:rPr>
          <w:t xml:space="preserve"> sequence.</w:t>
        </w:r>
      </w:ins>
    </w:p>
    <w:p w:rsidR="00572B3B" w:rsidRDefault="00572B3B">
      <w:pPr>
        <w:pStyle w:val="ListNumber"/>
        <w:ind w:left="2160" w:firstLine="0"/>
        <w:rPr>
          <w:ins w:id="1242" w:author="jgrey" w:date="2012-05-07T10:29:00Z"/>
          <w:w w:val="100"/>
        </w:rPr>
      </w:pPr>
    </w:p>
    <w:p w:rsidR="00857787" w:rsidDel="00857787" w:rsidRDefault="00857787" w:rsidP="00154DCA">
      <w:pPr>
        <w:pStyle w:val="ListNumber"/>
        <w:numPr>
          <w:ilvl w:val="0"/>
          <w:numId w:val="42"/>
        </w:numPr>
        <w:ind w:left="2520" w:hanging="360"/>
        <w:rPr>
          <w:del w:id="1243" w:author="jgrey" w:date="2012-05-07T10:29:00Z"/>
          <w:w w:val="100"/>
        </w:rPr>
      </w:pPr>
    </w:p>
    <w:p w:rsidR="00302BC8" w:rsidRDefault="00E221F4">
      <w:pPr>
        <w:pStyle w:val="ApxLevel2Head"/>
        <w:rPr>
          <w:w w:val="100"/>
        </w:rPr>
      </w:pPr>
      <w:r>
        <w:rPr>
          <w:w w:val="100"/>
        </w:rPr>
        <w:fldChar w:fldCharType="begin"/>
      </w:r>
      <w:r w:rsidR="00C6433B">
        <w:rPr>
          <w:w w:val="100"/>
        </w:rPr>
        <w:instrText>xe "Batch process model:Test UUTs – Test Socket entry point; Test UUTs – Test Socket entry point: Batch process model"</w:instrText>
      </w:r>
      <w:r>
        <w:rPr>
          <w:w w:val="100"/>
        </w:rPr>
        <w:fldChar w:fldCharType="end"/>
      </w:r>
      <w:r>
        <w:rPr>
          <w:w w:val="100"/>
        </w:rPr>
        <w:fldChar w:fldCharType="begin"/>
      </w:r>
      <w:r w:rsidR="00C6433B">
        <w:rPr>
          <w:w w:val="100"/>
        </w:rPr>
        <w:instrText>xe "Execution entry point:Test UUTs – Test Socket entry point:Batch process model"</w:instrText>
      </w:r>
      <w:r>
        <w:rPr>
          <w:w w:val="100"/>
        </w:rPr>
        <w:fldChar w:fldCharType="end"/>
      </w:r>
      <w:bookmarkStart w:id="1244" w:name="RTF340037003700350033003a00"/>
      <w:r w:rsidR="00C6433B">
        <w:rPr>
          <w:w w:val="100"/>
        </w:rPr>
        <w:t>Tes</w:t>
      </w:r>
      <w:bookmarkEnd w:id="1244"/>
      <w:r w:rsidR="00C6433B">
        <w:rPr>
          <w:w w:val="100"/>
        </w:rPr>
        <w:t>t UUTs – Test Socket Entry Point</w:t>
      </w:r>
    </w:p>
    <w:p w:rsidR="00302BC8" w:rsidRDefault="00C6433B">
      <w:pPr>
        <w:pStyle w:val="Body1"/>
        <w:rPr>
          <w:w w:val="100"/>
        </w:rPr>
      </w:pPr>
      <w:r>
        <w:rPr>
          <w:w w:val="100"/>
        </w:rPr>
        <w:t xml:space="preserve">The Test UUTs – Test Socket </w:t>
      </w:r>
      <w:del w:id="1245" w:author="Manooch Hosseini" w:date="2012-05-14T17:33:00Z">
        <w:r w:rsidDel="00D52332">
          <w:rPr>
            <w:w w:val="100"/>
          </w:rPr>
          <w:delText xml:space="preserve">entry </w:delText>
        </w:r>
      </w:del>
      <w:ins w:id="1246" w:author="Manooch Hosseini" w:date="2012-05-14T17:33:00Z">
        <w:r w:rsidR="00D52332">
          <w:rPr>
            <w:w w:val="100"/>
          </w:rPr>
          <w:t xml:space="preserve">Entry </w:t>
        </w:r>
      </w:ins>
      <w:del w:id="1247" w:author="Manooch Hosseini" w:date="2012-05-14T17:33:00Z">
        <w:r w:rsidDel="00D52332">
          <w:rPr>
            <w:w w:val="100"/>
          </w:rPr>
          <w:delText xml:space="preserve">point </w:delText>
        </w:r>
      </w:del>
      <w:ins w:id="1248" w:author="Manooch Hosseini" w:date="2012-05-14T17:33:00Z">
        <w:r w:rsidR="00D52332">
          <w:rPr>
            <w:w w:val="100"/>
          </w:rPr>
          <w:t xml:space="preserve">Point </w:t>
        </w:r>
      </w:ins>
      <w:r>
        <w:rPr>
          <w:w w:val="100"/>
        </w:rPr>
        <w:t xml:space="preserve">is the </w:t>
      </w:r>
      <w:ins w:id="1249" w:author="Manooch Hosseini" w:date="2012-05-14T17:33:00Z">
        <w:r w:rsidR="00D52332">
          <w:rPr>
            <w:w w:val="100"/>
          </w:rPr>
          <w:t xml:space="preserve">Execution entry point </w:t>
        </w:r>
      </w:ins>
      <w:r>
        <w:rPr>
          <w:w w:val="100"/>
        </w:rPr>
        <w:t>sequence the test socket executions run. The controlling execution creates the test socket executions in the Test UUTs Execution entry point sequence.</w:t>
      </w:r>
    </w:p>
    <w:p w:rsidR="00302BC8" w:rsidRDefault="00C6433B">
      <w:pPr>
        <w:pStyle w:val="Body"/>
        <w:rPr>
          <w:w w:val="100"/>
        </w:rPr>
      </w:pPr>
      <w:r>
        <w:rPr>
          <w:w w:val="100"/>
        </w:rPr>
        <w:t xml:space="preserve">Open </w:t>
      </w:r>
      <w:r>
        <w:rPr>
          <w:rStyle w:val="Monospace"/>
          <w:w w:val="100"/>
        </w:rPr>
        <w:t>BatchModel.seq</w:t>
      </w:r>
      <w:r>
        <w:rPr>
          <w:w w:val="100"/>
        </w:rPr>
        <w:t xml:space="preserve"> in the sequence editor and select the </w:t>
      </w:r>
      <w:r>
        <w:rPr>
          <w:rStyle w:val="Bold"/>
          <w:w w:val="100"/>
        </w:rPr>
        <w:t>Test UUTs – Test Socket Entry Point</w:t>
      </w:r>
      <w:r>
        <w:rPr>
          <w:w w:val="100"/>
        </w:rPr>
        <w:t xml:space="preserve"> sequence on the Sequences pane to examine the Batch process model Test UUTs – Test Socket </w:t>
      </w:r>
      <w:del w:id="1250" w:author="Manooch Hosseini" w:date="2012-05-14T17:34:00Z">
        <w:r w:rsidDel="00D52332">
          <w:rPr>
            <w:w w:val="100"/>
          </w:rPr>
          <w:delText xml:space="preserve">entry </w:delText>
        </w:r>
      </w:del>
      <w:ins w:id="1251" w:author="Manooch Hosseini" w:date="2012-05-14T17:34:00Z">
        <w:r w:rsidR="00D52332">
          <w:rPr>
            <w:w w:val="100"/>
          </w:rPr>
          <w:t xml:space="preserve">Entry </w:t>
        </w:r>
      </w:ins>
      <w:del w:id="1252" w:author="Manooch Hosseini" w:date="2012-05-14T17:34:00Z">
        <w:r w:rsidDel="00D52332">
          <w:rPr>
            <w:w w:val="100"/>
          </w:rPr>
          <w:delText>point</w:delText>
        </w:r>
      </w:del>
      <w:ins w:id="1253" w:author="Manooch Hosseini" w:date="2012-05-14T17:34:00Z">
        <w:r w:rsidR="00D52332">
          <w:rPr>
            <w:w w:val="100"/>
          </w:rPr>
          <w:t>Point Execution entry point</w:t>
        </w:r>
      </w:ins>
      <w:r>
        <w:rPr>
          <w:w w:val="100"/>
        </w:rPr>
        <w:t>, which performs the following significant actions:</w:t>
      </w:r>
    </w:p>
    <w:p w:rsidR="00572B3B" w:rsidRDefault="005438A7">
      <w:pPr>
        <w:pStyle w:val="ListNumber1"/>
        <w:numPr>
          <w:ilvl w:val="0"/>
          <w:numId w:val="62"/>
        </w:numPr>
        <w:ind w:left="2520" w:hanging="270"/>
        <w:rPr>
          <w:ins w:id="1254" w:author="jgrey" w:date="2012-05-07T15:10:00Z"/>
          <w:w w:val="100"/>
        </w:rPr>
      </w:pPr>
      <w:ins w:id="1255" w:author="jgrey" w:date="2012-05-07T15:10:00Z">
        <w:r w:rsidRPr="005438A7">
          <w:rPr>
            <w:w w:val="100"/>
          </w:rPr>
          <w:t>Calls the Initialize</w:t>
        </w:r>
      </w:ins>
      <w:ins w:id="1256" w:author="Manooch Hosseini" w:date="2012-05-14T17:34:00Z">
        <w:r w:rsidR="00E86478">
          <w:rPr>
            <w:w w:val="100"/>
          </w:rPr>
          <w:t xml:space="preserve"> Execution</w:t>
        </w:r>
      </w:ins>
      <w:ins w:id="1257" w:author="jgrey" w:date="2012-05-07T15:10:00Z">
        <w:r w:rsidRPr="005438A7">
          <w:rPr>
            <w:w w:val="100"/>
          </w:rPr>
          <w:t xml:space="preserve"> Entry Point sequence.</w:t>
        </w:r>
      </w:ins>
    </w:p>
    <w:p w:rsidR="00572B3B" w:rsidRDefault="00C6433B">
      <w:pPr>
        <w:pStyle w:val="ListNumber1"/>
        <w:numPr>
          <w:ilvl w:val="0"/>
          <w:numId w:val="62"/>
        </w:numPr>
        <w:ind w:left="2520" w:hanging="270"/>
        <w:rPr>
          <w:w w:val="100"/>
        </w:rPr>
      </w:pPr>
      <w:r>
        <w:rPr>
          <w:w w:val="100"/>
        </w:rPr>
        <w:t xml:space="preserve">Calls the </w:t>
      </w:r>
      <w:del w:id="1258" w:author="jgrey" w:date="2012-05-07T16:03:00Z">
        <w:r w:rsidDel="00B96349">
          <w:rPr>
            <w:w w:val="100"/>
          </w:rPr>
          <w:delText xml:space="preserve">SendControllerRequest </w:delText>
        </w:r>
      </w:del>
      <w:ins w:id="1259" w:author="jgrey" w:date="2012-05-07T16:03:00Z">
        <w:r w:rsidR="00B96349">
          <w:rPr>
            <w:w w:val="100"/>
          </w:rPr>
          <w:t xml:space="preserve">SyncWithController </w:t>
        </w:r>
      </w:ins>
      <w:del w:id="1260" w:author="Manooch Hosseini" w:date="2012-05-14T17:35:00Z">
        <w:r w:rsidDel="00E86478">
          <w:rPr>
            <w:w w:val="100"/>
          </w:rPr>
          <w:delText xml:space="preserve">utility </w:delText>
        </w:r>
      </w:del>
      <w:del w:id="1261" w:author="jgrey" w:date="2012-05-07T16:03:00Z">
        <w:r w:rsidDel="00B96349">
          <w:rPr>
            <w:w w:val="100"/>
          </w:rPr>
          <w:delText xml:space="preserve">sequence </w:delText>
        </w:r>
      </w:del>
      <w:ins w:id="1262" w:author="jgrey" w:date="2012-05-07T16:03:00Z">
        <w:r w:rsidR="00B96349">
          <w:rPr>
            <w:w w:val="100"/>
          </w:rPr>
          <w:t xml:space="preserve">method </w:t>
        </w:r>
      </w:ins>
      <w:r>
        <w:rPr>
          <w:w w:val="100"/>
        </w:rPr>
        <w:t xml:space="preserve">to synchronize with the controlling execution </w:t>
      </w:r>
      <w:ins w:id="1263" w:author="Manooch Hosseini" w:date="2012-05-15T15:31:00Z">
        <w:r w:rsidR="00E63B14">
          <w:rPr>
            <w:w w:val="100"/>
          </w:rPr>
          <w:t>at the Initialize sync point</w:t>
        </w:r>
      </w:ins>
      <w:del w:id="1264" w:author="Manooch Hosseini" w:date="2012-05-15T15:31:00Z">
        <w:r w:rsidDel="00E63B14">
          <w:rPr>
            <w:w w:val="100"/>
          </w:rPr>
          <w:delText>before performing initialization</w:delText>
        </w:r>
      </w:del>
      <w:r>
        <w:rPr>
          <w:w w:val="100"/>
        </w:rPr>
        <w:t>. The </w:t>
      </w:r>
      <w:del w:id="1265" w:author="jgrey" w:date="2012-05-07T16:03:00Z">
        <w:r w:rsidDel="00B96349">
          <w:rPr>
            <w:w w:val="100"/>
          </w:rPr>
          <w:delText xml:space="preserve">sequence </w:delText>
        </w:r>
      </w:del>
      <w:ins w:id="1266" w:author="jgrey" w:date="2012-05-07T16:03:00Z">
        <w:r w:rsidR="00B96349">
          <w:rPr>
            <w:w w:val="100"/>
          </w:rPr>
          <w:t xml:space="preserve">method </w:t>
        </w:r>
      </w:ins>
      <w:r>
        <w:rPr>
          <w:w w:val="100"/>
        </w:rPr>
        <w:t xml:space="preserve">waits until the controlling execution allows the test socket to </w:t>
      </w:r>
      <w:ins w:id="1267" w:author="Manooch Hosseini" w:date="2012-05-14T17:35:00Z">
        <w:r w:rsidR="00E86478">
          <w:rPr>
            <w:w w:val="100"/>
          </w:rPr>
          <w:t xml:space="preserve">continue </w:t>
        </w:r>
      </w:ins>
      <w:ins w:id="1268" w:author="Manooch Hosseini" w:date="2012-05-15T15:32:00Z">
        <w:r w:rsidR="00E63B14">
          <w:rPr>
            <w:w w:val="100"/>
          </w:rPr>
          <w:t>passed the Initialize sync point</w:t>
        </w:r>
      </w:ins>
      <w:del w:id="1269" w:author="Manooch Hosseini" w:date="2012-05-15T15:32:00Z">
        <w:r w:rsidDel="00E63B14">
          <w:rPr>
            <w:w w:val="100"/>
          </w:rPr>
          <w:delText>perform initialization</w:delText>
        </w:r>
      </w:del>
      <w:r>
        <w:rPr>
          <w:w w:val="100"/>
        </w:rPr>
        <w:t>.</w:t>
      </w:r>
    </w:p>
    <w:p w:rsidR="00572B3B" w:rsidRDefault="00B96349">
      <w:pPr>
        <w:pStyle w:val="ListNumber1"/>
        <w:numPr>
          <w:ilvl w:val="0"/>
          <w:numId w:val="62"/>
        </w:numPr>
        <w:ind w:left="2520" w:hanging="270"/>
        <w:rPr>
          <w:ins w:id="1270" w:author="jgrey" w:date="2012-05-07T16:03:00Z"/>
          <w:w w:val="100"/>
        </w:rPr>
      </w:pPr>
      <w:ins w:id="1271" w:author="jgrey" w:date="2012-05-07T16:03:00Z">
        <w:r w:rsidRPr="005438A7">
          <w:rPr>
            <w:w w:val="100"/>
          </w:rPr>
          <w:t xml:space="preserve">Calls </w:t>
        </w:r>
      </w:ins>
      <w:ins w:id="1272" w:author="Manooch Hosseini" w:date="2012-05-14T17:35:00Z">
        <w:r w:rsidR="00E86478">
          <w:rPr>
            <w:w w:val="100"/>
          </w:rPr>
          <w:t xml:space="preserve">the </w:t>
        </w:r>
      </w:ins>
      <w:ins w:id="1273" w:author="jgrey" w:date="2012-05-07T16:03:00Z">
        <w:r w:rsidRPr="005438A7">
          <w:rPr>
            <w:w w:val="100"/>
          </w:rPr>
          <w:t>Model Plugins – Begin</w:t>
        </w:r>
      </w:ins>
      <w:ins w:id="1274" w:author="Manooch Hosseini" w:date="2012-05-14T17:35:00Z">
        <w:r w:rsidR="00E86478">
          <w:rPr>
            <w:w w:val="100"/>
          </w:rPr>
          <w:t xml:space="preserve"> sequence</w:t>
        </w:r>
      </w:ins>
      <w:ins w:id="1275" w:author="jgrey" w:date="2012-05-07T16:03:00Z">
        <w:r w:rsidRPr="005438A7">
          <w:rPr>
            <w:w w:val="100"/>
          </w:rPr>
          <w:t>.</w:t>
        </w:r>
      </w:ins>
    </w:p>
    <w:p w:rsidR="00572B3B" w:rsidRDefault="00C6433B">
      <w:pPr>
        <w:pStyle w:val="ListNumber"/>
        <w:numPr>
          <w:ilvl w:val="0"/>
          <w:numId w:val="62"/>
        </w:numPr>
        <w:ind w:left="2520" w:hanging="270"/>
        <w:rPr>
          <w:w w:val="100"/>
        </w:rPr>
      </w:pPr>
      <w:r>
        <w:rPr>
          <w:w w:val="100"/>
        </w:rPr>
        <w:t>Calls the PreUUTLoop callback.</w:t>
      </w:r>
    </w:p>
    <w:p w:rsidR="00572B3B" w:rsidRDefault="00C6433B">
      <w:pPr>
        <w:pStyle w:val="ListNumber"/>
        <w:ind w:hanging="270"/>
        <w:rPr>
          <w:del w:id="1276" w:author="jgrey" w:date="2012-05-07T16:04:00Z"/>
          <w:w w:val="100"/>
        </w:rPr>
      </w:pPr>
      <w:del w:id="1277" w:author="jgrey" w:date="2012-05-07T16:04:00Z">
        <w:r w:rsidDel="00B96349">
          <w:rPr>
            <w:w w:val="100"/>
          </w:rPr>
          <w:delText>Calls the Configure Post Result Callbacks utility sequence to enable the ProcessModelPostResultListEntry callback when you enable on-the-fly report generation or database logging.</w:delText>
        </w:r>
      </w:del>
    </w:p>
    <w:p w:rsidR="00572B3B" w:rsidRDefault="00C6433B">
      <w:pPr>
        <w:pStyle w:val="ListNumber"/>
        <w:numPr>
          <w:ilvl w:val="0"/>
          <w:numId w:val="62"/>
        </w:numPr>
        <w:ind w:left="2520" w:hanging="270"/>
        <w:rPr>
          <w:w w:val="100"/>
        </w:rPr>
      </w:pPr>
      <w:del w:id="1278" w:author="jgrey" w:date="2012-05-07T16:04:00Z">
        <w:r w:rsidDel="00B96349">
          <w:rPr>
            <w:w w:val="100"/>
          </w:rPr>
          <w:delText>Increments the UUT index.</w:delText>
        </w:r>
      </w:del>
      <w:commentRangeStart w:id="1279"/>
      <w:ins w:id="1280" w:author="jgrey" w:date="2012-05-07T16:04:00Z">
        <w:del w:id="1281" w:author="Manooch Hosseini" w:date="2012-05-14T17:36:00Z">
          <w:r w:rsidR="00B96349" w:rsidDel="00D057DF">
            <w:rPr>
              <w:w w:val="100"/>
            </w:rPr>
            <w:delText>Initiates</w:delText>
          </w:r>
        </w:del>
      </w:ins>
      <w:ins w:id="1282" w:author="Manooch Hosseini" w:date="2012-05-14T17:36:00Z">
        <w:r w:rsidR="00D057DF">
          <w:rPr>
            <w:w w:val="100"/>
          </w:rPr>
          <w:t>Begins</w:t>
        </w:r>
      </w:ins>
      <w:ins w:id="1283" w:author="jgrey" w:date="2012-05-07T16:04:00Z">
        <w:r w:rsidR="00B96349">
          <w:rPr>
            <w:w w:val="100"/>
          </w:rPr>
          <w:t xml:space="preserve"> the UUT </w:t>
        </w:r>
      </w:ins>
      <w:ins w:id="1284" w:author="Manooch Hosseini" w:date="2012-05-14T17:36:00Z">
        <w:r w:rsidR="00D057DF">
          <w:rPr>
            <w:w w:val="100"/>
          </w:rPr>
          <w:t xml:space="preserve">For </w:t>
        </w:r>
      </w:ins>
      <w:commentRangeEnd w:id="1279"/>
      <w:ins w:id="1285" w:author="Manooch Hosseini" w:date="2012-05-14T23:51:00Z">
        <w:r w:rsidR="00980924">
          <w:rPr>
            <w:rStyle w:val="CommentReference"/>
            <w:rFonts w:ascii="Calibri" w:hAnsi="Calibri" w:cs="Times New Roman"/>
            <w:color w:val="auto"/>
            <w:w w:val="100"/>
          </w:rPr>
          <w:commentReference w:id="1279"/>
        </w:r>
      </w:ins>
      <w:ins w:id="1286" w:author="jgrey" w:date="2012-05-07T16:04:00Z">
        <w:r w:rsidR="00B96349">
          <w:rPr>
            <w:w w:val="100"/>
          </w:rPr>
          <w:t>loop.</w:t>
        </w:r>
      </w:ins>
    </w:p>
    <w:p w:rsidR="00572B3B" w:rsidRDefault="00C6433B">
      <w:pPr>
        <w:pStyle w:val="ListNumber"/>
        <w:ind w:hanging="270"/>
        <w:rPr>
          <w:del w:id="1287" w:author="jgrey" w:date="2012-05-07T18:27:00Z"/>
          <w:w w:val="100"/>
        </w:rPr>
      </w:pPr>
      <w:del w:id="1288" w:author="jgrey" w:date="2012-05-07T18:27:00Z">
        <w:r w:rsidDel="00640D43">
          <w:rPr>
            <w:w w:val="100"/>
          </w:rPr>
          <w:delText>Clears the information from the previous loop iteration by discarding the previous results and clearing the report and failure stacks.</w:delText>
        </w:r>
      </w:del>
    </w:p>
    <w:p w:rsidR="00572B3B" w:rsidRDefault="00C6433B">
      <w:pPr>
        <w:pStyle w:val="ListNumber"/>
        <w:numPr>
          <w:ilvl w:val="0"/>
          <w:numId w:val="62"/>
        </w:numPr>
        <w:ind w:left="2520" w:hanging="270"/>
        <w:rPr>
          <w:w w:val="100"/>
        </w:rPr>
      </w:pPr>
      <w:r>
        <w:rPr>
          <w:w w:val="100"/>
        </w:rPr>
        <w:t xml:space="preserve">Calls the </w:t>
      </w:r>
      <w:del w:id="1289" w:author="jgrey" w:date="2012-05-07T18:27:00Z">
        <w:r w:rsidDel="00640D43">
          <w:rPr>
            <w:w w:val="100"/>
          </w:rPr>
          <w:delText xml:space="preserve">SendControllerRequest </w:delText>
        </w:r>
      </w:del>
      <w:ins w:id="1290" w:author="jgrey" w:date="2012-05-07T18:27:00Z">
        <w:r w:rsidR="00640D43">
          <w:rPr>
            <w:w w:val="100"/>
          </w:rPr>
          <w:t>SyncWithController</w:t>
        </w:r>
      </w:ins>
      <w:ins w:id="1291" w:author="jgrey" w:date="2012-05-07T18:28:00Z">
        <w:r w:rsidR="00640D43">
          <w:rPr>
            <w:w w:val="100"/>
          </w:rPr>
          <w:t xml:space="preserve">AtRestart </w:t>
        </w:r>
      </w:ins>
      <w:ins w:id="1292" w:author="jgrey" w:date="2012-05-07T18:27:00Z">
        <w:r w:rsidR="00640D43">
          <w:rPr>
            <w:w w:val="100"/>
          </w:rPr>
          <w:t xml:space="preserve"> </w:t>
        </w:r>
      </w:ins>
      <w:del w:id="1293" w:author="Manooch Hosseini" w:date="2012-05-14T17:37:00Z">
        <w:r w:rsidDel="00884205">
          <w:rPr>
            <w:w w:val="100"/>
          </w:rPr>
          <w:delText xml:space="preserve">utility </w:delText>
        </w:r>
      </w:del>
      <w:del w:id="1294" w:author="jgrey" w:date="2012-05-07T18:28:00Z">
        <w:r w:rsidDel="00640D43">
          <w:rPr>
            <w:w w:val="100"/>
          </w:rPr>
          <w:delText xml:space="preserve">sequence </w:delText>
        </w:r>
      </w:del>
      <w:ins w:id="1295" w:author="jgrey" w:date="2012-05-07T18:28:00Z">
        <w:r w:rsidR="00640D43">
          <w:rPr>
            <w:w w:val="100"/>
          </w:rPr>
          <w:t xml:space="preserve">method </w:t>
        </w:r>
      </w:ins>
      <w:r>
        <w:rPr>
          <w:w w:val="100"/>
        </w:rPr>
        <w:t xml:space="preserve">to synchronize </w:t>
      </w:r>
      <w:del w:id="1296" w:author="jgrey" w:date="2012-05-07T18:28:00Z">
        <w:r w:rsidDel="00640D43">
          <w:rPr>
            <w:w w:val="100"/>
          </w:rPr>
          <w:br/>
        </w:r>
      </w:del>
      <w:r>
        <w:rPr>
          <w:w w:val="100"/>
        </w:rPr>
        <w:t xml:space="preserve">with the controlling execution </w:t>
      </w:r>
      <w:del w:id="1297" w:author="Manooch Hosseini" w:date="2012-05-15T15:32:00Z">
        <w:r w:rsidDel="00E63B14">
          <w:rPr>
            <w:w w:val="100"/>
          </w:rPr>
          <w:delText>before retrieving UUT serial numbers</w:delText>
        </w:r>
      </w:del>
      <w:ins w:id="1298" w:author="Manooch Hosseini" w:date="2012-05-15T15:32:00Z">
        <w:r w:rsidR="00E63B14">
          <w:rPr>
            <w:w w:val="100"/>
          </w:rPr>
          <w:t>at the GetUUTSerialNumber sync point</w:t>
        </w:r>
      </w:ins>
      <w:r>
        <w:rPr>
          <w:w w:val="100"/>
        </w:rPr>
        <w:t xml:space="preserve">. The </w:t>
      </w:r>
      <w:del w:id="1299" w:author="jgrey" w:date="2012-05-07T18:28:00Z">
        <w:r w:rsidDel="00640D43">
          <w:rPr>
            <w:w w:val="100"/>
          </w:rPr>
          <w:delText xml:space="preserve">sequence </w:delText>
        </w:r>
      </w:del>
      <w:ins w:id="1300" w:author="jgrey" w:date="2012-05-07T18:28:00Z">
        <w:r w:rsidR="00640D43">
          <w:rPr>
            <w:w w:val="100"/>
          </w:rPr>
          <w:t xml:space="preserve">method </w:t>
        </w:r>
      </w:ins>
      <w:r>
        <w:rPr>
          <w:w w:val="100"/>
        </w:rPr>
        <w:t xml:space="preserve">waits until the controlling execution allows the test socket to </w:t>
      </w:r>
      <w:ins w:id="1301" w:author="Manooch Hosseini" w:date="2012-05-14T17:37:00Z">
        <w:r w:rsidR="00884205">
          <w:rPr>
            <w:w w:val="100"/>
          </w:rPr>
          <w:t xml:space="preserve">continue </w:t>
        </w:r>
      </w:ins>
      <w:ins w:id="1302" w:author="Manooch Hosseini" w:date="2012-05-15T15:32:00Z">
        <w:r w:rsidR="00E63B14">
          <w:rPr>
            <w:w w:val="100"/>
          </w:rPr>
          <w:t>passed the GetUUTSerialNumber sync point</w:t>
        </w:r>
      </w:ins>
      <w:del w:id="1303" w:author="Manooch Hosseini" w:date="2012-05-15T15:32:00Z">
        <w:r w:rsidDel="00E63B14">
          <w:rPr>
            <w:w w:val="100"/>
          </w:rPr>
          <w:delText>obtain UUT serial numbers</w:delText>
        </w:r>
      </w:del>
      <w:r>
        <w:rPr>
          <w:w w:val="100"/>
        </w:rPr>
        <w:t>.</w:t>
      </w:r>
    </w:p>
    <w:p w:rsidR="00572B3B" w:rsidRDefault="00C6433B">
      <w:pPr>
        <w:pStyle w:val="ListNumber"/>
        <w:numPr>
          <w:ilvl w:val="0"/>
          <w:numId w:val="62"/>
        </w:numPr>
        <w:ind w:left="2520" w:hanging="270"/>
        <w:rPr>
          <w:ins w:id="1304" w:author="jgrey" w:date="2012-05-07T18:29:00Z"/>
          <w:w w:val="100"/>
        </w:rPr>
      </w:pPr>
      <w:r>
        <w:rPr>
          <w:w w:val="100"/>
        </w:rPr>
        <w:lastRenderedPageBreak/>
        <w:t>Calls the PreUUT callback.</w:t>
      </w:r>
    </w:p>
    <w:p w:rsidR="00572B3B" w:rsidRDefault="00640D43">
      <w:pPr>
        <w:pStyle w:val="ListNumber1"/>
        <w:numPr>
          <w:ilvl w:val="0"/>
          <w:numId w:val="62"/>
        </w:numPr>
        <w:ind w:left="2520" w:hanging="270"/>
        <w:rPr>
          <w:ins w:id="1305" w:author="jgrey" w:date="2012-05-07T18:29:00Z"/>
          <w:w w:val="100"/>
        </w:rPr>
      </w:pPr>
      <w:ins w:id="1306" w:author="jgrey" w:date="2012-05-07T18:29:00Z">
        <w:r w:rsidRPr="005438A7">
          <w:rPr>
            <w:w w:val="100"/>
          </w:rPr>
          <w:t xml:space="preserve">Calls </w:t>
        </w:r>
      </w:ins>
      <w:ins w:id="1307" w:author="Manooch Hosseini" w:date="2012-05-14T17:38:00Z">
        <w:r w:rsidR="00884205">
          <w:rPr>
            <w:w w:val="100"/>
          </w:rPr>
          <w:t xml:space="preserve">the </w:t>
        </w:r>
      </w:ins>
      <w:ins w:id="1308" w:author="jgrey" w:date="2012-05-07T18:29:00Z">
        <w:r w:rsidRPr="005438A7">
          <w:rPr>
            <w:w w:val="100"/>
          </w:rPr>
          <w:t xml:space="preserve">Model Plugins – </w:t>
        </w:r>
        <w:r>
          <w:rPr>
            <w:w w:val="100"/>
          </w:rPr>
          <w:t>Pre UUT</w:t>
        </w:r>
      </w:ins>
      <w:ins w:id="1309" w:author="Manooch Hosseini" w:date="2012-05-14T17:38:00Z">
        <w:r w:rsidR="00884205">
          <w:rPr>
            <w:w w:val="100"/>
          </w:rPr>
          <w:t xml:space="preserve"> sequence</w:t>
        </w:r>
      </w:ins>
      <w:ins w:id="1310" w:author="jgrey" w:date="2012-05-07T18:29:00Z">
        <w:r w:rsidRPr="005438A7">
          <w:rPr>
            <w:w w:val="100"/>
          </w:rPr>
          <w:t>.</w:t>
        </w:r>
      </w:ins>
    </w:p>
    <w:p w:rsidR="00572B3B" w:rsidRDefault="00572B3B">
      <w:pPr>
        <w:pStyle w:val="ListNumber"/>
        <w:ind w:hanging="270"/>
        <w:rPr>
          <w:del w:id="1311" w:author="jgrey" w:date="2012-05-07T18:29:00Z"/>
          <w:w w:val="100"/>
        </w:rPr>
      </w:pPr>
    </w:p>
    <w:p w:rsidR="00572B3B" w:rsidRDefault="00C6433B">
      <w:pPr>
        <w:pStyle w:val="ListNumber"/>
        <w:numPr>
          <w:ilvl w:val="0"/>
          <w:numId w:val="62"/>
        </w:numPr>
        <w:ind w:left="2520" w:hanging="270"/>
        <w:rPr>
          <w:ins w:id="1312" w:author="jgrey" w:date="2012-05-07T18:29:00Z"/>
          <w:w w:val="100"/>
        </w:rPr>
      </w:pPr>
      <w:r>
        <w:rPr>
          <w:w w:val="100"/>
        </w:rPr>
        <w:t>When no more UUTs exist, skips to step 2</w:t>
      </w:r>
      <w:ins w:id="1313" w:author="jgrey" w:date="2012-05-07T18:37:00Z">
        <w:r w:rsidR="0047249A">
          <w:rPr>
            <w:w w:val="100"/>
          </w:rPr>
          <w:t>1</w:t>
        </w:r>
      </w:ins>
      <w:del w:id="1314" w:author="jgrey" w:date="2012-05-07T18:37:00Z">
        <w:r w:rsidDel="0047249A">
          <w:rPr>
            <w:w w:val="100"/>
          </w:rPr>
          <w:delText>2</w:delText>
        </w:r>
      </w:del>
      <w:r>
        <w:rPr>
          <w:w w:val="100"/>
        </w:rPr>
        <w:t>.</w:t>
      </w:r>
    </w:p>
    <w:p w:rsidR="00572B3B" w:rsidRDefault="00640D43">
      <w:pPr>
        <w:pStyle w:val="ListNumber1"/>
        <w:numPr>
          <w:ilvl w:val="0"/>
          <w:numId w:val="62"/>
        </w:numPr>
        <w:ind w:left="2520" w:hanging="270"/>
        <w:rPr>
          <w:ins w:id="1315" w:author="jgrey" w:date="2012-05-07T18:29:00Z"/>
          <w:w w:val="100"/>
        </w:rPr>
      </w:pPr>
      <w:ins w:id="1316" w:author="jgrey" w:date="2012-05-07T18:29:00Z">
        <w:r w:rsidRPr="005438A7">
          <w:rPr>
            <w:w w:val="100"/>
          </w:rPr>
          <w:t xml:space="preserve">Calls </w:t>
        </w:r>
      </w:ins>
      <w:ins w:id="1317" w:author="Manooch Hosseini" w:date="2012-05-14T17:39:00Z">
        <w:r w:rsidR="00C86560">
          <w:rPr>
            <w:w w:val="100"/>
          </w:rPr>
          <w:t xml:space="preserve">the </w:t>
        </w:r>
      </w:ins>
      <w:ins w:id="1318" w:author="jgrey" w:date="2012-05-07T18:29:00Z">
        <w:r w:rsidRPr="005438A7">
          <w:rPr>
            <w:w w:val="100"/>
          </w:rPr>
          <w:t>Model Plugins –</w:t>
        </w:r>
        <w:r>
          <w:rPr>
            <w:w w:val="100"/>
          </w:rPr>
          <w:t>UUT</w:t>
        </w:r>
      </w:ins>
      <w:ins w:id="1319" w:author="jgrey" w:date="2012-05-07T18:30:00Z">
        <w:r>
          <w:rPr>
            <w:w w:val="100"/>
          </w:rPr>
          <w:t xml:space="preserve"> Start</w:t>
        </w:r>
      </w:ins>
      <w:ins w:id="1320" w:author="Manooch Hosseini" w:date="2012-05-14T17:39:00Z">
        <w:r w:rsidR="00C86560">
          <w:rPr>
            <w:w w:val="100"/>
          </w:rPr>
          <w:t xml:space="preserve"> sequence</w:t>
        </w:r>
      </w:ins>
      <w:ins w:id="1321" w:author="jgrey" w:date="2012-05-07T18:29:00Z">
        <w:r w:rsidRPr="005438A7">
          <w:rPr>
            <w:w w:val="100"/>
          </w:rPr>
          <w:t>.</w:t>
        </w:r>
      </w:ins>
    </w:p>
    <w:p w:rsidR="00572B3B" w:rsidRDefault="00572B3B">
      <w:pPr>
        <w:pStyle w:val="ListNumber"/>
        <w:ind w:hanging="270"/>
        <w:rPr>
          <w:del w:id="1322" w:author="jgrey" w:date="2012-05-07T18:30:00Z"/>
          <w:w w:val="100"/>
        </w:rPr>
      </w:pPr>
    </w:p>
    <w:p w:rsidR="00572B3B" w:rsidRDefault="00C6433B">
      <w:pPr>
        <w:pStyle w:val="ListNumber"/>
        <w:numPr>
          <w:ilvl w:val="0"/>
          <w:numId w:val="62"/>
        </w:numPr>
        <w:ind w:left="2520" w:hanging="270"/>
        <w:rPr>
          <w:w w:val="100"/>
        </w:rPr>
      </w:pPr>
      <w:r>
        <w:rPr>
          <w:w w:val="100"/>
        </w:rPr>
        <w:t xml:space="preserve">Calls the </w:t>
      </w:r>
      <w:del w:id="1323" w:author="jgrey" w:date="2012-05-07T18:30:00Z">
        <w:r w:rsidDel="00640D43">
          <w:rPr>
            <w:w w:val="100"/>
          </w:rPr>
          <w:delText xml:space="preserve">SendControllerRequest </w:delText>
        </w:r>
      </w:del>
      <w:ins w:id="1324" w:author="jgrey" w:date="2012-05-07T18:30:00Z">
        <w:r w:rsidR="00640D43">
          <w:rPr>
            <w:w w:val="100"/>
          </w:rPr>
          <w:t xml:space="preserve">SyncWithController </w:t>
        </w:r>
      </w:ins>
      <w:del w:id="1325" w:author="Manooch Hosseini" w:date="2012-05-14T17:39:00Z">
        <w:r w:rsidDel="00C86560">
          <w:rPr>
            <w:w w:val="100"/>
          </w:rPr>
          <w:delText xml:space="preserve">utility </w:delText>
        </w:r>
      </w:del>
      <w:del w:id="1326" w:author="jgrey" w:date="2012-05-07T18:30:00Z">
        <w:r w:rsidDel="00640D43">
          <w:rPr>
            <w:w w:val="100"/>
          </w:rPr>
          <w:delText xml:space="preserve">sequence </w:delText>
        </w:r>
      </w:del>
      <w:ins w:id="1327" w:author="jgrey" w:date="2012-05-07T18:30:00Z">
        <w:r w:rsidR="00640D43">
          <w:rPr>
            <w:w w:val="100"/>
          </w:rPr>
          <w:t xml:space="preserve">method </w:t>
        </w:r>
      </w:ins>
      <w:r>
        <w:rPr>
          <w:w w:val="100"/>
        </w:rPr>
        <w:t xml:space="preserve">to synchronize with the controlling execution </w:t>
      </w:r>
      <w:del w:id="1328" w:author="Manooch Hosseini" w:date="2012-05-15T15:32:00Z">
        <w:r w:rsidDel="00E63B14">
          <w:rPr>
            <w:w w:val="100"/>
          </w:rPr>
          <w:delText>before the test socket is ready to run</w:delText>
        </w:r>
      </w:del>
      <w:ins w:id="1329" w:author="Manooch Hosseini" w:date="2012-05-15T15:32:00Z">
        <w:r w:rsidR="00E63B14">
          <w:rPr>
            <w:w w:val="100"/>
          </w:rPr>
          <w:t>at the ReadyToRun sync point</w:t>
        </w:r>
      </w:ins>
      <w:r>
        <w:rPr>
          <w:w w:val="100"/>
        </w:rPr>
        <w:t xml:space="preserve">. The </w:t>
      </w:r>
      <w:del w:id="1330" w:author="jgrey" w:date="2012-05-07T18:30:00Z">
        <w:r w:rsidDel="00640D43">
          <w:rPr>
            <w:w w:val="100"/>
          </w:rPr>
          <w:delText xml:space="preserve">sequence </w:delText>
        </w:r>
      </w:del>
      <w:ins w:id="1331" w:author="jgrey" w:date="2012-05-07T18:30:00Z">
        <w:r w:rsidR="00640D43">
          <w:rPr>
            <w:w w:val="100"/>
          </w:rPr>
          <w:t xml:space="preserve">method </w:t>
        </w:r>
      </w:ins>
      <w:r>
        <w:rPr>
          <w:w w:val="100"/>
        </w:rPr>
        <w:t xml:space="preserve">waits until the controlling execution allows the test socket to </w:t>
      </w:r>
      <w:del w:id="1332" w:author="Manooch Hosseini" w:date="2012-05-14T17:40:00Z">
        <w:r w:rsidDel="00C86560">
          <w:rPr>
            <w:w w:val="100"/>
          </w:rPr>
          <w:delText>run</w:delText>
        </w:r>
      </w:del>
      <w:ins w:id="1333" w:author="Manooch Hosseini" w:date="2012-05-14T17:40:00Z">
        <w:r w:rsidR="00C86560">
          <w:rPr>
            <w:w w:val="100"/>
          </w:rPr>
          <w:t>continue</w:t>
        </w:r>
      </w:ins>
      <w:ins w:id="1334" w:author="Manooch Hosseini" w:date="2012-05-15T15:33:00Z">
        <w:r w:rsidR="00E63B14">
          <w:rPr>
            <w:w w:val="100"/>
          </w:rPr>
          <w:t xml:space="preserve"> passed the ReadyToRun sync point</w:t>
        </w:r>
      </w:ins>
      <w:r>
        <w:rPr>
          <w:w w:val="100"/>
        </w:rPr>
        <w:t>.</w:t>
      </w:r>
    </w:p>
    <w:p w:rsidR="00572B3B" w:rsidRDefault="00C6433B">
      <w:pPr>
        <w:pStyle w:val="ListNumber"/>
        <w:ind w:hanging="270"/>
        <w:rPr>
          <w:del w:id="1335" w:author="jgrey" w:date="2012-05-07T18:30:00Z"/>
          <w:w w:val="100"/>
        </w:rPr>
      </w:pPr>
      <w:del w:id="1336" w:author="jgrey" w:date="2012-05-07T18:30:00Z">
        <w:r w:rsidDel="00640D43">
          <w:rPr>
            <w:w w:val="100"/>
          </w:rPr>
          <w:delText xml:space="preserve">Determines the report file pathname, configures display settings, </w:delText>
        </w:r>
        <w:r w:rsidDel="00640D43">
          <w:rPr>
            <w:w w:val="100"/>
          </w:rPr>
          <w:br/>
          <w:delText xml:space="preserve">resets the report, and specifies the report location. When you use the </w:delText>
        </w:r>
        <w:r w:rsidDel="00640D43">
          <w:rPr>
            <w:rStyle w:val="Monospace"/>
            <w:w w:val="100"/>
          </w:rPr>
          <w:delText>&lt;UUTStatus&gt;</w:delText>
        </w:r>
        <w:r w:rsidDel="00640D43">
          <w:rPr>
            <w:w w:val="100"/>
          </w:rPr>
          <w:delText xml:space="preserve"> macro in an expression to specify the report file path, TestStand uses a temporary file path as the report file pathname.</w:delText>
        </w:r>
      </w:del>
    </w:p>
    <w:p w:rsidR="00572B3B" w:rsidRDefault="00C6433B">
      <w:pPr>
        <w:pStyle w:val="ListNumber"/>
        <w:ind w:hanging="270"/>
        <w:rPr>
          <w:del w:id="1337" w:author="jgrey" w:date="2012-05-07T18:30:00Z"/>
          <w:w w:val="100"/>
        </w:rPr>
      </w:pPr>
      <w:del w:id="1338" w:author="jgrey" w:date="2012-05-07T18:30:00Z">
        <w:r w:rsidDel="00640D43">
          <w:rPr>
            <w:w w:val="100"/>
          </w:rPr>
          <w:delText>Starts on-the-fly report generation and database logging, when enabled, for the new UUT.</w:delText>
        </w:r>
      </w:del>
    </w:p>
    <w:p w:rsidR="00572B3B" w:rsidRDefault="00C6433B">
      <w:pPr>
        <w:pStyle w:val="ListNumber"/>
        <w:numPr>
          <w:ilvl w:val="0"/>
          <w:numId w:val="62"/>
        </w:numPr>
        <w:ind w:left="2520" w:hanging="270"/>
        <w:rPr>
          <w:w w:val="100"/>
        </w:rPr>
      </w:pPr>
      <w:r>
        <w:rPr>
          <w:w w:val="100"/>
        </w:rPr>
        <w:t>Calls the MainSequence callback.</w:t>
      </w:r>
    </w:p>
    <w:p w:rsidR="00572B3B" w:rsidRDefault="00C6433B">
      <w:pPr>
        <w:pStyle w:val="ListNumber"/>
        <w:numPr>
          <w:ilvl w:val="0"/>
          <w:numId w:val="62"/>
        </w:numPr>
        <w:ind w:left="2520" w:hanging="270"/>
        <w:rPr>
          <w:spacing w:val="-2"/>
          <w:w w:val="100"/>
        </w:rPr>
      </w:pPr>
      <w:r>
        <w:rPr>
          <w:spacing w:val="-2"/>
          <w:w w:val="100"/>
        </w:rPr>
        <w:t xml:space="preserve">Removes the test socket thread from </w:t>
      </w:r>
      <w:ins w:id="1339" w:author="Manooch Hosseini" w:date="2012-05-14T23:53:00Z">
        <w:r w:rsidR="00980924">
          <w:rPr>
            <w:spacing w:val="-2"/>
            <w:w w:val="100"/>
          </w:rPr>
          <w:t xml:space="preserve">the </w:t>
        </w:r>
      </w:ins>
      <w:r>
        <w:rPr>
          <w:spacing w:val="-2"/>
          <w:w w:val="100"/>
        </w:rPr>
        <w:t xml:space="preserve">batch </w:t>
      </w:r>
      <w:del w:id="1340" w:author="Manooch Hosseini" w:date="2012-05-14T23:53:00Z">
        <w:r w:rsidDel="00980924">
          <w:rPr>
            <w:spacing w:val="-2"/>
            <w:w w:val="100"/>
          </w:rPr>
          <w:delText xml:space="preserve">synchronization </w:delText>
        </w:r>
      </w:del>
      <w:ins w:id="1341" w:author="Manooch Hosseini" w:date="2012-05-14T23:53:00Z">
        <w:r w:rsidR="00980924">
          <w:rPr>
            <w:spacing w:val="-2"/>
            <w:w w:val="100"/>
          </w:rPr>
          <w:t xml:space="preserve">specification </w:t>
        </w:r>
      </w:ins>
      <w:del w:id="1342" w:author="Manooch Hosseini" w:date="2012-05-14T23:54:00Z">
        <w:r w:rsidDel="00980924">
          <w:rPr>
            <w:spacing w:val="-2"/>
            <w:w w:val="100"/>
          </w:rPr>
          <w:delText xml:space="preserve">by cleaning up the state of the batch </w:delText>
        </w:r>
      </w:del>
      <w:r>
        <w:rPr>
          <w:spacing w:val="-2"/>
          <w:w w:val="100"/>
        </w:rPr>
        <w:t>in case the Main</w:t>
      </w:r>
      <w:del w:id="1343" w:author="Manooch Hosseini" w:date="2012-05-15T16:09:00Z">
        <w:r w:rsidDel="00960BC8">
          <w:rPr>
            <w:spacing w:val="-2"/>
            <w:w w:val="100"/>
          </w:rPr>
          <w:delText xml:space="preserve"> s</w:delText>
        </w:r>
      </w:del>
      <w:ins w:id="1344" w:author="Manooch Hosseini" w:date="2012-05-15T16:09:00Z">
        <w:r w:rsidR="00960BC8">
          <w:rPr>
            <w:spacing w:val="-2"/>
            <w:w w:val="100"/>
          </w:rPr>
          <w:t>S</w:t>
        </w:r>
      </w:ins>
      <w:r>
        <w:rPr>
          <w:spacing w:val="-2"/>
          <w:w w:val="100"/>
        </w:rPr>
        <w:t xml:space="preserve">equence terminates or the client sequence file </w:t>
      </w:r>
      <w:del w:id="1345" w:author="Manooch Hosseini" w:date="2012-05-15T16:09:00Z">
        <w:r w:rsidDel="00960BC8">
          <w:rPr>
            <w:spacing w:val="-2"/>
            <w:w w:val="100"/>
          </w:rPr>
          <w:delText xml:space="preserve">did </w:delText>
        </w:r>
      </w:del>
      <w:ins w:id="1346" w:author="Manooch Hosseini" w:date="2012-05-15T16:09:00Z">
        <w:r w:rsidR="00960BC8">
          <w:rPr>
            <w:spacing w:val="-2"/>
            <w:w w:val="100"/>
          </w:rPr>
          <w:t xml:space="preserve">does </w:t>
        </w:r>
      </w:ins>
      <w:r>
        <w:rPr>
          <w:spacing w:val="-2"/>
          <w:w w:val="100"/>
        </w:rPr>
        <w:t xml:space="preserve">not properly handle batch synchronization. The controlling execution adds the thread </w:t>
      </w:r>
      <w:ins w:id="1347" w:author="Manooch Hosseini" w:date="2012-05-14T23:54:00Z">
        <w:r w:rsidR="00980924">
          <w:rPr>
            <w:spacing w:val="-2"/>
            <w:w w:val="100"/>
          </w:rPr>
          <w:t xml:space="preserve">back </w:t>
        </w:r>
      </w:ins>
      <w:r>
        <w:rPr>
          <w:spacing w:val="-2"/>
          <w:w w:val="100"/>
        </w:rPr>
        <w:t xml:space="preserve">to </w:t>
      </w:r>
      <w:ins w:id="1348" w:author="Manooch Hosseini" w:date="2012-05-14T23:54:00Z">
        <w:r w:rsidR="00980924">
          <w:rPr>
            <w:spacing w:val="-2"/>
            <w:w w:val="100"/>
          </w:rPr>
          <w:t xml:space="preserve">the </w:t>
        </w:r>
      </w:ins>
      <w:r>
        <w:rPr>
          <w:spacing w:val="-2"/>
          <w:w w:val="100"/>
        </w:rPr>
        <w:t xml:space="preserve">batch </w:t>
      </w:r>
      <w:del w:id="1349" w:author="Manooch Hosseini" w:date="2012-05-14T23:54:00Z">
        <w:r w:rsidDel="00980924">
          <w:rPr>
            <w:spacing w:val="-2"/>
            <w:w w:val="100"/>
          </w:rPr>
          <w:delText xml:space="preserve">synchronization </w:delText>
        </w:r>
      </w:del>
      <w:ins w:id="1350" w:author="Manooch Hosseini" w:date="2012-05-14T23:54:00Z">
        <w:r w:rsidR="00980924">
          <w:rPr>
            <w:spacing w:val="-2"/>
            <w:w w:val="100"/>
          </w:rPr>
          <w:t xml:space="preserve">specification </w:t>
        </w:r>
      </w:ins>
      <w:r>
        <w:rPr>
          <w:spacing w:val="-2"/>
          <w:w w:val="100"/>
        </w:rPr>
        <w:t xml:space="preserve">before continuing past the next synchronization point. </w:t>
      </w:r>
      <w:commentRangeStart w:id="1351"/>
      <w:r>
        <w:rPr>
          <w:spacing w:val="-2"/>
          <w:w w:val="100"/>
        </w:rPr>
        <w:t xml:space="preserve">The controlling execution </w:t>
      </w:r>
      <w:ins w:id="1352" w:author="Manooch Hosseini" w:date="2012-05-14T23:55:00Z">
        <w:r w:rsidR="00980924">
          <w:rPr>
            <w:spacing w:val="-2"/>
            <w:w w:val="100"/>
          </w:rPr>
          <w:t xml:space="preserve">removes </w:t>
        </w:r>
      </w:ins>
      <w:del w:id="1353" w:author="Manooch Hosseini" w:date="2012-05-14T23:55:00Z">
        <w:r w:rsidDel="00980924">
          <w:rPr>
            <w:spacing w:val="-2"/>
            <w:w w:val="100"/>
          </w:rPr>
          <w:delText xml:space="preserve">does not add </w:delText>
        </w:r>
      </w:del>
      <w:r>
        <w:rPr>
          <w:spacing w:val="-2"/>
          <w:w w:val="100"/>
        </w:rPr>
        <w:t xml:space="preserve">disabled test sockets </w:t>
      </w:r>
      <w:del w:id="1354" w:author="Manooch Hosseini" w:date="2012-05-14T23:56:00Z">
        <w:r w:rsidDel="00980924">
          <w:rPr>
            <w:spacing w:val="-2"/>
            <w:w w:val="100"/>
          </w:rPr>
          <w:delText xml:space="preserve">to </w:delText>
        </w:r>
      </w:del>
      <w:ins w:id="1355" w:author="Manooch Hosseini" w:date="2012-05-14T23:56:00Z">
        <w:r w:rsidR="00980924">
          <w:rPr>
            <w:spacing w:val="-2"/>
            <w:w w:val="100"/>
          </w:rPr>
          <w:t xml:space="preserve">from </w:t>
        </w:r>
      </w:ins>
      <w:r>
        <w:rPr>
          <w:spacing w:val="-2"/>
          <w:w w:val="100"/>
        </w:rPr>
        <w:t>the batch</w:t>
      </w:r>
      <w:ins w:id="1356" w:author="Manooch Hosseini" w:date="2012-05-14T23:57:00Z">
        <w:r w:rsidR="00980924">
          <w:rPr>
            <w:spacing w:val="-2"/>
            <w:w w:val="100"/>
          </w:rPr>
          <w:t xml:space="preserve"> by calling the Add TestSocket Threads To Batch sequence</w:t>
        </w:r>
      </w:ins>
      <w:commentRangeEnd w:id="1351"/>
      <w:ins w:id="1357" w:author="Manooch Hosseini" w:date="2012-05-14T23:58:00Z">
        <w:r w:rsidR="00980924">
          <w:rPr>
            <w:rStyle w:val="CommentReference"/>
            <w:rFonts w:ascii="Calibri" w:hAnsi="Calibri" w:cs="Times New Roman"/>
            <w:color w:val="auto"/>
            <w:w w:val="100"/>
          </w:rPr>
          <w:commentReference w:id="1351"/>
        </w:r>
      </w:ins>
      <w:r>
        <w:rPr>
          <w:spacing w:val="-2"/>
          <w:w w:val="100"/>
        </w:rPr>
        <w:t>.</w:t>
      </w:r>
    </w:p>
    <w:p w:rsidR="00572B3B" w:rsidRDefault="00C6433B">
      <w:pPr>
        <w:pStyle w:val="ListNumber"/>
        <w:numPr>
          <w:ilvl w:val="0"/>
          <w:numId w:val="62"/>
        </w:numPr>
        <w:ind w:left="2520" w:hanging="270"/>
        <w:rPr>
          <w:ins w:id="1358" w:author="jgrey" w:date="2012-05-07T18:31:00Z"/>
          <w:w w:val="100"/>
        </w:rPr>
      </w:pPr>
      <w:r>
        <w:rPr>
          <w:w w:val="100"/>
        </w:rPr>
        <w:t xml:space="preserve">Calls the </w:t>
      </w:r>
      <w:del w:id="1359" w:author="jgrey" w:date="2012-05-07T18:31:00Z">
        <w:r w:rsidDel="00640D43">
          <w:rPr>
            <w:w w:val="100"/>
          </w:rPr>
          <w:delText xml:space="preserve">SendControllerRequest </w:delText>
        </w:r>
      </w:del>
      <w:ins w:id="1360" w:author="jgrey" w:date="2012-05-07T18:31:00Z">
        <w:r w:rsidR="00640D43">
          <w:rPr>
            <w:w w:val="100"/>
          </w:rPr>
          <w:t xml:space="preserve">SyncWithController </w:t>
        </w:r>
      </w:ins>
      <w:del w:id="1361" w:author="Manooch Hosseini" w:date="2012-05-15T00:01:00Z">
        <w:r w:rsidDel="00B97A48">
          <w:rPr>
            <w:w w:val="100"/>
          </w:rPr>
          <w:delText xml:space="preserve">utility </w:delText>
        </w:r>
      </w:del>
      <w:del w:id="1362" w:author="jgrey" w:date="2012-05-07T18:31:00Z">
        <w:r w:rsidDel="00640D43">
          <w:rPr>
            <w:w w:val="100"/>
          </w:rPr>
          <w:delText xml:space="preserve">sequence </w:delText>
        </w:r>
      </w:del>
      <w:ins w:id="1363" w:author="jgrey" w:date="2012-05-07T18:31:00Z">
        <w:r w:rsidR="00640D43">
          <w:rPr>
            <w:w w:val="100"/>
          </w:rPr>
          <w:t xml:space="preserve">method </w:t>
        </w:r>
      </w:ins>
      <w:r>
        <w:rPr>
          <w:w w:val="100"/>
        </w:rPr>
        <w:t xml:space="preserve">to synchronize with the controlling execution </w:t>
      </w:r>
      <w:del w:id="1364" w:author="Manooch Hosseini" w:date="2012-05-15T15:33:00Z">
        <w:r w:rsidDel="008306A0">
          <w:rPr>
            <w:w w:val="100"/>
          </w:rPr>
          <w:delText xml:space="preserve">before </w:delText>
        </w:r>
      </w:del>
      <w:del w:id="1365" w:author="Manooch Hosseini" w:date="2012-05-15T00:02:00Z">
        <w:r w:rsidDel="00B97A48">
          <w:rPr>
            <w:w w:val="100"/>
          </w:rPr>
          <w:delText>displaying the test socket status</w:delText>
        </w:r>
      </w:del>
      <w:ins w:id="1366" w:author="Manooch Hosseini" w:date="2012-05-15T15:33:00Z">
        <w:r w:rsidR="008306A0">
          <w:rPr>
            <w:w w:val="100"/>
          </w:rPr>
          <w:t>at the PostMainSequence sync point</w:t>
        </w:r>
      </w:ins>
      <w:r>
        <w:rPr>
          <w:w w:val="100"/>
        </w:rPr>
        <w:t xml:space="preserve">. The </w:t>
      </w:r>
      <w:del w:id="1367" w:author="jgrey" w:date="2012-05-07T18:31:00Z">
        <w:r w:rsidDel="00640D43">
          <w:rPr>
            <w:w w:val="100"/>
          </w:rPr>
          <w:delText xml:space="preserve">sequence </w:delText>
        </w:r>
      </w:del>
      <w:ins w:id="1368" w:author="jgrey" w:date="2012-05-07T18:31:00Z">
        <w:r w:rsidR="00640D43">
          <w:rPr>
            <w:w w:val="100"/>
          </w:rPr>
          <w:t xml:space="preserve">method </w:t>
        </w:r>
      </w:ins>
      <w:ins w:id="1369" w:author="Manooch Hosseini" w:date="2012-05-15T15:34:00Z">
        <w:r w:rsidR="008306A0">
          <w:rPr>
            <w:w w:val="100"/>
          </w:rPr>
          <w:t xml:space="preserve">does not </w:t>
        </w:r>
      </w:ins>
      <w:del w:id="1370" w:author="Manooch Hosseini" w:date="2012-05-15T15:35:00Z">
        <w:r w:rsidDel="008306A0">
          <w:rPr>
            <w:w w:val="100"/>
          </w:rPr>
          <w:delText>wait</w:delText>
        </w:r>
      </w:del>
      <w:del w:id="1371" w:author="Manooch Hosseini" w:date="2012-05-15T15:34:00Z">
        <w:r w:rsidDel="008306A0">
          <w:rPr>
            <w:w w:val="100"/>
          </w:rPr>
          <w:delText>s</w:delText>
        </w:r>
      </w:del>
      <w:del w:id="1372" w:author="Manooch Hosseini" w:date="2012-05-15T15:35:00Z">
        <w:r w:rsidDel="008306A0">
          <w:rPr>
            <w:w w:val="100"/>
          </w:rPr>
          <w:delText xml:space="preserve"> </w:delText>
        </w:r>
      </w:del>
      <w:del w:id="1373" w:author="Manooch Hosseini" w:date="2012-05-15T15:34:00Z">
        <w:r w:rsidDel="008306A0">
          <w:rPr>
            <w:w w:val="100"/>
          </w:rPr>
          <w:delText xml:space="preserve">until </w:delText>
        </w:r>
      </w:del>
      <w:del w:id="1374" w:author="Manooch Hosseini" w:date="2012-05-15T15:35:00Z">
        <w:r w:rsidDel="008306A0">
          <w:rPr>
            <w:w w:val="100"/>
          </w:rPr>
          <w:delText xml:space="preserve">the controlling execution </w:delText>
        </w:r>
      </w:del>
      <w:del w:id="1375" w:author="Manooch Hosseini" w:date="2012-05-15T15:34:00Z">
        <w:r w:rsidDel="008306A0">
          <w:rPr>
            <w:w w:val="100"/>
          </w:rPr>
          <w:delText xml:space="preserve">allows the test socket to </w:delText>
        </w:r>
      </w:del>
      <w:del w:id="1376" w:author="Manooch Hosseini" w:date="2012-05-15T00:03:00Z">
        <w:r w:rsidDel="00B97A48">
          <w:rPr>
            <w:w w:val="100"/>
          </w:rPr>
          <w:delText>display the test socket status</w:delText>
        </w:r>
      </w:del>
      <w:ins w:id="1377" w:author="Manooch Hosseini" w:date="2012-05-15T15:35:00Z">
        <w:r w:rsidR="008306A0">
          <w:rPr>
            <w:w w:val="100"/>
          </w:rPr>
          <w:t>does not wait for the controlling execution at this sync point</w:t>
        </w:r>
      </w:ins>
      <w:r>
        <w:rPr>
          <w:w w:val="100"/>
        </w:rPr>
        <w:t>.</w:t>
      </w:r>
    </w:p>
    <w:p w:rsidR="00572B3B" w:rsidRDefault="00B93E1D">
      <w:pPr>
        <w:pStyle w:val="ListNumber1"/>
        <w:numPr>
          <w:ilvl w:val="0"/>
          <w:numId w:val="62"/>
        </w:numPr>
        <w:ind w:left="2520" w:hanging="270"/>
        <w:rPr>
          <w:ins w:id="1378" w:author="jgrey" w:date="2012-05-07T18:31:00Z"/>
          <w:w w:val="100"/>
        </w:rPr>
      </w:pPr>
      <w:ins w:id="1379" w:author="jgrey" w:date="2012-05-07T18:31:00Z">
        <w:r w:rsidRPr="005438A7">
          <w:rPr>
            <w:w w:val="100"/>
          </w:rPr>
          <w:t xml:space="preserve">Calls </w:t>
        </w:r>
      </w:ins>
      <w:ins w:id="1380" w:author="Manooch Hosseini" w:date="2012-05-15T00:03:00Z">
        <w:r w:rsidR="00B97A48">
          <w:rPr>
            <w:w w:val="100"/>
          </w:rPr>
          <w:t xml:space="preserve">the </w:t>
        </w:r>
      </w:ins>
      <w:ins w:id="1381" w:author="jgrey" w:date="2012-05-07T18:31:00Z">
        <w:r w:rsidRPr="005438A7">
          <w:rPr>
            <w:w w:val="100"/>
          </w:rPr>
          <w:t>Model Plugins –</w:t>
        </w:r>
        <w:r>
          <w:rPr>
            <w:w w:val="100"/>
          </w:rPr>
          <w:t>UUT Done</w:t>
        </w:r>
      </w:ins>
      <w:ins w:id="1382" w:author="Manooch Hosseini" w:date="2012-05-15T00:03:00Z">
        <w:r w:rsidR="00B97A48">
          <w:rPr>
            <w:w w:val="100"/>
          </w:rPr>
          <w:t xml:space="preserve"> sequence</w:t>
        </w:r>
      </w:ins>
      <w:ins w:id="1383" w:author="jgrey" w:date="2012-05-07T18:31:00Z">
        <w:r w:rsidRPr="005438A7">
          <w:rPr>
            <w:w w:val="100"/>
          </w:rPr>
          <w:t>.</w:t>
        </w:r>
      </w:ins>
    </w:p>
    <w:p w:rsidR="00572B3B" w:rsidRDefault="00B93E1D">
      <w:pPr>
        <w:pStyle w:val="ListNumber1"/>
        <w:numPr>
          <w:ilvl w:val="0"/>
          <w:numId w:val="62"/>
        </w:numPr>
        <w:ind w:left="2520" w:hanging="270"/>
        <w:rPr>
          <w:ins w:id="1384" w:author="jgrey" w:date="2012-05-07T18:31:00Z"/>
          <w:w w:val="100"/>
        </w:rPr>
      </w:pPr>
      <w:ins w:id="1385" w:author="jgrey" w:date="2012-05-07T18:31:00Z">
        <w:r w:rsidRPr="005438A7">
          <w:rPr>
            <w:w w:val="100"/>
          </w:rPr>
          <w:t xml:space="preserve">Calls </w:t>
        </w:r>
      </w:ins>
      <w:ins w:id="1386" w:author="Manooch Hosseini" w:date="2012-05-15T00:03:00Z">
        <w:r w:rsidR="00B97A48">
          <w:rPr>
            <w:w w:val="100"/>
          </w:rPr>
          <w:t xml:space="preserve">the </w:t>
        </w:r>
      </w:ins>
      <w:ins w:id="1387" w:author="jgrey" w:date="2012-05-07T18:31:00Z">
        <w:r w:rsidRPr="005438A7">
          <w:rPr>
            <w:w w:val="100"/>
          </w:rPr>
          <w:t>Model Plugins –</w:t>
        </w:r>
        <w:r>
          <w:rPr>
            <w:w w:val="100"/>
          </w:rPr>
          <w:t>Post UUT</w:t>
        </w:r>
      </w:ins>
      <w:ins w:id="1388" w:author="Manooch Hosseini" w:date="2012-05-15T00:03:00Z">
        <w:r w:rsidR="00B97A48">
          <w:rPr>
            <w:w w:val="100"/>
          </w:rPr>
          <w:t xml:space="preserve"> sequence</w:t>
        </w:r>
      </w:ins>
      <w:ins w:id="1389" w:author="jgrey" w:date="2012-05-07T18:31:00Z">
        <w:r w:rsidRPr="005438A7">
          <w:rPr>
            <w:w w:val="100"/>
          </w:rPr>
          <w:t>.</w:t>
        </w:r>
      </w:ins>
    </w:p>
    <w:p w:rsidR="00572B3B" w:rsidRDefault="00572B3B">
      <w:pPr>
        <w:pStyle w:val="ListNumber"/>
        <w:ind w:hanging="270"/>
        <w:rPr>
          <w:del w:id="1390" w:author="jgrey" w:date="2012-05-07T18:31:00Z"/>
          <w:w w:val="100"/>
        </w:rPr>
      </w:pPr>
    </w:p>
    <w:p w:rsidR="00572B3B" w:rsidRDefault="00C6433B">
      <w:pPr>
        <w:pStyle w:val="ListNumber"/>
        <w:ind w:hanging="270"/>
        <w:rPr>
          <w:del w:id="1391" w:author="jgrey" w:date="2012-05-07T18:32:00Z"/>
          <w:w w:val="100"/>
        </w:rPr>
      </w:pPr>
      <w:del w:id="1392" w:author="jgrey" w:date="2012-05-07T18:34:00Z">
        <w:r w:rsidDel="00B93E1D">
          <w:rPr>
            <w:w w:val="100"/>
          </w:rPr>
          <w:delText>Calls the PostUUT callback.</w:delText>
        </w:r>
      </w:del>
    </w:p>
    <w:p w:rsidR="00572B3B" w:rsidRDefault="00C6433B">
      <w:pPr>
        <w:pStyle w:val="ListNumber"/>
        <w:ind w:hanging="270"/>
        <w:rPr>
          <w:del w:id="1393" w:author="jgrey" w:date="2012-05-07T18:32:00Z"/>
          <w:w w:val="100"/>
        </w:rPr>
      </w:pPr>
      <w:del w:id="1394" w:author="jgrey" w:date="2012-05-07T18:32:00Z">
        <w:r w:rsidRPr="00B93E1D" w:rsidDel="00B93E1D">
          <w:rPr>
            <w:w w:val="100"/>
          </w:rPr>
          <w:delText>Calls the TestReport callback.</w:delText>
        </w:r>
      </w:del>
    </w:p>
    <w:p w:rsidR="00572B3B" w:rsidRDefault="00C6433B">
      <w:pPr>
        <w:pStyle w:val="ListNumber"/>
        <w:ind w:hanging="270"/>
        <w:rPr>
          <w:del w:id="1395" w:author="jgrey" w:date="2012-05-07T18:34:00Z"/>
          <w:w w:val="100"/>
        </w:rPr>
      </w:pPr>
      <w:del w:id="1396" w:author="jgrey" w:date="2012-05-07T18:32:00Z">
        <w:r w:rsidDel="00B93E1D">
          <w:rPr>
            <w:w w:val="100"/>
          </w:rPr>
          <w:lastRenderedPageBreak/>
          <w:delText>Calls the LogToDatabase callback</w:delText>
        </w:r>
      </w:del>
      <w:del w:id="1397" w:author="jgrey" w:date="2012-05-07T18:34:00Z">
        <w:r w:rsidDel="00B93E1D">
          <w:rPr>
            <w:w w:val="100"/>
          </w:rPr>
          <w:delText>.</w:delText>
        </w:r>
      </w:del>
    </w:p>
    <w:p w:rsidR="00572B3B" w:rsidRDefault="00C6433B">
      <w:pPr>
        <w:pStyle w:val="ListNumber"/>
        <w:numPr>
          <w:ilvl w:val="0"/>
          <w:numId w:val="62"/>
        </w:numPr>
        <w:ind w:left="2520" w:hanging="270"/>
        <w:rPr>
          <w:ins w:id="1398" w:author="jgrey" w:date="2012-05-07T18:34:00Z"/>
          <w:w w:val="100"/>
        </w:rPr>
      </w:pPr>
      <w:r>
        <w:rPr>
          <w:w w:val="100"/>
        </w:rPr>
        <w:t xml:space="preserve">Calls the </w:t>
      </w:r>
      <w:del w:id="1399" w:author="jgrey" w:date="2012-05-07T18:32:00Z">
        <w:r w:rsidDel="00B93E1D">
          <w:rPr>
            <w:w w:val="100"/>
          </w:rPr>
          <w:delText xml:space="preserve">SendControllerRequest </w:delText>
        </w:r>
      </w:del>
      <w:ins w:id="1400" w:author="jgrey" w:date="2012-05-07T18:32:00Z">
        <w:r w:rsidR="00B93E1D">
          <w:rPr>
            <w:w w:val="100"/>
          </w:rPr>
          <w:t xml:space="preserve">SyncWithController </w:t>
        </w:r>
      </w:ins>
      <w:r>
        <w:rPr>
          <w:w w:val="100"/>
        </w:rPr>
        <w:t xml:space="preserve">utility </w:t>
      </w:r>
      <w:del w:id="1401" w:author="jgrey" w:date="2012-05-07T18:32:00Z">
        <w:r w:rsidDel="00B93E1D">
          <w:rPr>
            <w:w w:val="100"/>
          </w:rPr>
          <w:delText xml:space="preserve">sequence </w:delText>
        </w:r>
      </w:del>
      <w:ins w:id="1402" w:author="jgrey" w:date="2012-05-07T18:32:00Z">
        <w:r w:rsidR="00B93E1D">
          <w:rPr>
            <w:w w:val="100"/>
          </w:rPr>
          <w:t xml:space="preserve">method </w:t>
        </w:r>
      </w:ins>
      <w:r>
        <w:rPr>
          <w:w w:val="100"/>
        </w:rPr>
        <w:t xml:space="preserve">to synchronize with </w:t>
      </w:r>
      <w:ins w:id="1403" w:author="calliej" w:date="2012-05-13T22:45:00Z">
        <w:r w:rsidR="00E16A15">
          <w:rPr>
            <w:w w:val="100"/>
          </w:rPr>
          <w:t xml:space="preserve">the </w:t>
        </w:r>
      </w:ins>
      <w:r>
        <w:rPr>
          <w:w w:val="100"/>
        </w:rPr>
        <w:t>controlling execution</w:t>
      </w:r>
      <w:ins w:id="1404" w:author="Manooch Hosseini" w:date="2012-05-15T15:35:00Z">
        <w:r w:rsidR="00976DA3">
          <w:rPr>
            <w:w w:val="100"/>
          </w:rPr>
          <w:t xml:space="preserve"> at the ReAddToBatch sync point</w:t>
        </w:r>
      </w:ins>
      <w:ins w:id="1405" w:author="jgrey" w:date="2012-05-07T18:33:00Z">
        <w:r w:rsidR="00B93E1D">
          <w:rPr>
            <w:w w:val="100"/>
          </w:rPr>
          <w:t>.</w:t>
        </w:r>
      </w:ins>
      <w:del w:id="1406" w:author="jgrey" w:date="2012-05-07T18:33:00Z">
        <w:r w:rsidDel="00B93E1D">
          <w:rPr>
            <w:w w:val="100"/>
          </w:rPr>
          <w:delText>s before TestStand generates reports for the test sockets.</w:delText>
        </w:r>
      </w:del>
      <w:r>
        <w:rPr>
          <w:w w:val="100"/>
        </w:rPr>
        <w:t xml:space="preserve"> The </w:t>
      </w:r>
      <w:del w:id="1407" w:author="jgrey" w:date="2012-05-07T18:32:00Z">
        <w:r w:rsidDel="00B93E1D">
          <w:rPr>
            <w:w w:val="100"/>
          </w:rPr>
          <w:delText xml:space="preserve">sequence </w:delText>
        </w:r>
      </w:del>
      <w:ins w:id="1408" w:author="jgrey" w:date="2012-05-07T18:32:00Z">
        <w:r w:rsidR="00B93E1D">
          <w:rPr>
            <w:w w:val="100"/>
          </w:rPr>
          <w:t xml:space="preserve">method </w:t>
        </w:r>
      </w:ins>
      <w:r>
        <w:rPr>
          <w:w w:val="100"/>
        </w:rPr>
        <w:t xml:space="preserve">waits </w:t>
      </w:r>
      <w:commentRangeStart w:id="1409"/>
      <w:r>
        <w:rPr>
          <w:w w:val="100"/>
        </w:rPr>
        <w:t xml:space="preserve">until the controlling execution </w:t>
      </w:r>
      <w:del w:id="1410" w:author="Manooch Hosseini" w:date="2012-05-15T00:05:00Z">
        <w:r w:rsidDel="00B97A48">
          <w:rPr>
            <w:w w:val="100"/>
          </w:rPr>
          <w:delText xml:space="preserve">allows TestStand </w:delText>
        </w:r>
      </w:del>
      <w:ins w:id="1411" w:author="jgrey" w:date="2012-05-07T18:33:00Z">
        <w:del w:id="1412" w:author="Manooch Hosseini" w:date="2012-05-15T00:05:00Z">
          <w:r w:rsidR="00B93E1D" w:rsidDel="00B97A48">
            <w:rPr>
              <w:w w:val="100"/>
            </w:rPr>
            <w:delText>re-add the</w:delText>
          </w:r>
        </w:del>
        <w:del w:id="1413" w:author="Manooch Hosseini" w:date="2012-05-15T15:36:00Z">
          <w:r w:rsidR="00B93E1D" w:rsidDel="00976DA3">
            <w:rPr>
              <w:w w:val="100"/>
            </w:rPr>
            <w:delText xml:space="preserve"> test socket to the batch </w:delText>
          </w:r>
        </w:del>
        <w:del w:id="1414" w:author="Manooch Hosseini" w:date="2012-05-15T00:05:00Z">
          <w:r w:rsidR="00B93E1D" w:rsidDel="00B97A48">
            <w:rPr>
              <w:w w:val="100"/>
            </w:rPr>
            <w:delText>synchronization</w:delText>
          </w:r>
        </w:del>
      </w:ins>
      <w:ins w:id="1415" w:author="Manooch Hosseini" w:date="2012-05-15T15:36:00Z">
        <w:r w:rsidR="00976DA3">
          <w:rPr>
            <w:w w:val="100"/>
          </w:rPr>
          <w:t>allows the test socket to continue passed the ReAddToBatch sync point</w:t>
        </w:r>
      </w:ins>
      <w:ins w:id="1416" w:author="jgrey" w:date="2012-05-07T18:33:00Z">
        <w:r w:rsidR="00B93E1D">
          <w:rPr>
            <w:w w:val="100"/>
          </w:rPr>
          <w:t>.</w:t>
        </w:r>
      </w:ins>
      <w:commentRangeEnd w:id="1409"/>
      <w:r w:rsidR="00E16A15">
        <w:rPr>
          <w:rStyle w:val="CommentReference"/>
          <w:rFonts w:ascii="Calibri" w:hAnsi="Calibri" w:cs="Times New Roman"/>
          <w:color w:val="auto"/>
          <w:w w:val="100"/>
        </w:rPr>
        <w:commentReference w:id="1409"/>
      </w:r>
    </w:p>
    <w:p w:rsidR="00572B3B" w:rsidRDefault="00B93E1D">
      <w:pPr>
        <w:pStyle w:val="ListNumber"/>
        <w:numPr>
          <w:ilvl w:val="0"/>
          <w:numId w:val="62"/>
        </w:numPr>
        <w:ind w:left="2520" w:hanging="270"/>
        <w:rPr>
          <w:ins w:id="1417" w:author="jgrey" w:date="2012-05-07T18:34:00Z"/>
          <w:w w:val="100"/>
        </w:rPr>
      </w:pPr>
      <w:ins w:id="1418" w:author="jgrey" w:date="2012-05-07T18:34:00Z">
        <w:r>
          <w:rPr>
            <w:w w:val="100"/>
          </w:rPr>
          <w:t>Calls the PostUUT callback..</w:t>
        </w:r>
      </w:ins>
    </w:p>
    <w:p w:rsidR="00572B3B" w:rsidRDefault="00C6433B">
      <w:pPr>
        <w:pStyle w:val="ListNumber"/>
        <w:ind w:hanging="270"/>
        <w:rPr>
          <w:del w:id="1419" w:author="jgrey" w:date="2012-05-07T18:33:00Z"/>
          <w:w w:val="100"/>
        </w:rPr>
      </w:pPr>
      <w:del w:id="1420" w:author="jgrey" w:date="2012-05-07T18:33:00Z">
        <w:r w:rsidDel="00B93E1D">
          <w:rPr>
            <w:w w:val="100"/>
          </w:rPr>
          <w:delText>to generate reports.</w:delText>
        </w:r>
      </w:del>
    </w:p>
    <w:p w:rsidR="00572B3B" w:rsidRDefault="00C6433B">
      <w:pPr>
        <w:pStyle w:val="ListNumber"/>
        <w:ind w:hanging="270"/>
        <w:rPr>
          <w:del w:id="1421" w:author="jgrey" w:date="2012-05-07T18:34:00Z"/>
          <w:w w:val="100"/>
        </w:rPr>
      </w:pPr>
      <w:del w:id="1422" w:author="jgrey" w:date="2012-05-07T18:33:00Z">
        <w:r w:rsidDel="00B93E1D">
          <w:rPr>
            <w:w w:val="100"/>
          </w:rPr>
          <w:delText xml:space="preserve">Writes the UUT report to disk by appending to an existing file or creating a new file. Also adjusts the root tags when the report format is XML. When you use the </w:delText>
        </w:r>
        <w:r w:rsidDel="00B93E1D">
          <w:rPr>
            <w:rStyle w:val="Monospace"/>
            <w:w w:val="100"/>
          </w:rPr>
          <w:delText>&lt;UUTStatus&gt;</w:delText>
        </w:r>
        <w:r w:rsidDel="00B93E1D">
          <w:rPr>
            <w:w w:val="100"/>
          </w:rPr>
          <w:delText xml:space="preserve"> macro in an expression to specify the report file path, TestStand adjusts the report file path as the UUT status information becomes available.</w:delText>
        </w:r>
      </w:del>
    </w:p>
    <w:p w:rsidR="00572B3B" w:rsidRDefault="00C6433B">
      <w:pPr>
        <w:pStyle w:val="ListNumber"/>
        <w:numPr>
          <w:ilvl w:val="0"/>
          <w:numId w:val="62"/>
        </w:numPr>
        <w:ind w:left="2520" w:hanging="270"/>
        <w:rPr>
          <w:w w:val="100"/>
        </w:rPr>
      </w:pPr>
      <w:r w:rsidRPr="00B93E1D">
        <w:rPr>
          <w:w w:val="100"/>
        </w:rPr>
        <w:t xml:space="preserve">Calls the </w:t>
      </w:r>
      <w:ins w:id="1423" w:author="jgrey" w:date="2012-05-07T18:34:00Z">
        <w:r w:rsidR="00B93E1D">
          <w:rPr>
            <w:w w:val="100"/>
          </w:rPr>
          <w:t xml:space="preserve">SyncWithController </w:t>
        </w:r>
      </w:ins>
      <w:del w:id="1424" w:author="jgrey" w:date="2012-05-07T18:34:00Z">
        <w:r w:rsidRPr="00B93E1D" w:rsidDel="00B93E1D">
          <w:rPr>
            <w:w w:val="100"/>
          </w:rPr>
          <w:delText xml:space="preserve">SendControllerRequest </w:delText>
        </w:r>
      </w:del>
      <w:del w:id="1425" w:author="Manooch Hosseini" w:date="2012-05-15T00:08:00Z">
        <w:r w:rsidRPr="00B93E1D" w:rsidDel="00D55FE7">
          <w:rPr>
            <w:w w:val="100"/>
          </w:rPr>
          <w:delText xml:space="preserve">utility </w:delText>
        </w:r>
      </w:del>
      <w:ins w:id="1426" w:author="jgrey" w:date="2012-05-07T18:34:00Z">
        <w:r w:rsidR="00B93E1D">
          <w:rPr>
            <w:w w:val="100"/>
          </w:rPr>
          <w:t xml:space="preserve">method </w:t>
        </w:r>
      </w:ins>
      <w:del w:id="1427" w:author="jgrey" w:date="2012-05-07T18:34:00Z">
        <w:r w:rsidRPr="00B93E1D" w:rsidDel="00B93E1D">
          <w:rPr>
            <w:w w:val="100"/>
          </w:rPr>
          <w:delText xml:space="preserve">sequence </w:delText>
        </w:r>
      </w:del>
      <w:r w:rsidRPr="00B93E1D">
        <w:rPr>
          <w:w w:val="100"/>
        </w:rPr>
        <w:t xml:space="preserve">to synchronize with </w:t>
      </w:r>
      <w:ins w:id="1428" w:author="calliej" w:date="2012-05-13T22:49:00Z">
        <w:r w:rsidR="00943B9B">
          <w:rPr>
            <w:w w:val="100"/>
          </w:rPr>
          <w:t xml:space="preserve">the </w:t>
        </w:r>
      </w:ins>
      <w:r w:rsidRPr="00B93E1D">
        <w:rPr>
          <w:w w:val="100"/>
        </w:rPr>
        <w:t>controlling execution</w:t>
      </w:r>
      <w:ins w:id="1429" w:author="jgrey" w:date="2012-05-07T18:34:00Z">
        <w:r w:rsidR="00B93E1D">
          <w:rPr>
            <w:w w:val="100"/>
          </w:rPr>
          <w:t xml:space="preserve"> </w:t>
        </w:r>
      </w:ins>
      <w:del w:id="1430" w:author="jgrey" w:date="2012-05-07T18:34:00Z">
        <w:r w:rsidRPr="00B93E1D" w:rsidDel="00B93E1D">
          <w:rPr>
            <w:w w:val="100"/>
          </w:rPr>
          <w:delText xml:space="preserve">s </w:delText>
        </w:r>
      </w:del>
      <w:del w:id="1431" w:author="Manooch Hosseini" w:date="2012-05-15T15:36:00Z">
        <w:r w:rsidRPr="00B93E1D" w:rsidDel="00976DA3">
          <w:rPr>
            <w:w w:val="100"/>
          </w:rPr>
          <w:delText>before completing execution</w:delText>
        </w:r>
      </w:del>
      <w:ins w:id="1432" w:author="jgrey" w:date="2012-05-07T18:34:00Z">
        <w:del w:id="1433" w:author="Manooch Hosseini" w:date="2012-05-15T15:36:00Z">
          <w:r w:rsidR="00B93E1D" w:rsidDel="00976DA3">
            <w:rPr>
              <w:w w:val="100"/>
            </w:rPr>
            <w:delText>the UUT loop</w:delText>
          </w:r>
        </w:del>
      </w:ins>
      <w:ins w:id="1434" w:author="Manooch Hosseini" w:date="2012-05-15T15:36:00Z">
        <w:r w:rsidR="00976DA3">
          <w:rPr>
            <w:w w:val="100"/>
          </w:rPr>
          <w:t>at the AfterPostUUT sync point</w:t>
        </w:r>
      </w:ins>
      <w:r w:rsidRPr="00B93E1D">
        <w:rPr>
          <w:w w:val="100"/>
        </w:rPr>
        <w:t>.</w:t>
      </w:r>
      <w:ins w:id="1435" w:author="Manooch Hosseini" w:date="2012-05-15T15:36:00Z">
        <w:r w:rsidR="00976DA3">
          <w:rPr>
            <w:w w:val="100"/>
          </w:rPr>
          <w:t xml:space="preserve"> The method waits until the controlling execution allows the test socket to continue passed the AfterPostUUT sync point.</w:t>
        </w:r>
      </w:ins>
      <w:del w:id="1436" w:author="jgrey" w:date="2012-05-07T18:34:00Z">
        <w:r w:rsidRPr="00B93E1D" w:rsidDel="00B93E1D">
          <w:rPr>
            <w:w w:val="100"/>
          </w:rPr>
          <w:delText xml:space="preserve"> The sequence waits until the controlling execution allows the test socket to complete execution.</w:delText>
        </w:r>
      </w:del>
    </w:p>
    <w:p w:rsidR="00572B3B" w:rsidRDefault="0047249A">
      <w:pPr>
        <w:pStyle w:val="ListNumber"/>
        <w:numPr>
          <w:ilvl w:val="0"/>
          <w:numId w:val="62"/>
        </w:numPr>
        <w:ind w:left="2520" w:hanging="270"/>
        <w:rPr>
          <w:ins w:id="1437" w:author="jgrey" w:date="2012-05-07T18:36:00Z"/>
          <w:w w:val="100"/>
        </w:rPr>
      </w:pPr>
      <w:ins w:id="1438" w:author="jgrey" w:date="2012-05-07T18:36:00Z">
        <w:r w:rsidRPr="0047249A">
          <w:rPr>
            <w:w w:val="100"/>
          </w:rPr>
          <w:t xml:space="preserve">Ends the UUT </w:t>
        </w:r>
      </w:ins>
      <w:ins w:id="1439" w:author="Manooch Hosseini" w:date="2012-05-15T00:09:00Z">
        <w:r w:rsidR="00D55FE7">
          <w:rPr>
            <w:w w:val="100"/>
          </w:rPr>
          <w:t xml:space="preserve">For </w:t>
        </w:r>
      </w:ins>
      <w:ins w:id="1440" w:author="jgrey" w:date="2012-05-07T18:36:00Z">
        <w:del w:id="1441" w:author="Manooch Hosseini" w:date="2012-05-15T00:09:00Z">
          <w:r w:rsidRPr="0047249A" w:rsidDel="00D55FE7">
            <w:rPr>
              <w:w w:val="100"/>
            </w:rPr>
            <w:delText>L</w:delText>
          </w:r>
        </w:del>
      </w:ins>
      <w:ins w:id="1442" w:author="Manooch Hosseini" w:date="2012-05-15T00:09:00Z">
        <w:r w:rsidR="00D55FE7">
          <w:rPr>
            <w:w w:val="100"/>
          </w:rPr>
          <w:t>l</w:t>
        </w:r>
      </w:ins>
      <w:ins w:id="1443" w:author="jgrey" w:date="2012-05-07T18:36:00Z">
        <w:r w:rsidRPr="0047249A">
          <w:rPr>
            <w:w w:val="100"/>
          </w:rPr>
          <w:t>oop block, looping back to begin the next UUT</w:t>
        </w:r>
      </w:ins>
      <w:ins w:id="1444" w:author="Manooch Hosseini" w:date="2012-05-15T00:10:00Z">
        <w:r w:rsidR="00D55FE7">
          <w:rPr>
            <w:w w:val="100"/>
          </w:rPr>
          <w:t xml:space="preserve"> </w:t>
        </w:r>
        <w:commentRangeStart w:id="1445"/>
        <w:r w:rsidR="00D55FE7">
          <w:rPr>
            <w:w w:val="100"/>
          </w:rPr>
          <w:t>For loop iteration</w:t>
        </w:r>
        <w:commentRangeEnd w:id="1445"/>
        <w:r w:rsidR="00D55FE7">
          <w:rPr>
            <w:rStyle w:val="CommentReference"/>
            <w:rFonts w:ascii="Calibri" w:hAnsi="Calibri" w:cs="Times New Roman"/>
            <w:color w:val="auto"/>
            <w:w w:val="100"/>
          </w:rPr>
          <w:commentReference w:id="1445"/>
        </w:r>
      </w:ins>
      <w:ins w:id="1446" w:author="jgrey" w:date="2012-05-07T18:36:00Z">
        <w:r>
          <w:rPr>
            <w:w w:val="100"/>
          </w:rPr>
          <w:t>.</w:t>
        </w:r>
      </w:ins>
    </w:p>
    <w:p w:rsidR="00572B3B" w:rsidRDefault="00C6433B">
      <w:pPr>
        <w:pStyle w:val="ListNumber"/>
        <w:ind w:hanging="270"/>
        <w:rPr>
          <w:del w:id="1447" w:author="jgrey" w:date="2012-05-07T18:36:00Z"/>
          <w:w w:val="100"/>
        </w:rPr>
      </w:pPr>
      <w:del w:id="1448" w:author="jgrey" w:date="2012-05-07T18:35:00Z">
        <w:r w:rsidRPr="00B93E1D" w:rsidDel="000C06A0">
          <w:rPr>
            <w:w w:val="100"/>
          </w:rPr>
          <w:delText>L</w:delText>
        </w:r>
      </w:del>
      <w:del w:id="1449" w:author="jgrey" w:date="2012-05-07T18:36:00Z">
        <w:r w:rsidRPr="00B93E1D" w:rsidDel="0047249A">
          <w:rPr>
            <w:w w:val="100"/>
          </w:rPr>
          <w:delText xml:space="preserve">oops back to step </w:delText>
        </w:r>
      </w:del>
      <w:del w:id="1450" w:author="jgrey" w:date="2012-05-07T18:35:00Z">
        <w:r w:rsidRPr="00B93E1D" w:rsidDel="000C06A0">
          <w:rPr>
            <w:w w:val="100"/>
          </w:rPr>
          <w:delText>4</w:delText>
        </w:r>
      </w:del>
      <w:del w:id="1451" w:author="jgrey" w:date="2012-05-07T18:36:00Z">
        <w:r w:rsidRPr="00B93E1D" w:rsidDel="0047249A">
          <w:rPr>
            <w:w w:val="100"/>
          </w:rPr>
          <w:delText>.</w:delText>
        </w:r>
      </w:del>
    </w:p>
    <w:p w:rsidR="00572B3B" w:rsidRDefault="00C6433B">
      <w:pPr>
        <w:pStyle w:val="ListNumber"/>
        <w:numPr>
          <w:ilvl w:val="0"/>
          <w:numId w:val="62"/>
        </w:numPr>
        <w:ind w:left="2520" w:hanging="270"/>
        <w:rPr>
          <w:ins w:id="1452" w:author="jgrey" w:date="2012-05-07T18:35:00Z"/>
          <w:w w:val="100"/>
        </w:rPr>
      </w:pPr>
      <w:r w:rsidRPr="00B93E1D">
        <w:rPr>
          <w:w w:val="100"/>
        </w:rPr>
        <w:t>Calls the PostUUTLoop callback.</w:t>
      </w:r>
    </w:p>
    <w:p w:rsidR="00572B3B" w:rsidRDefault="000C06A0">
      <w:pPr>
        <w:pStyle w:val="ListNumber1"/>
        <w:numPr>
          <w:ilvl w:val="0"/>
          <w:numId w:val="62"/>
        </w:numPr>
        <w:ind w:left="2520" w:hanging="270"/>
        <w:rPr>
          <w:w w:val="100"/>
        </w:rPr>
      </w:pPr>
      <w:ins w:id="1453" w:author="jgrey" w:date="2012-05-07T18:35:00Z">
        <w:r w:rsidRPr="005438A7">
          <w:rPr>
            <w:w w:val="100"/>
          </w:rPr>
          <w:t xml:space="preserve">Calls </w:t>
        </w:r>
      </w:ins>
      <w:ins w:id="1454" w:author="Manooch Hosseini" w:date="2012-05-15T00:11:00Z">
        <w:r w:rsidR="00D55FE7">
          <w:rPr>
            <w:w w:val="100"/>
          </w:rPr>
          <w:t xml:space="preserve">the </w:t>
        </w:r>
      </w:ins>
      <w:ins w:id="1455" w:author="jgrey" w:date="2012-05-07T18:35:00Z">
        <w:r w:rsidRPr="005438A7">
          <w:rPr>
            <w:w w:val="100"/>
          </w:rPr>
          <w:t>Model Plugins –</w:t>
        </w:r>
        <w:r>
          <w:rPr>
            <w:w w:val="100"/>
          </w:rPr>
          <w:t>End</w:t>
        </w:r>
      </w:ins>
      <w:ins w:id="1456" w:author="Manooch Hosseini" w:date="2012-05-15T00:11:00Z">
        <w:r w:rsidR="00D55FE7">
          <w:rPr>
            <w:w w:val="100"/>
          </w:rPr>
          <w:t xml:space="preserve"> sequence</w:t>
        </w:r>
      </w:ins>
      <w:ins w:id="1457" w:author="jgrey" w:date="2012-05-07T18:35:00Z">
        <w:r w:rsidRPr="005438A7">
          <w:rPr>
            <w:w w:val="100"/>
          </w:rPr>
          <w:t>.</w:t>
        </w:r>
      </w:ins>
    </w:p>
    <w:p w:rsidR="00302BC8" w:rsidRPr="00B93E1D" w:rsidRDefault="00E221F4">
      <w:pPr>
        <w:pStyle w:val="ApxLevel2Head"/>
        <w:rPr>
          <w:w w:val="100"/>
        </w:rPr>
      </w:pPr>
      <w:r w:rsidRPr="00B93E1D">
        <w:rPr>
          <w:w w:val="100"/>
        </w:rPr>
        <w:fldChar w:fldCharType="begin"/>
      </w:r>
      <w:r w:rsidR="00C6433B" w:rsidRPr="00B93E1D">
        <w:rPr>
          <w:w w:val="100"/>
        </w:rPr>
        <w:instrText>xe "Batch process model:Single Pass Execution entry point"</w:instrText>
      </w:r>
      <w:r w:rsidRPr="00B93E1D">
        <w:rPr>
          <w:w w:val="100"/>
        </w:rPr>
        <w:fldChar w:fldCharType="end"/>
      </w:r>
      <w:r w:rsidRPr="00B93E1D">
        <w:rPr>
          <w:w w:val="100"/>
        </w:rPr>
        <w:fldChar w:fldCharType="begin"/>
      </w:r>
      <w:r w:rsidR="00C6433B" w:rsidRPr="00B93E1D">
        <w:rPr>
          <w:w w:val="100"/>
        </w:rPr>
        <w:instrText>xe "Single Pass Execution entry point:Batch process model"</w:instrText>
      </w:r>
      <w:r w:rsidRPr="00B93E1D">
        <w:rPr>
          <w:w w:val="100"/>
        </w:rPr>
        <w:fldChar w:fldCharType="end"/>
      </w:r>
      <w:r w:rsidRPr="00B93E1D">
        <w:rPr>
          <w:w w:val="100"/>
        </w:rPr>
        <w:fldChar w:fldCharType="begin"/>
      </w:r>
      <w:r w:rsidR="00C6433B" w:rsidRPr="00B93E1D">
        <w:rPr>
          <w:w w:val="100"/>
        </w:rPr>
        <w:instrText>xe "Execution entry point:Single Pass:Batch process model"</w:instrText>
      </w:r>
      <w:r w:rsidRPr="00B93E1D">
        <w:rPr>
          <w:w w:val="100"/>
        </w:rPr>
        <w:fldChar w:fldCharType="end"/>
      </w:r>
      <w:r w:rsidR="00C6433B" w:rsidRPr="00B93E1D">
        <w:rPr>
          <w:w w:val="100"/>
        </w:rPr>
        <w:t>Single Pass</w:t>
      </w:r>
    </w:p>
    <w:p w:rsidR="00302BC8" w:rsidRDefault="00C6433B">
      <w:pPr>
        <w:pStyle w:val="Body1"/>
        <w:rPr>
          <w:w w:val="100"/>
        </w:rPr>
      </w:pPr>
      <w:r w:rsidRPr="00B93E1D">
        <w:rPr>
          <w:w w:val="100"/>
        </w:rPr>
        <w:t>The Single Pass Execution entry point is the sequence the controlling e</w:t>
      </w:r>
      <w:r>
        <w:rPr>
          <w:w w:val="100"/>
        </w:rPr>
        <w:t>xecution runs.</w:t>
      </w:r>
    </w:p>
    <w:p w:rsidR="00302BC8" w:rsidRDefault="00C6433B">
      <w:pPr>
        <w:pStyle w:val="Body"/>
        <w:keepNext/>
        <w:rPr>
          <w:ins w:id="1458" w:author="jgrey" w:date="2012-05-07T18:40:00Z"/>
          <w:w w:val="100"/>
        </w:rPr>
      </w:pPr>
      <w:r>
        <w:rPr>
          <w:w w:val="100"/>
        </w:rPr>
        <w:t xml:space="preserve">Open </w:t>
      </w:r>
      <w:r>
        <w:rPr>
          <w:rStyle w:val="Monospace"/>
          <w:w w:val="100"/>
        </w:rPr>
        <w:t>BatchModel.seq</w:t>
      </w:r>
      <w:r>
        <w:rPr>
          <w:w w:val="100"/>
        </w:rPr>
        <w:t xml:space="preserve"> in the sequence editor and select the </w:t>
      </w:r>
      <w:r>
        <w:rPr>
          <w:rStyle w:val="Bold"/>
          <w:w w:val="100"/>
        </w:rPr>
        <w:t>Single Pass</w:t>
      </w:r>
      <w:r>
        <w:rPr>
          <w:w w:val="100"/>
        </w:rPr>
        <w:t xml:space="preserve"> sequence on the Sequences pane to examine the Batch process model Single Pass Execution entry point, which performs the following significant actions:</w:t>
      </w:r>
    </w:p>
    <w:p w:rsidR="00EA7F51" w:rsidRDefault="00EA7F51" w:rsidP="00EA7F51">
      <w:pPr>
        <w:pStyle w:val="ListNumber1"/>
        <w:numPr>
          <w:ilvl w:val="0"/>
          <w:numId w:val="63"/>
        </w:numPr>
        <w:tabs>
          <w:tab w:val="clear" w:pos="2520"/>
        </w:tabs>
        <w:rPr>
          <w:ins w:id="1459" w:author="Manooch Hosseini" w:date="2012-05-15T00:17:00Z"/>
          <w:w w:val="100"/>
        </w:rPr>
      </w:pPr>
      <w:ins w:id="1460" w:author="jgrey" w:date="2012-05-07T18:40:00Z">
        <w:r>
          <w:rPr>
            <w:w w:val="100"/>
          </w:rPr>
          <w:t xml:space="preserve">Calls the </w:t>
        </w:r>
        <w:r w:rsidRPr="0076041D">
          <w:rPr>
            <w:w w:val="100"/>
          </w:rPr>
          <w:t>Initialize</w:t>
        </w:r>
      </w:ins>
      <w:ins w:id="1461" w:author="Manooch Hosseini" w:date="2012-05-15T00:16:00Z">
        <w:r w:rsidR="00FB0E55">
          <w:rPr>
            <w:w w:val="100"/>
          </w:rPr>
          <w:t xml:space="preserve"> Execution</w:t>
        </w:r>
      </w:ins>
      <w:ins w:id="1462" w:author="jgrey" w:date="2012-05-07T18:40:00Z">
        <w:r w:rsidRPr="0076041D">
          <w:rPr>
            <w:w w:val="100"/>
          </w:rPr>
          <w:t xml:space="preserve"> Entry Point</w:t>
        </w:r>
        <w:r>
          <w:rPr>
            <w:w w:val="100"/>
          </w:rPr>
          <w:t xml:space="preserve"> sequence.</w:t>
        </w:r>
      </w:ins>
    </w:p>
    <w:p w:rsidR="00FB0E55" w:rsidRPr="00FB0E55" w:rsidRDefault="00FB0E55" w:rsidP="00FB0E55">
      <w:pPr>
        <w:pStyle w:val="ListNumber1"/>
        <w:numPr>
          <w:ilvl w:val="0"/>
          <w:numId w:val="63"/>
        </w:numPr>
        <w:tabs>
          <w:tab w:val="clear" w:pos="2520"/>
        </w:tabs>
        <w:rPr>
          <w:ins w:id="1463" w:author="jgrey" w:date="2012-05-07T18:40:00Z"/>
          <w:w w:val="100"/>
        </w:rPr>
      </w:pPr>
      <w:ins w:id="1464" w:author="Manooch Hosseini" w:date="2012-05-15T00:17:00Z">
        <w:r>
          <w:rPr>
            <w:w w:val="100"/>
          </w:rPr>
          <w:t>Calls the Initialize ModelData sequence.</w:t>
        </w:r>
      </w:ins>
    </w:p>
    <w:p w:rsidR="00EA7F51" w:rsidRDefault="00EA7F51" w:rsidP="00EA7F51">
      <w:pPr>
        <w:pStyle w:val="ListNumber"/>
        <w:numPr>
          <w:ilvl w:val="0"/>
          <w:numId w:val="63"/>
        </w:numPr>
        <w:tabs>
          <w:tab w:val="clear" w:pos="2520"/>
        </w:tabs>
        <w:rPr>
          <w:ins w:id="1465" w:author="jgrey" w:date="2012-05-07T18:40:00Z"/>
          <w:w w:val="100"/>
        </w:rPr>
      </w:pPr>
      <w:ins w:id="1466" w:author="jgrey" w:date="2012-05-07T18:40:00Z">
        <w:r w:rsidRPr="00695785">
          <w:rPr>
            <w:w w:val="100"/>
          </w:rPr>
          <w:lastRenderedPageBreak/>
          <w:t xml:space="preserve">Calls </w:t>
        </w:r>
      </w:ins>
      <w:ins w:id="1467" w:author="Manooch Hosseini" w:date="2012-05-15T00:16:00Z">
        <w:r w:rsidR="00FB0E55">
          <w:rPr>
            <w:w w:val="100"/>
          </w:rPr>
          <w:t xml:space="preserve">the </w:t>
        </w:r>
      </w:ins>
      <w:ins w:id="1468" w:author="jgrey" w:date="2012-05-07T18:40:00Z">
        <w:r>
          <w:rPr>
            <w:w w:val="100"/>
          </w:rPr>
          <w:t>Model Plugins – Begin</w:t>
        </w:r>
      </w:ins>
      <w:ins w:id="1469" w:author="Manooch Hosseini" w:date="2012-05-15T00:16:00Z">
        <w:r w:rsidR="00FB0E55">
          <w:rPr>
            <w:w w:val="100"/>
          </w:rPr>
          <w:t xml:space="preserve"> sequence</w:t>
        </w:r>
      </w:ins>
      <w:ins w:id="1470" w:author="jgrey" w:date="2012-05-07T18:40:00Z">
        <w:r>
          <w:rPr>
            <w:w w:val="100"/>
          </w:rPr>
          <w:t>.</w:t>
        </w:r>
      </w:ins>
    </w:p>
    <w:p w:rsidR="00EA7F51" w:rsidRDefault="00EA7F51" w:rsidP="00EA7F51">
      <w:pPr>
        <w:pStyle w:val="ListNumber1"/>
        <w:numPr>
          <w:ilvl w:val="0"/>
          <w:numId w:val="63"/>
        </w:numPr>
        <w:tabs>
          <w:tab w:val="clear" w:pos="2520"/>
        </w:tabs>
        <w:rPr>
          <w:ins w:id="1471" w:author="jgrey" w:date="2012-05-07T18:40:00Z"/>
          <w:w w:val="100"/>
        </w:rPr>
      </w:pPr>
      <w:ins w:id="1472" w:author="jgrey" w:date="2012-05-07T18:40:00Z">
        <w:r>
          <w:rPr>
            <w:w w:val="100"/>
          </w:rPr>
          <w:t>Calls the ProcessSetup callback.</w:t>
        </w:r>
      </w:ins>
    </w:p>
    <w:p w:rsidR="00EA7F51" w:rsidRDefault="00EA7F51" w:rsidP="00EA7F51">
      <w:pPr>
        <w:pStyle w:val="ListNumber"/>
        <w:numPr>
          <w:ilvl w:val="0"/>
          <w:numId w:val="63"/>
        </w:numPr>
        <w:rPr>
          <w:ins w:id="1473" w:author="jgrey" w:date="2012-05-07T18:40:00Z"/>
          <w:w w:val="100"/>
        </w:rPr>
      </w:pPr>
      <w:ins w:id="1474" w:author="jgrey" w:date="2012-05-07T18:40:00Z">
        <w:r>
          <w:rPr>
            <w:w w:val="100"/>
          </w:rPr>
          <w:t>Calls the PreBatchLoop callback.</w:t>
        </w:r>
      </w:ins>
    </w:p>
    <w:p w:rsidR="00EA7F51" w:rsidRPr="00907AD7" w:rsidRDefault="00EA7F51" w:rsidP="00EA7F51">
      <w:pPr>
        <w:pStyle w:val="ListNumber"/>
        <w:numPr>
          <w:ilvl w:val="0"/>
          <w:numId w:val="63"/>
        </w:numPr>
        <w:rPr>
          <w:ins w:id="1475" w:author="jgrey" w:date="2012-05-07T18:40:00Z"/>
          <w:w w:val="100"/>
        </w:rPr>
      </w:pPr>
      <w:ins w:id="1476" w:author="jgrey" w:date="2012-05-07T18:40:00Z">
        <w:r w:rsidRPr="00907AD7">
          <w:rPr>
            <w:w w:val="100"/>
          </w:rPr>
          <w:t xml:space="preserve">Creates and initializes the test socket executions. Refer to the </w:t>
        </w:r>
        <w:r w:rsidR="00E221F4" w:rsidRPr="00907AD7">
          <w:rPr>
            <w:rStyle w:val="ColorBlue"/>
            <w:i/>
            <w:iCs/>
            <w:w w:val="100"/>
          </w:rPr>
          <w:fldChar w:fldCharType="begin"/>
        </w:r>
        <w:r w:rsidRPr="00907AD7">
          <w:rPr>
            <w:rStyle w:val="ColorBlue"/>
            <w:i/>
            <w:iCs/>
            <w:w w:val="100"/>
          </w:rPr>
          <w:instrText xml:space="preserve"> REF  RTF340037003700350033003a00 \h</w:instrText>
        </w:r>
      </w:ins>
      <w:r w:rsidR="00E221F4" w:rsidRPr="00907AD7">
        <w:rPr>
          <w:rStyle w:val="ColorBlue"/>
          <w:i/>
          <w:iCs/>
          <w:w w:val="100"/>
        </w:rPr>
      </w:r>
      <w:ins w:id="1477" w:author="jgrey" w:date="2012-05-07T18:40:00Z">
        <w:r w:rsidR="00E221F4" w:rsidRPr="00907AD7">
          <w:rPr>
            <w:rStyle w:val="ColorBlue"/>
            <w:i/>
            <w:iCs/>
            <w:w w:val="100"/>
          </w:rPr>
          <w:fldChar w:fldCharType="separate"/>
        </w:r>
      </w:ins>
      <w:ins w:id="1478" w:author="jgrey" w:date="2012-05-07T19:03:00Z">
        <w:r w:rsidR="00805223">
          <w:rPr>
            <w:rStyle w:val="ColorBlue"/>
            <w:i/>
            <w:iCs/>
            <w:w w:val="100"/>
          </w:rPr>
          <w:t>Single Pass</w:t>
        </w:r>
      </w:ins>
      <w:ins w:id="1479" w:author="jgrey" w:date="2012-05-07T18:40:00Z">
        <w:r w:rsidRPr="00907AD7">
          <w:rPr>
            <w:rStyle w:val="ColorBlue"/>
            <w:i/>
            <w:iCs/>
            <w:w w:val="100"/>
          </w:rPr>
          <w:t xml:space="preserve"> – Test Socket Entry Point</w:t>
        </w:r>
        <w:r w:rsidR="00E221F4" w:rsidRPr="00907AD7">
          <w:rPr>
            <w:rStyle w:val="ColorBlue"/>
            <w:i/>
            <w:iCs/>
            <w:w w:val="100"/>
          </w:rPr>
          <w:fldChar w:fldCharType="end"/>
        </w:r>
        <w:r w:rsidRPr="00907AD7">
          <w:rPr>
            <w:i/>
            <w:iCs/>
            <w:w w:val="100"/>
          </w:rPr>
          <w:t xml:space="preserve"> section o</w:t>
        </w:r>
        <w:r>
          <w:rPr>
            <w:w w:val="100"/>
          </w:rPr>
          <w:t>f</w:t>
        </w:r>
        <w:r w:rsidRPr="00907AD7">
          <w:rPr>
            <w:i/>
            <w:iCs/>
            <w:w w:val="100"/>
          </w:rPr>
          <w:t xml:space="preserve"> the </w:t>
        </w:r>
        <w:r w:rsidR="00E221F4" w:rsidRPr="00907AD7">
          <w:rPr>
            <w:rStyle w:val="ColorBlue"/>
            <w:i/>
            <w:iCs/>
            <w:w w:val="100"/>
          </w:rPr>
          <w:fldChar w:fldCharType="begin"/>
        </w:r>
        <w:r w:rsidRPr="00907AD7">
          <w:rPr>
            <w:rStyle w:val="ColorBlue"/>
            <w:i/>
            <w:iCs/>
            <w:w w:val="100"/>
          </w:rPr>
          <w:instrText xml:space="preserve"> REF  RTF360030003700380034003a00 \h</w:instrText>
        </w:r>
      </w:ins>
      <w:r w:rsidR="00E221F4" w:rsidRPr="00907AD7">
        <w:rPr>
          <w:rStyle w:val="ColorBlue"/>
          <w:i/>
          <w:iCs/>
          <w:w w:val="100"/>
        </w:rPr>
      </w:r>
      <w:ins w:id="1480" w:author="jgrey" w:date="2012-05-07T18:40:00Z">
        <w:r w:rsidR="00E221F4" w:rsidRPr="00907AD7">
          <w:rPr>
            <w:rStyle w:val="ColorBlue"/>
            <w:i/>
            <w:iCs/>
            <w:w w:val="100"/>
          </w:rPr>
          <w:fldChar w:fldCharType="separate"/>
        </w:r>
        <w:r w:rsidRPr="00907AD7">
          <w:rPr>
            <w:rStyle w:val="ColorBlue"/>
            <w:i/>
            <w:iCs/>
            <w:w w:val="100"/>
          </w:rPr>
          <w:t>Batch Process Model</w:t>
        </w:r>
        <w:r w:rsidR="00E221F4" w:rsidRPr="00907AD7">
          <w:rPr>
            <w:rStyle w:val="ColorBlue"/>
            <w:i/>
            <w:iCs/>
            <w:w w:val="100"/>
          </w:rPr>
          <w:fldChar w:fldCharType="end"/>
        </w:r>
        <w:r w:rsidRPr="00907AD7">
          <w:rPr>
            <w:i/>
            <w:iCs/>
            <w:w w:val="100"/>
          </w:rPr>
          <w:t xml:space="preserve"> section of this appendix </w:t>
        </w:r>
        <w:r>
          <w:rPr>
            <w:w w:val="100"/>
          </w:rPr>
          <w:t>f</w:t>
        </w:r>
        <w:r w:rsidRPr="00907AD7">
          <w:rPr>
            <w:i/>
            <w:iCs/>
            <w:w w:val="100"/>
          </w:rPr>
          <w:t>or more information a</w:t>
        </w:r>
        <w:r w:rsidRPr="00907AD7">
          <w:rPr>
            <w:w w:val="100"/>
          </w:rPr>
          <w:t>bout the sequence file the test socket executions run.</w:t>
        </w:r>
      </w:ins>
    </w:p>
    <w:p w:rsidR="00EA7F51" w:rsidRDefault="00EA7F51" w:rsidP="00EA7F51">
      <w:pPr>
        <w:pStyle w:val="ListNumber"/>
        <w:numPr>
          <w:ilvl w:val="0"/>
          <w:numId w:val="63"/>
        </w:numPr>
        <w:rPr>
          <w:ins w:id="1481" w:author="jgrey" w:date="2012-05-07T18:40:00Z"/>
          <w:w w:val="100"/>
        </w:rPr>
      </w:pPr>
      <w:ins w:id="1482" w:author="jgrey" w:date="2012-05-07T18:40:00Z">
        <w:r>
          <w:rPr>
            <w:w w:val="100"/>
          </w:rPr>
          <w:t xml:space="preserve">Calls the WaitForTestSockets </w:t>
        </w:r>
        <w:del w:id="1483" w:author="Manooch Hosseini" w:date="2012-05-15T15:37:00Z">
          <w:r w:rsidDel="00976DA3">
            <w:rPr>
              <w:w w:val="100"/>
            </w:rPr>
            <w:delText xml:space="preserve">utility </w:delText>
          </w:r>
        </w:del>
        <w:r>
          <w:rPr>
            <w:w w:val="100"/>
          </w:rPr>
          <w:t xml:space="preserve">method to wait for and monitor test socket executions </w:t>
        </w:r>
        <w:del w:id="1484" w:author="Manooch Hosseini" w:date="2012-05-15T15:37:00Z">
          <w:r w:rsidDel="00976DA3">
            <w:rPr>
              <w:w w:val="100"/>
            </w:rPr>
            <w:delText>as</w:delText>
          </w:r>
        </w:del>
      </w:ins>
      <w:ins w:id="1485" w:author="Manooch Hosseini" w:date="2012-05-15T15:37:00Z">
        <w:r w:rsidR="00976DA3">
          <w:rPr>
            <w:w w:val="100"/>
          </w:rPr>
          <w:t>until</w:t>
        </w:r>
      </w:ins>
      <w:ins w:id="1486" w:author="jgrey" w:date="2012-05-07T18:40:00Z">
        <w:r>
          <w:rPr>
            <w:w w:val="100"/>
          </w:rPr>
          <w:t xml:space="preserve"> the test sockets </w:t>
        </w:r>
      </w:ins>
      <w:ins w:id="1487" w:author="Manooch Hosseini" w:date="2012-05-15T15:37:00Z">
        <w:r w:rsidR="00976DA3">
          <w:rPr>
            <w:w w:val="100"/>
          </w:rPr>
          <w:t>reach the Initialize sync point</w:t>
        </w:r>
      </w:ins>
      <w:ins w:id="1488" w:author="jgrey" w:date="2012-05-07T18:40:00Z">
        <w:del w:id="1489" w:author="Manooch Hosseini" w:date="2012-05-15T15:38:00Z">
          <w:r w:rsidDel="00976DA3">
            <w:rPr>
              <w:w w:val="100"/>
            </w:rPr>
            <w:delText>synchronize before beginning initialization</w:delText>
          </w:r>
        </w:del>
        <w:r>
          <w:rPr>
            <w:w w:val="100"/>
          </w:rPr>
          <w:t>.</w:t>
        </w:r>
      </w:ins>
    </w:p>
    <w:p w:rsidR="00EA7F51" w:rsidRDefault="00EA7F51" w:rsidP="00EA7F51">
      <w:pPr>
        <w:pStyle w:val="ListNumber"/>
        <w:numPr>
          <w:ilvl w:val="0"/>
          <w:numId w:val="63"/>
        </w:numPr>
        <w:rPr>
          <w:ins w:id="1490" w:author="jgrey" w:date="2012-05-07T18:40:00Z"/>
          <w:w w:val="100"/>
        </w:rPr>
      </w:pPr>
      <w:ins w:id="1491" w:author="jgrey" w:date="2012-05-07T18:40:00Z">
        <w:r>
          <w:rPr>
            <w:w w:val="100"/>
          </w:rPr>
          <w:t>Calls the Add TestSocket Threads to Batch utility sequence.</w:t>
        </w:r>
      </w:ins>
    </w:p>
    <w:p w:rsidR="00EA7F51" w:rsidRDefault="00EA7F51" w:rsidP="00EA7F51">
      <w:pPr>
        <w:pStyle w:val="ListNumber"/>
        <w:numPr>
          <w:ilvl w:val="0"/>
          <w:numId w:val="63"/>
        </w:numPr>
        <w:rPr>
          <w:ins w:id="1492" w:author="jgrey" w:date="2012-05-07T18:40:00Z"/>
          <w:w w:val="100"/>
        </w:rPr>
      </w:pPr>
      <w:ins w:id="1493" w:author="jgrey" w:date="2012-05-07T18:40:00Z">
        <w:r>
          <w:rPr>
            <w:w w:val="100"/>
          </w:rPr>
          <w:t xml:space="preserve">Calls the AllowTestSocketsToContinue </w:t>
        </w:r>
        <w:del w:id="1494" w:author="Manooch Hosseini" w:date="2012-05-15T00:19:00Z">
          <w:r w:rsidDel="00FB0E55">
            <w:rPr>
              <w:w w:val="100"/>
            </w:rPr>
            <w:delText xml:space="preserve">utility </w:delText>
          </w:r>
        </w:del>
        <w:r>
          <w:rPr>
            <w:w w:val="100"/>
          </w:rPr>
          <w:t xml:space="preserve">method to notify test sockets to continue </w:t>
        </w:r>
        <w:del w:id="1495" w:author="Manooch Hosseini" w:date="2012-05-15T15:39:00Z">
          <w:r w:rsidDel="002E0D92">
            <w:rPr>
              <w:w w:val="100"/>
            </w:rPr>
            <w:delText>initialization</w:delText>
          </w:r>
        </w:del>
      </w:ins>
      <w:ins w:id="1496" w:author="Manooch Hosseini" w:date="2012-05-15T15:39:00Z">
        <w:r w:rsidR="002E0D92">
          <w:rPr>
            <w:w w:val="100"/>
          </w:rPr>
          <w:t>passed the Initialize sync point</w:t>
        </w:r>
      </w:ins>
      <w:ins w:id="1497" w:author="jgrey" w:date="2012-05-07T18:40:00Z">
        <w:r>
          <w:rPr>
            <w:w w:val="100"/>
          </w:rPr>
          <w:t>.</w:t>
        </w:r>
      </w:ins>
    </w:p>
    <w:p w:rsidR="00EA7F51" w:rsidRDefault="00EA7F51" w:rsidP="00EA7F51">
      <w:pPr>
        <w:pStyle w:val="ListNumber"/>
        <w:numPr>
          <w:ilvl w:val="0"/>
          <w:numId w:val="63"/>
        </w:numPr>
        <w:rPr>
          <w:ins w:id="1498" w:author="jgrey" w:date="2012-05-07T18:40:00Z"/>
          <w:w w:val="100"/>
        </w:rPr>
      </w:pPr>
      <w:ins w:id="1499" w:author="jgrey" w:date="2012-05-07T18:40:00Z">
        <w:r>
          <w:rPr>
            <w:w w:val="100"/>
          </w:rPr>
          <w:t xml:space="preserve">Calls the WaitForTestSockets </w:t>
        </w:r>
        <w:del w:id="1500" w:author="Manooch Hosseini" w:date="2012-05-15T00:19:00Z">
          <w:r w:rsidDel="00FB0E55">
            <w:rPr>
              <w:w w:val="100"/>
            </w:rPr>
            <w:delText xml:space="preserve">utility </w:delText>
          </w:r>
        </w:del>
        <w:r>
          <w:rPr>
            <w:w w:val="100"/>
          </w:rPr>
          <w:t xml:space="preserve">method to wait for and monitor test socket executions </w:t>
        </w:r>
        <w:del w:id="1501" w:author="Manooch Hosseini" w:date="2012-05-15T15:39:00Z">
          <w:r w:rsidDel="002E0D92">
            <w:rPr>
              <w:w w:val="100"/>
            </w:rPr>
            <w:delText>as</w:delText>
          </w:r>
        </w:del>
      </w:ins>
      <w:ins w:id="1502" w:author="Manooch Hosseini" w:date="2012-05-15T15:39:00Z">
        <w:r w:rsidR="002E0D92">
          <w:rPr>
            <w:w w:val="100"/>
          </w:rPr>
          <w:t>until</w:t>
        </w:r>
      </w:ins>
      <w:ins w:id="1503" w:author="jgrey" w:date="2012-05-07T18:40:00Z">
        <w:r>
          <w:rPr>
            <w:w w:val="100"/>
          </w:rPr>
          <w:t xml:space="preserve"> the test sockets </w:t>
        </w:r>
        <w:del w:id="1504" w:author="Manooch Hosseini" w:date="2012-05-15T15:40:00Z">
          <w:r w:rsidDel="002E0D92">
            <w:rPr>
              <w:w w:val="100"/>
            </w:rPr>
            <w:delText>obtain UUT serial numbers</w:delText>
          </w:r>
        </w:del>
      </w:ins>
      <w:ins w:id="1505" w:author="Manooch Hosseini" w:date="2012-05-15T15:40:00Z">
        <w:r w:rsidR="002E0D92">
          <w:rPr>
            <w:w w:val="100"/>
          </w:rPr>
          <w:t>reach the GetUUTSerialNumber sync point</w:t>
        </w:r>
      </w:ins>
      <w:ins w:id="1506" w:author="jgrey" w:date="2012-05-07T18:40:00Z">
        <w:r>
          <w:rPr>
            <w:w w:val="100"/>
          </w:rPr>
          <w:t>.</w:t>
        </w:r>
      </w:ins>
    </w:p>
    <w:p w:rsidR="00EA7F51" w:rsidRDefault="00EA7F51" w:rsidP="00EA7F51">
      <w:pPr>
        <w:pStyle w:val="ListNumber"/>
        <w:numPr>
          <w:ilvl w:val="0"/>
          <w:numId w:val="63"/>
        </w:numPr>
        <w:rPr>
          <w:ins w:id="1507" w:author="jgrey" w:date="2012-05-07T18:40:00Z"/>
          <w:w w:val="100"/>
        </w:rPr>
      </w:pPr>
      <w:ins w:id="1508" w:author="jgrey" w:date="2012-05-07T18:40:00Z">
        <w:r>
          <w:rPr>
            <w:w w:val="100"/>
          </w:rPr>
          <w:t>Calls the PreBatch callback.</w:t>
        </w:r>
      </w:ins>
    </w:p>
    <w:p w:rsidR="00EA7F51" w:rsidRDefault="00EA7F51" w:rsidP="00EA7F51">
      <w:pPr>
        <w:pStyle w:val="ListNumber"/>
        <w:numPr>
          <w:ilvl w:val="0"/>
          <w:numId w:val="63"/>
        </w:numPr>
        <w:rPr>
          <w:ins w:id="1509" w:author="jgrey" w:date="2012-05-07T18:40:00Z"/>
          <w:w w:val="100"/>
        </w:rPr>
      </w:pPr>
      <w:ins w:id="1510" w:author="jgrey" w:date="2012-05-07T18:40:00Z">
        <w:r>
          <w:rPr>
            <w:w w:val="100"/>
          </w:rPr>
          <w:t>Call</w:t>
        </w:r>
      </w:ins>
      <w:ins w:id="1511" w:author="calliej" w:date="2012-05-13T22:52:00Z">
        <w:r w:rsidR="00943B9B">
          <w:rPr>
            <w:w w:val="100"/>
          </w:rPr>
          <w:t>s</w:t>
        </w:r>
      </w:ins>
      <w:ins w:id="1512" w:author="jgrey" w:date="2012-05-07T18:40:00Z">
        <w:r>
          <w:rPr>
            <w:w w:val="100"/>
          </w:rPr>
          <w:t xml:space="preserve"> </w:t>
        </w:r>
      </w:ins>
      <w:ins w:id="1513" w:author="Manooch Hosseini" w:date="2012-05-15T00:20:00Z">
        <w:r w:rsidR="00FB0E55">
          <w:rPr>
            <w:w w:val="100"/>
          </w:rPr>
          <w:t xml:space="preserve">the </w:t>
        </w:r>
      </w:ins>
      <w:ins w:id="1514" w:author="jgrey" w:date="2012-05-07T18:40:00Z">
        <w:r>
          <w:rPr>
            <w:w w:val="100"/>
          </w:rPr>
          <w:t>Model Plugins – Pre Batch</w:t>
        </w:r>
      </w:ins>
      <w:ins w:id="1515" w:author="Manooch Hosseini" w:date="2012-05-15T00:20:00Z">
        <w:r w:rsidR="00FB0E55">
          <w:rPr>
            <w:w w:val="100"/>
          </w:rPr>
          <w:t xml:space="preserve"> sequence.</w:t>
        </w:r>
      </w:ins>
    </w:p>
    <w:p w:rsidR="00EA7F51" w:rsidRDefault="00805223" w:rsidP="00EA7F51">
      <w:pPr>
        <w:pStyle w:val="ListNumber"/>
        <w:numPr>
          <w:ilvl w:val="0"/>
          <w:numId w:val="63"/>
        </w:numPr>
        <w:rPr>
          <w:ins w:id="1516" w:author="jgrey" w:date="2012-05-07T18:40:00Z"/>
          <w:w w:val="100"/>
        </w:rPr>
      </w:pPr>
      <w:ins w:id="1517" w:author="jgrey" w:date="2012-05-07T19:05:00Z">
        <w:r>
          <w:rPr>
            <w:w w:val="100"/>
          </w:rPr>
          <w:t>If no</w:t>
        </w:r>
      </w:ins>
      <w:ins w:id="1518" w:author="jgrey" w:date="2012-05-07T18:40:00Z">
        <w:r w:rsidR="00EA7F51">
          <w:rPr>
            <w:w w:val="100"/>
          </w:rPr>
          <w:t xml:space="preserve"> UUTs exist, sets the ContinueTesting test socket data variable to </w:t>
        </w:r>
        <w:r w:rsidR="00EA7F51">
          <w:rPr>
            <w:rStyle w:val="Monospace"/>
            <w:w w:val="100"/>
          </w:rPr>
          <w:t>False</w:t>
        </w:r>
        <w:r w:rsidR="00EA7F51">
          <w:rPr>
            <w:w w:val="100"/>
          </w:rPr>
          <w:t xml:space="preserve"> for all the test sockets</w:t>
        </w:r>
        <w:commentRangeStart w:id="1519"/>
        <w:r w:rsidR="00EA7F51">
          <w:rPr>
            <w:w w:val="100"/>
          </w:rPr>
          <w:t xml:space="preserve"> and marks all test sockets as enabled</w:t>
        </w:r>
      </w:ins>
      <w:commentRangeEnd w:id="1519"/>
      <w:r w:rsidR="00EE7878">
        <w:rPr>
          <w:rStyle w:val="CommentReference"/>
          <w:rFonts w:ascii="Calibri" w:hAnsi="Calibri" w:cs="Times New Roman"/>
          <w:color w:val="auto"/>
          <w:w w:val="100"/>
        </w:rPr>
        <w:commentReference w:id="1519"/>
      </w:r>
      <w:ins w:id="1520" w:author="jgrey" w:date="2012-05-07T18:40:00Z">
        <w:r w:rsidR="00EA7F51">
          <w:rPr>
            <w:w w:val="100"/>
          </w:rPr>
          <w:t xml:space="preserve"> </w:t>
        </w:r>
        <w:del w:id="1521" w:author="Manooch Hosseini" w:date="2012-05-15T00:25:00Z">
          <w:r w:rsidR="00EA7F51" w:rsidDel="00FB0E55">
            <w:rPr>
              <w:w w:val="100"/>
            </w:rPr>
            <w:delText xml:space="preserve">to add </w:delText>
          </w:r>
          <w:commentRangeStart w:id="1522"/>
          <w:r w:rsidR="00EA7F51" w:rsidDel="00FB0E55">
            <w:rPr>
              <w:w w:val="100"/>
            </w:rPr>
            <w:delText>them</w:delText>
          </w:r>
        </w:del>
      </w:ins>
      <w:ins w:id="1523" w:author="calliej" w:date="2012-05-13T22:53:00Z">
        <w:del w:id="1524" w:author="Manooch Hosseini" w:date="2012-05-15T00:25:00Z">
          <w:r w:rsidR="00943B9B" w:rsidDel="00FB0E55">
            <w:rPr>
              <w:w w:val="100"/>
            </w:rPr>
            <w:delText>the test sockets</w:delText>
          </w:r>
        </w:del>
      </w:ins>
      <w:ins w:id="1525" w:author="jgrey" w:date="2012-05-07T18:40:00Z">
        <w:del w:id="1526" w:author="Manooch Hosseini" w:date="2012-05-15T00:25:00Z">
          <w:r w:rsidR="00EA7F51" w:rsidDel="00FB0E55">
            <w:rPr>
              <w:w w:val="100"/>
            </w:rPr>
            <w:delText xml:space="preserve"> to the batch and </w:delText>
          </w:r>
        </w:del>
        <w:r w:rsidR="00EA7F51">
          <w:rPr>
            <w:w w:val="100"/>
          </w:rPr>
          <w:t xml:space="preserve">so </w:t>
        </w:r>
        <w:del w:id="1527" w:author="calliej" w:date="2012-05-13T22:53:00Z">
          <w:r w:rsidR="00EA7F51" w:rsidDel="00943B9B">
            <w:rPr>
              <w:w w:val="100"/>
            </w:rPr>
            <w:delText>they</w:delText>
          </w:r>
        </w:del>
      </w:ins>
      <w:ins w:id="1528" w:author="calliej" w:date="2012-05-14T08:48:00Z">
        <w:r w:rsidR="002E6A07">
          <w:rPr>
            <w:w w:val="100"/>
          </w:rPr>
          <w:t xml:space="preserve">the </w:t>
        </w:r>
      </w:ins>
      <w:ins w:id="1529" w:author="calliej" w:date="2012-05-13T22:53:00Z">
        <w:r w:rsidR="00943B9B">
          <w:rPr>
            <w:w w:val="100"/>
          </w:rPr>
          <w:t>test sockets</w:t>
        </w:r>
        <w:del w:id="1530" w:author="Manooch Hosseini" w:date="2012-05-15T00:25:00Z">
          <w:r w:rsidR="00943B9B" w:rsidDel="00FB0E55">
            <w:rPr>
              <w:w w:val="100"/>
            </w:rPr>
            <w:delText xml:space="preserve"> </w:delText>
          </w:r>
        </w:del>
      </w:ins>
      <w:ins w:id="1531" w:author="jgrey" w:date="2012-05-07T18:40:00Z">
        <w:r w:rsidR="00EA7F51">
          <w:rPr>
            <w:w w:val="100"/>
          </w:rPr>
          <w:t xml:space="preserve"> exit normally.</w:t>
        </w:r>
      </w:ins>
      <w:commentRangeEnd w:id="1522"/>
      <w:r w:rsidR="00943B9B">
        <w:rPr>
          <w:rStyle w:val="CommentReference"/>
          <w:rFonts w:ascii="Calibri" w:hAnsi="Calibri" w:cs="Times New Roman"/>
          <w:color w:val="auto"/>
          <w:w w:val="100"/>
        </w:rPr>
        <w:commentReference w:id="1522"/>
      </w:r>
    </w:p>
    <w:p w:rsidR="00EA7F51" w:rsidRDefault="00EA7F51" w:rsidP="00EA7F51">
      <w:pPr>
        <w:pStyle w:val="ListNumber"/>
        <w:numPr>
          <w:ilvl w:val="0"/>
          <w:numId w:val="63"/>
        </w:numPr>
        <w:rPr>
          <w:ins w:id="1532" w:author="jgrey" w:date="2012-05-07T18:40:00Z"/>
          <w:w w:val="100"/>
        </w:rPr>
      </w:pPr>
      <w:commentRangeStart w:id="1533"/>
      <w:ins w:id="1534" w:author="jgrey" w:date="2012-05-07T18:40:00Z">
        <w:r>
          <w:rPr>
            <w:w w:val="100"/>
          </w:rPr>
          <w:t>Calls</w:t>
        </w:r>
      </w:ins>
      <w:commentRangeEnd w:id="1533"/>
      <w:r w:rsidR="002E0D92">
        <w:rPr>
          <w:rStyle w:val="CommentReference"/>
          <w:rFonts w:ascii="Calibri" w:hAnsi="Calibri" w:cs="Times New Roman"/>
          <w:color w:val="auto"/>
          <w:w w:val="100"/>
        </w:rPr>
        <w:commentReference w:id="1533"/>
      </w:r>
      <w:ins w:id="1535" w:author="jgrey" w:date="2012-05-07T18:40:00Z">
        <w:r>
          <w:rPr>
            <w:w w:val="100"/>
          </w:rPr>
          <w:t xml:space="preserve"> the AllowTestSocketsToContinue </w:t>
        </w:r>
        <w:del w:id="1536" w:author="Manooch Hosseini" w:date="2012-05-15T00:33:00Z">
          <w:r w:rsidDel="00EE7878">
            <w:rPr>
              <w:w w:val="100"/>
            </w:rPr>
            <w:delText xml:space="preserve">utility </w:delText>
          </w:r>
        </w:del>
        <w:r>
          <w:rPr>
            <w:w w:val="100"/>
          </w:rPr>
          <w:t xml:space="preserve">method to notify test sockets to continue </w:t>
        </w:r>
        <w:del w:id="1537" w:author="Manooch Hosseini" w:date="2012-05-15T15:42:00Z">
          <w:r w:rsidDel="0066134A">
            <w:rPr>
              <w:w w:val="100"/>
            </w:rPr>
            <w:delText>obtaining UUT serial numbers</w:delText>
          </w:r>
        </w:del>
      </w:ins>
      <w:ins w:id="1538" w:author="Manooch Hosseini" w:date="2012-05-15T15:42:00Z">
        <w:r w:rsidR="0066134A">
          <w:rPr>
            <w:w w:val="100"/>
          </w:rPr>
          <w:t>passed the GetUUTSerialNumber sync point</w:t>
        </w:r>
      </w:ins>
      <w:ins w:id="1539" w:author="jgrey" w:date="2012-05-07T18:40:00Z">
        <w:r>
          <w:rPr>
            <w:w w:val="100"/>
          </w:rPr>
          <w:t xml:space="preserve">. </w:t>
        </w:r>
      </w:ins>
      <w:ins w:id="1540" w:author="jgrey" w:date="2012-05-07T19:06:00Z">
        <w:r w:rsidR="00805223">
          <w:rPr>
            <w:w w:val="100"/>
          </w:rPr>
          <w:t xml:space="preserve">If </w:t>
        </w:r>
      </w:ins>
      <w:ins w:id="1541" w:author="jgrey" w:date="2012-05-07T18:40:00Z">
        <w:r>
          <w:rPr>
            <w:w w:val="100"/>
          </w:rPr>
          <w:t xml:space="preserve">no more UUTs exist, skips to step </w:t>
        </w:r>
      </w:ins>
      <w:ins w:id="1542" w:author="jgrey" w:date="2012-05-07T19:09:00Z">
        <w:del w:id="1543" w:author="Manooch Hosseini" w:date="2012-05-15T00:34:00Z">
          <w:r w:rsidR="00ED587F" w:rsidDel="00EE7878">
            <w:rPr>
              <w:w w:val="100"/>
            </w:rPr>
            <w:delText>26</w:delText>
          </w:r>
        </w:del>
      </w:ins>
      <w:ins w:id="1544" w:author="Manooch Hosseini" w:date="2012-05-15T00:34:00Z">
        <w:r w:rsidR="00EE7878">
          <w:rPr>
            <w:w w:val="100"/>
          </w:rPr>
          <w:t>2</w:t>
        </w:r>
      </w:ins>
      <w:ins w:id="1545" w:author="Manooch Hosseini" w:date="2012-05-15T15:48:00Z">
        <w:r w:rsidR="00C06EF2">
          <w:rPr>
            <w:w w:val="100"/>
          </w:rPr>
          <w:t>8</w:t>
        </w:r>
      </w:ins>
      <w:ins w:id="1546" w:author="jgrey" w:date="2012-05-07T19:09:00Z">
        <w:r w:rsidR="00ED587F">
          <w:rPr>
            <w:w w:val="100"/>
          </w:rPr>
          <w:t>.</w:t>
        </w:r>
      </w:ins>
    </w:p>
    <w:p w:rsidR="00EA7F51" w:rsidRDefault="00EA7F51" w:rsidP="00EA7F51">
      <w:pPr>
        <w:pStyle w:val="ListNumber"/>
        <w:numPr>
          <w:ilvl w:val="0"/>
          <w:numId w:val="63"/>
        </w:numPr>
        <w:rPr>
          <w:ins w:id="1547" w:author="jgrey" w:date="2012-05-07T18:40:00Z"/>
          <w:w w:val="100"/>
        </w:rPr>
      </w:pPr>
      <w:ins w:id="1548" w:author="jgrey" w:date="2012-05-07T18:40:00Z">
        <w:r>
          <w:rPr>
            <w:w w:val="100"/>
          </w:rPr>
          <w:t>Call</w:t>
        </w:r>
      </w:ins>
      <w:ins w:id="1549" w:author="calliej" w:date="2012-05-13T22:54:00Z">
        <w:r w:rsidR="00943B9B">
          <w:rPr>
            <w:w w:val="100"/>
          </w:rPr>
          <w:t>s</w:t>
        </w:r>
      </w:ins>
      <w:ins w:id="1550" w:author="jgrey" w:date="2012-05-07T18:40:00Z">
        <w:r>
          <w:rPr>
            <w:w w:val="100"/>
          </w:rPr>
          <w:t xml:space="preserve"> </w:t>
        </w:r>
      </w:ins>
      <w:ins w:id="1551" w:author="Manooch Hosseini" w:date="2012-05-15T00:34:00Z">
        <w:r w:rsidR="00D1566F">
          <w:rPr>
            <w:w w:val="100"/>
          </w:rPr>
          <w:t xml:space="preserve">the </w:t>
        </w:r>
      </w:ins>
      <w:ins w:id="1552" w:author="jgrey" w:date="2012-05-07T18:40:00Z">
        <w:r>
          <w:rPr>
            <w:w w:val="100"/>
          </w:rPr>
          <w:t>Model Plugins –Batch Start</w:t>
        </w:r>
      </w:ins>
      <w:ins w:id="1553" w:author="Manooch Hosseini" w:date="2012-05-15T00:34:00Z">
        <w:r w:rsidR="00D1566F">
          <w:rPr>
            <w:w w:val="100"/>
          </w:rPr>
          <w:t xml:space="preserve"> sequence.</w:t>
        </w:r>
      </w:ins>
    </w:p>
    <w:p w:rsidR="00EA7F51" w:rsidRPr="00943B9B" w:rsidRDefault="00EA7F51" w:rsidP="00EA7F51">
      <w:pPr>
        <w:pStyle w:val="ListNumber"/>
        <w:numPr>
          <w:ilvl w:val="0"/>
          <w:numId w:val="63"/>
        </w:numPr>
        <w:rPr>
          <w:ins w:id="1554" w:author="jgrey" w:date="2012-05-07T18:40:00Z"/>
          <w:w w:val="100"/>
        </w:rPr>
      </w:pPr>
      <w:ins w:id="1555" w:author="jgrey" w:date="2012-05-07T18:40:00Z">
        <w:r w:rsidRPr="00943B9B">
          <w:rPr>
            <w:w w:val="100"/>
          </w:rPr>
          <w:t xml:space="preserve">Calls the WaitForTestSockets </w:t>
        </w:r>
        <w:del w:id="1556" w:author="Manooch Hosseini" w:date="2012-05-15T00:34:00Z">
          <w:r w:rsidRPr="00943B9B" w:rsidDel="00D1566F">
            <w:rPr>
              <w:w w:val="100"/>
            </w:rPr>
            <w:delText xml:space="preserve">utility </w:delText>
          </w:r>
        </w:del>
        <w:r w:rsidRPr="00943B9B">
          <w:rPr>
            <w:w w:val="100"/>
          </w:rPr>
          <w:t xml:space="preserve">method to wait for and monitor test socket executions </w:t>
        </w:r>
        <w:del w:id="1557" w:author="Manooch Hosseini" w:date="2012-05-15T15:46:00Z">
          <w:r w:rsidRPr="00943B9B" w:rsidDel="00C00187">
            <w:rPr>
              <w:w w:val="100"/>
            </w:rPr>
            <w:delText>when</w:delText>
          </w:r>
        </w:del>
      </w:ins>
      <w:ins w:id="1558" w:author="Manooch Hosseini" w:date="2012-05-15T15:46:00Z">
        <w:r w:rsidR="00C00187">
          <w:rPr>
            <w:w w:val="100"/>
          </w:rPr>
          <w:t>until</w:t>
        </w:r>
      </w:ins>
      <w:ins w:id="1559" w:author="jgrey" w:date="2012-05-07T18:40:00Z">
        <w:r w:rsidRPr="00943B9B">
          <w:rPr>
            <w:w w:val="100"/>
          </w:rPr>
          <w:t xml:space="preserve"> the test sockets </w:t>
        </w:r>
        <w:del w:id="1560" w:author="Manooch Hosseini" w:date="2012-05-15T15:46:00Z">
          <w:r w:rsidRPr="00943B9B" w:rsidDel="00C00187">
            <w:rPr>
              <w:w w:val="100"/>
            </w:rPr>
            <w:delText>are ready to run</w:delText>
          </w:r>
        </w:del>
      </w:ins>
      <w:ins w:id="1561" w:author="Manooch Hosseini" w:date="2012-05-15T15:46:00Z">
        <w:r w:rsidR="00C00187">
          <w:rPr>
            <w:w w:val="100"/>
          </w:rPr>
          <w:t>reach the ReadyToRun sync point</w:t>
        </w:r>
      </w:ins>
      <w:ins w:id="1562" w:author="jgrey" w:date="2012-05-07T18:40:00Z">
        <w:r w:rsidRPr="00943B9B">
          <w:rPr>
            <w:w w:val="100"/>
          </w:rPr>
          <w:t>.</w:t>
        </w:r>
      </w:ins>
    </w:p>
    <w:p w:rsidR="00C06EF2" w:rsidRDefault="00C06EF2" w:rsidP="00EA7F51">
      <w:pPr>
        <w:pStyle w:val="ListNumber"/>
        <w:numPr>
          <w:ilvl w:val="0"/>
          <w:numId w:val="63"/>
        </w:numPr>
        <w:rPr>
          <w:ins w:id="1563" w:author="Manooch Hosseini" w:date="2012-05-15T15:48:00Z"/>
          <w:w w:val="100"/>
        </w:rPr>
      </w:pPr>
      <w:ins w:id="1564" w:author="Manooch Hosseini" w:date="2012-05-15T15:48:00Z">
        <w:r>
          <w:rPr>
            <w:w w:val="100"/>
          </w:rPr>
          <w:t>Calls the Tile Execution Windows utility sequence.</w:t>
        </w:r>
      </w:ins>
    </w:p>
    <w:p w:rsidR="00EA7F51" w:rsidRDefault="00EA7F51" w:rsidP="00EA7F51">
      <w:pPr>
        <w:pStyle w:val="ListNumber"/>
        <w:numPr>
          <w:ilvl w:val="0"/>
          <w:numId w:val="63"/>
        </w:numPr>
        <w:rPr>
          <w:ins w:id="1565" w:author="jgrey" w:date="2012-05-07T18:40:00Z"/>
          <w:w w:val="100"/>
        </w:rPr>
      </w:pPr>
      <w:ins w:id="1566" w:author="jgrey" w:date="2012-05-07T18:40:00Z">
        <w:r>
          <w:rPr>
            <w:w w:val="100"/>
          </w:rPr>
          <w:t xml:space="preserve">Calls the AllowTestSocketsToContinue </w:t>
        </w:r>
        <w:del w:id="1567" w:author="Manooch Hosseini" w:date="2012-05-15T15:49:00Z">
          <w:r w:rsidDel="00C06EF2">
            <w:rPr>
              <w:w w:val="100"/>
            </w:rPr>
            <w:delText xml:space="preserve">utility </w:delText>
          </w:r>
        </w:del>
        <w:r>
          <w:rPr>
            <w:w w:val="100"/>
          </w:rPr>
          <w:t xml:space="preserve">method to notify test sockets to continue </w:t>
        </w:r>
        <w:del w:id="1568" w:author="Manooch Hosseini" w:date="2012-05-15T15:49:00Z">
          <w:r w:rsidDel="00C06EF2">
            <w:rPr>
              <w:w w:val="100"/>
            </w:rPr>
            <w:delText>running</w:delText>
          </w:r>
        </w:del>
      </w:ins>
      <w:ins w:id="1569" w:author="Manooch Hosseini" w:date="2012-05-15T15:49:00Z">
        <w:r w:rsidR="00C06EF2">
          <w:rPr>
            <w:w w:val="100"/>
          </w:rPr>
          <w:t>passed the ReadyToRun sync point</w:t>
        </w:r>
      </w:ins>
      <w:ins w:id="1570" w:author="jgrey" w:date="2012-05-07T18:40:00Z">
        <w:r>
          <w:rPr>
            <w:w w:val="100"/>
          </w:rPr>
          <w:t>.</w:t>
        </w:r>
      </w:ins>
    </w:p>
    <w:p w:rsidR="00EA7F51" w:rsidRDefault="00EA7F51" w:rsidP="00EA7F51">
      <w:pPr>
        <w:pStyle w:val="ListNumber"/>
        <w:numPr>
          <w:ilvl w:val="0"/>
          <w:numId w:val="63"/>
        </w:numPr>
        <w:rPr>
          <w:ins w:id="1571" w:author="jgrey" w:date="2012-05-07T18:40:00Z"/>
          <w:w w:val="100"/>
        </w:rPr>
      </w:pPr>
      <w:ins w:id="1572" w:author="jgrey" w:date="2012-05-07T18:40:00Z">
        <w:r>
          <w:rPr>
            <w:w w:val="100"/>
          </w:rPr>
          <w:lastRenderedPageBreak/>
          <w:t xml:space="preserve">Calls the WaitForTestSockets utility method to wait for and monitor test socket executions </w:t>
        </w:r>
        <w:del w:id="1573" w:author="Manooch Hosseini" w:date="2012-05-15T15:51:00Z">
          <w:r w:rsidDel="00A75D48">
            <w:rPr>
              <w:w w:val="100"/>
            </w:rPr>
            <w:delText>as</w:delText>
          </w:r>
        </w:del>
      </w:ins>
      <w:ins w:id="1574" w:author="Manooch Hosseini" w:date="2012-05-15T15:51:00Z">
        <w:r w:rsidR="00A75D48">
          <w:rPr>
            <w:w w:val="100"/>
          </w:rPr>
          <w:t>until</w:t>
        </w:r>
      </w:ins>
      <w:ins w:id="1575" w:author="jgrey" w:date="2012-05-07T18:40:00Z">
        <w:r>
          <w:rPr>
            <w:w w:val="100"/>
          </w:rPr>
          <w:t xml:space="preserve"> the test sockets </w:t>
        </w:r>
        <w:del w:id="1576" w:author="Manooch Hosseini" w:date="2012-05-15T15:51:00Z">
          <w:r w:rsidDel="00A75D48">
            <w:rPr>
              <w:w w:val="100"/>
            </w:rPr>
            <w:delText>display the test socket status</w:delText>
          </w:r>
        </w:del>
      </w:ins>
      <w:ins w:id="1577" w:author="Manooch Hosseini" w:date="2012-05-15T15:51:00Z">
        <w:r w:rsidR="00A75D48">
          <w:rPr>
            <w:w w:val="100"/>
          </w:rPr>
          <w:t>reach the PostMainSequence sync point</w:t>
        </w:r>
      </w:ins>
      <w:ins w:id="1578" w:author="jgrey" w:date="2012-05-07T18:40:00Z">
        <w:r>
          <w:rPr>
            <w:w w:val="100"/>
          </w:rPr>
          <w:t>.</w:t>
        </w:r>
      </w:ins>
      <w:ins w:id="1579" w:author="Manooch Hosseini" w:date="2012-05-15T15:51:00Z">
        <w:r w:rsidR="00082F92">
          <w:rPr>
            <w:w w:val="100"/>
          </w:rPr>
          <w:t xml:space="preserve"> The test sockets do not block at this sync point.</w:t>
        </w:r>
      </w:ins>
    </w:p>
    <w:p w:rsidR="00EA7F51" w:rsidRDefault="00EA7F51" w:rsidP="00EA7F51">
      <w:pPr>
        <w:pStyle w:val="ListNumber"/>
        <w:numPr>
          <w:ilvl w:val="0"/>
          <w:numId w:val="63"/>
        </w:numPr>
        <w:rPr>
          <w:ins w:id="1580" w:author="jgrey" w:date="2012-05-07T18:40:00Z"/>
          <w:w w:val="100"/>
        </w:rPr>
      </w:pPr>
      <w:ins w:id="1581" w:author="jgrey" w:date="2012-05-07T18:40:00Z">
        <w:r>
          <w:rPr>
            <w:w w:val="100"/>
          </w:rPr>
          <w:t>Call</w:t>
        </w:r>
      </w:ins>
      <w:ins w:id="1582" w:author="calliej" w:date="2012-05-13T22:59:00Z">
        <w:r w:rsidR="00211ED2">
          <w:rPr>
            <w:w w:val="100"/>
          </w:rPr>
          <w:t>s</w:t>
        </w:r>
      </w:ins>
      <w:ins w:id="1583" w:author="jgrey" w:date="2012-05-07T18:40:00Z">
        <w:r>
          <w:rPr>
            <w:w w:val="100"/>
          </w:rPr>
          <w:t xml:space="preserve"> </w:t>
        </w:r>
      </w:ins>
      <w:ins w:id="1584" w:author="Manooch Hosseini" w:date="2012-05-15T00:35:00Z">
        <w:r w:rsidR="00D1566F">
          <w:rPr>
            <w:w w:val="100"/>
          </w:rPr>
          <w:t xml:space="preserve">the </w:t>
        </w:r>
      </w:ins>
      <w:ins w:id="1585" w:author="jgrey" w:date="2012-05-07T18:40:00Z">
        <w:r>
          <w:rPr>
            <w:w w:val="100"/>
          </w:rPr>
          <w:t>Model Plugins –Batch Done</w:t>
        </w:r>
      </w:ins>
      <w:ins w:id="1586" w:author="Manooch Hosseini" w:date="2012-05-15T00:35:00Z">
        <w:r w:rsidR="00D1566F">
          <w:rPr>
            <w:w w:val="100"/>
          </w:rPr>
          <w:t xml:space="preserve"> sequence.</w:t>
        </w:r>
      </w:ins>
    </w:p>
    <w:p w:rsidR="00EA7F51" w:rsidRPr="004E21FE" w:rsidRDefault="00EA7F51" w:rsidP="00EA7F51">
      <w:pPr>
        <w:pStyle w:val="ListNumber"/>
        <w:numPr>
          <w:ilvl w:val="0"/>
          <w:numId w:val="63"/>
        </w:numPr>
        <w:rPr>
          <w:ins w:id="1587" w:author="jgrey" w:date="2012-05-07T18:40:00Z"/>
          <w:w w:val="100"/>
        </w:rPr>
      </w:pPr>
      <w:ins w:id="1588" w:author="jgrey" w:date="2012-05-07T18:40:00Z">
        <w:r w:rsidRPr="004E21FE">
          <w:rPr>
            <w:w w:val="100"/>
          </w:rPr>
          <w:t xml:space="preserve">Calls the WaitForTestSockets </w:t>
        </w:r>
        <w:del w:id="1589" w:author="Manooch Hosseini" w:date="2012-05-15T00:36:00Z">
          <w:r w:rsidRPr="004E21FE" w:rsidDel="00D1566F">
            <w:rPr>
              <w:w w:val="100"/>
            </w:rPr>
            <w:delText xml:space="preserve">utility </w:delText>
          </w:r>
        </w:del>
        <w:r w:rsidRPr="004E21FE">
          <w:rPr>
            <w:w w:val="100"/>
          </w:rPr>
          <w:t xml:space="preserve">method to wait for and monitor test socket executions </w:t>
        </w:r>
        <w:del w:id="1590" w:author="Manooch Hosseini" w:date="2012-05-15T15:52:00Z">
          <w:r w:rsidRPr="004E21FE" w:rsidDel="00082F92">
            <w:rPr>
              <w:w w:val="100"/>
            </w:rPr>
            <w:delText>when</w:delText>
          </w:r>
        </w:del>
      </w:ins>
      <w:ins w:id="1591" w:author="Manooch Hosseini" w:date="2012-05-15T15:52:00Z">
        <w:r w:rsidR="00082F92">
          <w:rPr>
            <w:w w:val="100"/>
          </w:rPr>
          <w:t>until</w:t>
        </w:r>
      </w:ins>
      <w:ins w:id="1592" w:author="jgrey" w:date="2012-05-07T18:40:00Z">
        <w:r w:rsidRPr="004E21FE">
          <w:rPr>
            <w:w w:val="100"/>
          </w:rPr>
          <w:t xml:space="preserve"> the test sockets </w:t>
        </w:r>
        <w:del w:id="1593" w:author="Manooch Hosseini" w:date="2012-05-15T15:52:00Z">
          <w:r w:rsidRPr="004E21FE" w:rsidDel="00082F92">
            <w:rPr>
              <w:w w:val="100"/>
            </w:rPr>
            <w:delText xml:space="preserve">are ready </w:delText>
          </w:r>
          <w:r w:rsidDel="00082F92">
            <w:rPr>
              <w:w w:val="100"/>
            </w:rPr>
            <w:delText>be re-added to the Batch.</w:delText>
          </w:r>
          <w:r w:rsidRPr="004E21FE" w:rsidDel="00082F92">
            <w:rPr>
              <w:w w:val="100"/>
            </w:rPr>
            <w:delText>.</w:delText>
          </w:r>
        </w:del>
      </w:ins>
      <w:ins w:id="1594" w:author="Manooch Hosseini" w:date="2012-05-15T15:52:00Z">
        <w:r w:rsidR="00082F92">
          <w:rPr>
            <w:w w:val="100"/>
          </w:rPr>
          <w:t>reach the ReAddToBatch sync point.</w:t>
        </w:r>
      </w:ins>
    </w:p>
    <w:p w:rsidR="00EA7F51" w:rsidRDefault="00EA7F51" w:rsidP="00EA7F51">
      <w:pPr>
        <w:pStyle w:val="ListNumber"/>
        <w:numPr>
          <w:ilvl w:val="0"/>
          <w:numId w:val="63"/>
        </w:numPr>
        <w:rPr>
          <w:ins w:id="1595" w:author="jgrey" w:date="2012-05-07T18:40:00Z"/>
          <w:w w:val="100"/>
        </w:rPr>
      </w:pPr>
      <w:ins w:id="1596" w:author="jgrey" w:date="2012-05-07T18:40:00Z">
        <w:r>
          <w:rPr>
            <w:w w:val="100"/>
          </w:rPr>
          <w:t xml:space="preserve">Calls the Add TestSocket Threads to Batch utility sequence to add test socket execution threads </w:t>
        </w:r>
      </w:ins>
      <w:ins w:id="1597" w:author="Manooch Hosseini" w:date="2012-05-15T00:37:00Z">
        <w:r w:rsidR="00507549">
          <w:rPr>
            <w:w w:val="100"/>
          </w:rPr>
          <w:t xml:space="preserve">back </w:t>
        </w:r>
      </w:ins>
      <w:ins w:id="1598" w:author="jgrey" w:date="2012-05-07T18:40:00Z">
        <w:r>
          <w:rPr>
            <w:w w:val="100"/>
          </w:rPr>
          <w:t xml:space="preserve">to the batch </w:t>
        </w:r>
      </w:ins>
      <w:ins w:id="1599" w:author="Manooch Hosseini" w:date="2012-05-15T15:54:00Z">
        <w:r w:rsidR="00082F92">
          <w:rPr>
            <w:w w:val="100"/>
          </w:rPr>
          <w:t>specification</w:t>
        </w:r>
      </w:ins>
      <w:ins w:id="1600" w:author="jgrey" w:date="2012-05-07T18:40:00Z">
        <w:del w:id="1601" w:author="Manooch Hosseini" w:date="2012-05-15T15:54:00Z">
          <w:r w:rsidDel="00082F92">
            <w:rPr>
              <w:w w:val="100"/>
            </w:rPr>
            <w:delText xml:space="preserve">again </w:delText>
          </w:r>
        </w:del>
        <w:del w:id="1602" w:author="Manooch Hosseini" w:date="2012-05-15T15:55:00Z">
          <w:r w:rsidDel="00082F92">
            <w:rPr>
              <w:w w:val="100"/>
            </w:rPr>
            <w:delText>when necessary</w:delText>
          </w:r>
        </w:del>
        <w:r>
          <w:rPr>
            <w:w w:val="100"/>
          </w:rPr>
          <w:t>.</w:t>
        </w:r>
      </w:ins>
    </w:p>
    <w:p w:rsidR="00EA7F51" w:rsidRDefault="00EA7F51" w:rsidP="00EA7F51">
      <w:pPr>
        <w:pStyle w:val="ListNumber"/>
        <w:numPr>
          <w:ilvl w:val="0"/>
          <w:numId w:val="63"/>
        </w:numPr>
        <w:rPr>
          <w:ins w:id="1603" w:author="jgrey" w:date="2012-05-07T18:40:00Z"/>
          <w:w w:val="100"/>
        </w:rPr>
      </w:pPr>
      <w:ins w:id="1604" w:author="jgrey" w:date="2012-05-07T18:40:00Z">
        <w:r>
          <w:rPr>
            <w:w w:val="100"/>
          </w:rPr>
          <w:t xml:space="preserve">Calls the AllowTestSocketsToContinue </w:t>
        </w:r>
        <w:del w:id="1605" w:author="Manooch Hosseini" w:date="2012-05-15T15:55:00Z">
          <w:r w:rsidDel="00082F92">
            <w:rPr>
              <w:w w:val="100"/>
            </w:rPr>
            <w:delText xml:space="preserve">utility </w:delText>
          </w:r>
        </w:del>
        <w:r>
          <w:rPr>
            <w:w w:val="100"/>
          </w:rPr>
          <w:t xml:space="preserve">method to notify test sockets to continue </w:t>
        </w:r>
        <w:del w:id="1606" w:author="Manooch Hosseini" w:date="2012-05-15T15:55:00Z">
          <w:r w:rsidDel="00082F92">
            <w:rPr>
              <w:w w:val="100"/>
            </w:rPr>
            <w:delText>running</w:delText>
          </w:r>
        </w:del>
      </w:ins>
      <w:ins w:id="1607" w:author="Manooch Hosseini" w:date="2012-05-15T15:55:00Z">
        <w:r w:rsidR="00082F92">
          <w:rPr>
            <w:w w:val="100"/>
          </w:rPr>
          <w:t>passed the ReAddToBatch sync point</w:t>
        </w:r>
      </w:ins>
      <w:ins w:id="1608" w:author="jgrey" w:date="2012-05-07T18:40:00Z">
        <w:r>
          <w:rPr>
            <w:w w:val="100"/>
          </w:rPr>
          <w:t>.</w:t>
        </w:r>
      </w:ins>
    </w:p>
    <w:p w:rsidR="00EA7F51" w:rsidRPr="004E21FE" w:rsidRDefault="00EA7F51" w:rsidP="00EA7F51">
      <w:pPr>
        <w:pStyle w:val="ListNumber"/>
        <w:numPr>
          <w:ilvl w:val="0"/>
          <w:numId w:val="63"/>
        </w:numPr>
        <w:rPr>
          <w:ins w:id="1609" w:author="jgrey" w:date="2012-05-07T18:40:00Z"/>
          <w:w w:val="100"/>
        </w:rPr>
      </w:pPr>
      <w:ins w:id="1610" w:author="jgrey" w:date="2012-05-07T18:40:00Z">
        <w:r w:rsidRPr="004E21FE">
          <w:rPr>
            <w:w w:val="100"/>
          </w:rPr>
          <w:t xml:space="preserve">Calls the WaitForTestSockets </w:t>
        </w:r>
        <w:del w:id="1611" w:author="Manooch Hosseini" w:date="2012-05-15T15:55:00Z">
          <w:r w:rsidRPr="004E21FE" w:rsidDel="00AE0F66">
            <w:rPr>
              <w:w w:val="100"/>
            </w:rPr>
            <w:delText xml:space="preserve">utility </w:delText>
          </w:r>
        </w:del>
        <w:r w:rsidRPr="004E21FE">
          <w:rPr>
            <w:w w:val="100"/>
          </w:rPr>
          <w:t xml:space="preserve">method to wait for </w:t>
        </w:r>
      </w:ins>
      <w:ins w:id="1612" w:author="Manooch Hosseini" w:date="2012-05-15T15:55:00Z">
        <w:r w:rsidR="00AE0F66">
          <w:rPr>
            <w:w w:val="100"/>
          </w:rPr>
          <w:t xml:space="preserve">and monitor test socket executions until </w:t>
        </w:r>
      </w:ins>
      <w:ins w:id="1613" w:author="jgrey" w:date="2012-05-07T18:40:00Z">
        <w:r>
          <w:rPr>
            <w:w w:val="100"/>
          </w:rPr>
          <w:t>the test socket</w:t>
        </w:r>
      </w:ins>
      <w:ins w:id="1614" w:author="Manooch Hosseini" w:date="2012-05-15T15:56:00Z">
        <w:r w:rsidR="00AE0F66">
          <w:rPr>
            <w:w w:val="100"/>
          </w:rPr>
          <w:t>s</w:t>
        </w:r>
      </w:ins>
      <w:ins w:id="1615" w:author="jgrey" w:date="2012-05-07T18:40:00Z">
        <w:r>
          <w:rPr>
            <w:w w:val="100"/>
          </w:rPr>
          <w:t xml:space="preserve"> </w:t>
        </w:r>
        <w:del w:id="1616" w:author="Manooch Hosseini" w:date="2012-05-15T15:56:00Z">
          <w:r w:rsidDel="00AE0F66">
            <w:rPr>
              <w:w w:val="100"/>
            </w:rPr>
            <w:delText xml:space="preserve">threads to complete </w:delText>
          </w:r>
          <w:commentRangeStart w:id="1617"/>
          <w:r w:rsidDel="00AE0F66">
            <w:rPr>
              <w:w w:val="100"/>
            </w:rPr>
            <w:delText xml:space="preserve">their </w:delText>
          </w:r>
        </w:del>
      </w:ins>
      <w:commentRangeEnd w:id="1617"/>
      <w:del w:id="1618" w:author="Manooch Hosseini" w:date="2012-05-15T15:56:00Z">
        <w:r w:rsidR="00211ED2" w:rsidDel="00AE0F66">
          <w:rPr>
            <w:rStyle w:val="CommentReference"/>
            <w:rFonts w:ascii="Calibri" w:hAnsi="Calibri" w:cs="Times New Roman"/>
            <w:color w:val="auto"/>
            <w:w w:val="100"/>
          </w:rPr>
          <w:commentReference w:id="1617"/>
        </w:r>
      </w:del>
      <w:ins w:id="1619" w:author="jgrey" w:date="2012-05-07T18:40:00Z">
        <w:del w:id="1620" w:author="Manooch Hosseini" w:date="2012-05-15T15:56:00Z">
          <w:r w:rsidDel="00AE0F66">
            <w:rPr>
              <w:w w:val="100"/>
            </w:rPr>
            <w:delText>PostUUT callbacks</w:delText>
          </w:r>
        </w:del>
      </w:ins>
      <w:ins w:id="1621" w:author="Manooch Hosseini" w:date="2012-05-15T15:56:00Z">
        <w:r w:rsidR="00AE0F66">
          <w:rPr>
            <w:w w:val="100"/>
          </w:rPr>
          <w:t>reach the AfterPostUUT sync point.</w:t>
        </w:r>
      </w:ins>
    </w:p>
    <w:p w:rsidR="00EA7F51" w:rsidRDefault="00EA7F51" w:rsidP="00EA7F51">
      <w:pPr>
        <w:pStyle w:val="ListNumber"/>
        <w:numPr>
          <w:ilvl w:val="0"/>
          <w:numId w:val="63"/>
        </w:numPr>
        <w:rPr>
          <w:ins w:id="1622" w:author="jgrey" w:date="2012-05-07T18:40:00Z"/>
          <w:w w:val="100"/>
        </w:rPr>
      </w:pPr>
      <w:ins w:id="1623" w:author="jgrey" w:date="2012-05-07T18:40:00Z">
        <w:r>
          <w:rPr>
            <w:w w:val="100"/>
          </w:rPr>
          <w:t>Call</w:t>
        </w:r>
      </w:ins>
      <w:ins w:id="1624" w:author="calliej" w:date="2012-05-13T23:01:00Z">
        <w:r w:rsidR="00211ED2">
          <w:rPr>
            <w:w w:val="100"/>
          </w:rPr>
          <w:t>s</w:t>
        </w:r>
      </w:ins>
      <w:ins w:id="1625" w:author="jgrey" w:date="2012-05-07T18:40:00Z">
        <w:r>
          <w:rPr>
            <w:w w:val="100"/>
          </w:rPr>
          <w:t xml:space="preserve"> </w:t>
        </w:r>
      </w:ins>
      <w:ins w:id="1626" w:author="Manooch Hosseini" w:date="2012-05-15T15:56:00Z">
        <w:r w:rsidR="00AE0F66">
          <w:rPr>
            <w:w w:val="100"/>
          </w:rPr>
          <w:t xml:space="preserve">the </w:t>
        </w:r>
      </w:ins>
      <w:ins w:id="1627" w:author="jgrey" w:date="2012-05-07T18:40:00Z">
        <w:r>
          <w:rPr>
            <w:w w:val="100"/>
          </w:rPr>
          <w:t>Model Plugins –Post Batch</w:t>
        </w:r>
      </w:ins>
      <w:ins w:id="1628" w:author="Manooch Hosseini" w:date="2012-05-15T15:56:00Z">
        <w:r w:rsidR="00AE0F66">
          <w:rPr>
            <w:w w:val="100"/>
          </w:rPr>
          <w:t xml:space="preserve"> sequence.</w:t>
        </w:r>
      </w:ins>
    </w:p>
    <w:p w:rsidR="00EA7F51" w:rsidRDefault="00EA7F51" w:rsidP="00EA7F51">
      <w:pPr>
        <w:pStyle w:val="ListNumber"/>
        <w:numPr>
          <w:ilvl w:val="0"/>
          <w:numId w:val="63"/>
        </w:numPr>
        <w:rPr>
          <w:ins w:id="1629" w:author="jgrey" w:date="2012-05-07T18:40:00Z"/>
          <w:w w:val="100"/>
        </w:rPr>
      </w:pPr>
      <w:ins w:id="1630" w:author="jgrey" w:date="2012-05-07T18:40:00Z">
        <w:r>
          <w:rPr>
            <w:w w:val="100"/>
          </w:rPr>
          <w:t>Calls the PostBatch callback.</w:t>
        </w:r>
      </w:ins>
    </w:p>
    <w:p w:rsidR="00EA7F51" w:rsidRDefault="00EA7F51" w:rsidP="00EA7F51">
      <w:pPr>
        <w:pStyle w:val="ListNumber"/>
        <w:numPr>
          <w:ilvl w:val="0"/>
          <w:numId w:val="63"/>
        </w:numPr>
        <w:rPr>
          <w:ins w:id="1631" w:author="jgrey" w:date="2012-05-07T18:40:00Z"/>
          <w:w w:val="100"/>
        </w:rPr>
      </w:pPr>
      <w:commentRangeStart w:id="1632"/>
      <w:ins w:id="1633" w:author="jgrey" w:date="2012-05-07T18:40:00Z">
        <w:r w:rsidRPr="00A648A7">
          <w:rPr>
            <w:w w:val="100"/>
          </w:rPr>
          <w:t>Calls</w:t>
        </w:r>
      </w:ins>
      <w:commentRangeEnd w:id="1632"/>
      <w:r w:rsidR="00211ED2">
        <w:rPr>
          <w:rStyle w:val="CommentReference"/>
          <w:rFonts w:ascii="Calibri" w:hAnsi="Calibri" w:cs="Times New Roman"/>
          <w:color w:val="auto"/>
          <w:w w:val="100"/>
        </w:rPr>
        <w:commentReference w:id="1632"/>
      </w:r>
      <w:ins w:id="1634" w:author="jgrey" w:date="2012-05-07T18:40:00Z">
        <w:r w:rsidRPr="00A648A7">
          <w:rPr>
            <w:w w:val="100"/>
          </w:rPr>
          <w:t xml:space="preserve"> </w:t>
        </w:r>
      </w:ins>
      <w:ins w:id="1635" w:author="Manooch Hosseini" w:date="2012-05-15T15:56:00Z">
        <w:r w:rsidR="00AE0F66">
          <w:rPr>
            <w:w w:val="100"/>
          </w:rPr>
          <w:t xml:space="preserve">the </w:t>
        </w:r>
      </w:ins>
      <w:ins w:id="1636" w:author="jgrey" w:date="2012-05-07T18:40:00Z">
        <w:r w:rsidRPr="00A648A7">
          <w:rPr>
            <w:w w:val="100"/>
          </w:rPr>
          <w:t>Allow</w:t>
        </w:r>
        <w:del w:id="1637" w:author="Manooch Hosseini" w:date="2012-05-15T15:56:00Z">
          <w:r w:rsidRPr="00A648A7" w:rsidDel="00AE0F66">
            <w:rPr>
              <w:w w:val="100"/>
            </w:rPr>
            <w:delText xml:space="preserve"> </w:delText>
          </w:r>
        </w:del>
        <w:r w:rsidRPr="00A648A7">
          <w:rPr>
            <w:w w:val="100"/>
          </w:rPr>
          <w:t>TestSocketsToContinue</w:t>
        </w:r>
      </w:ins>
      <w:ins w:id="1638" w:author="Manooch Hosseini" w:date="2012-05-15T15:56:00Z">
        <w:r w:rsidR="00AE0F66">
          <w:rPr>
            <w:w w:val="100"/>
          </w:rPr>
          <w:t xml:space="preserve"> method to notify test sockets to continue passed the AfterPostUUT sync point.</w:t>
        </w:r>
      </w:ins>
    </w:p>
    <w:p w:rsidR="00EA7F51" w:rsidRDefault="00AE0F66" w:rsidP="00EA7F51">
      <w:pPr>
        <w:pStyle w:val="ListNumber"/>
        <w:numPr>
          <w:ilvl w:val="0"/>
          <w:numId w:val="63"/>
        </w:numPr>
        <w:rPr>
          <w:ins w:id="1639" w:author="jgrey" w:date="2012-05-07T18:40:00Z"/>
          <w:w w:val="100"/>
        </w:rPr>
      </w:pPr>
      <w:ins w:id="1640" w:author="Manooch Hosseini" w:date="2012-05-15T15:57:00Z">
        <w:r>
          <w:rPr>
            <w:w w:val="100"/>
          </w:rPr>
          <w:t xml:space="preserve">Calls the WaitAndCheckExecutionStateForAllTestSockets method </w:t>
        </w:r>
        <w:commentRangeStart w:id="1641"/>
        <w:r>
          <w:rPr>
            <w:w w:val="100"/>
          </w:rPr>
          <w:t>to determine the first UUT error (if one occurred) and whether any UUTs terminated or aborted</w:t>
        </w:r>
        <w:commentRangeEnd w:id="1641"/>
        <w:r>
          <w:rPr>
            <w:rStyle w:val="CommentReference"/>
            <w:rFonts w:ascii="Calibri" w:hAnsi="Calibri" w:cs="Times New Roman"/>
            <w:color w:val="auto"/>
            <w:w w:val="100"/>
          </w:rPr>
          <w:commentReference w:id="1641"/>
        </w:r>
        <w:r>
          <w:rPr>
            <w:w w:val="100"/>
          </w:rPr>
          <w:t>.</w:t>
        </w:r>
      </w:ins>
      <w:commentRangeStart w:id="1642"/>
      <w:ins w:id="1643" w:author="jgrey" w:date="2012-05-07T18:40:00Z">
        <w:del w:id="1644" w:author="Manooch Hosseini" w:date="2012-05-15T15:57:00Z">
          <w:r w:rsidR="00EA7F51" w:rsidDel="00AE0F66">
            <w:rPr>
              <w:w w:val="100"/>
            </w:rPr>
            <w:delText xml:space="preserve">Waits </w:delText>
          </w:r>
        </w:del>
      </w:ins>
      <w:commentRangeEnd w:id="1642"/>
      <w:del w:id="1645" w:author="Manooch Hosseini" w:date="2012-05-15T15:57:00Z">
        <w:r w:rsidR="00211ED2" w:rsidDel="00AE0F66">
          <w:rPr>
            <w:rStyle w:val="CommentReference"/>
            <w:rFonts w:ascii="Calibri" w:hAnsi="Calibri" w:cs="Times New Roman"/>
            <w:color w:val="auto"/>
            <w:w w:val="100"/>
          </w:rPr>
          <w:commentReference w:id="1642"/>
        </w:r>
      </w:del>
      <w:ins w:id="1646" w:author="jgrey" w:date="2012-05-07T18:40:00Z">
        <w:del w:id="1647" w:author="Manooch Hosseini" w:date="2012-05-15T15:57:00Z">
          <w:r w:rsidR="00EA7F51" w:rsidDel="00AE0F66">
            <w:rPr>
              <w:w w:val="100"/>
            </w:rPr>
            <w:delText>for all test socket executions to complete.</w:delText>
          </w:r>
        </w:del>
      </w:ins>
    </w:p>
    <w:p w:rsidR="00EA7F51" w:rsidRDefault="00EA7F51" w:rsidP="00EA7F51">
      <w:pPr>
        <w:pStyle w:val="ListNumber"/>
        <w:numPr>
          <w:ilvl w:val="0"/>
          <w:numId w:val="63"/>
        </w:numPr>
        <w:rPr>
          <w:ins w:id="1648" w:author="jgrey" w:date="2012-05-07T18:40:00Z"/>
          <w:w w:val="100"/>
        </w:rPr>
      </w:pPr>
      <w:ins w:id="1649" w:author="jgrey" w:date="2012-05-07T18:40:00Z">
        <w:r>
          <w:rPr>
            <w:w w:val="100"/>
          </w:rPr>
          <w:t>Calls the PostBatchLoop callback</w:t>
        </w:r>
      </w:ins>
      <w:ins w:id="1650" w:author="Manooch Hosseini" w:date="2012-05-15T15:57:00Z">
        <w:r w:rsidR="00AE0F66">
          <w:rPr>
            <w:w w:val="100"/>
          </w:rPr>
          <w:t>.</w:t>
        </w:r>
      </w:ins>
    </w:p>
    <w:p w:rsidR="00EA7F51" w:rsidRDefault="00EA7F51" w:rsidP="00EA7F51">
      <w:pPr>
        <w:pStyle w:val="ListNumber"/>
        <w:numPr>
          <w:ilvl w:val="0"/>
          <w:numId w:val="63"/>
        </w:numPr>
        <w:rPr>
          <w:ins w:id="1651" w:author="jgrey" w:date="2012-05-07T18:40:00Z"/>
          <w:w w:val="100"/>
        </w:rPr>
      </w:pPr>
      <w:ins w:id="1652" w:author="jgrey" w:date="2012-05-07T18:40:00Z">
        <w:r>
          <w:rPr>
            <w:w w:val="100"/>
          </w:rPr>
          <w:t>Calls the ProcessCleanup callback.</w:t>
        </w:r>
      </w:ins>
    </w:p>
    <w:p w:rsidR="00EA7F51" w:rsidRDefault="00EA7F51" w:rsidP="00EA7F51">
      <w:pPr>
        <w:pStyle w:val="ListNumber"/>
        <w:numPr>
          <w:ilvl w:val="0"/>
          <w:numId w:val="63"/>
        </w:numPr>
        <w:rPr>
          <w:ins w:id="1653" w:author="jgrey" w:date="2012-05-07T18:40:00Z"/>
          <w:w w:val="100"/>
        </w:rPr>
      </w:pPr>
      <w:ins w:id="1654" w:author="jgrey" w:date="2012-05-07T18:40:00Z">
        <w:r>
          <w:rPr>
            <w:w w:val="100"/>
          </w:rPr>
          <w:t>Call</w:t>
        </w:r>
      </w:ins>
      <w:ins w:id="1655" w:author="calliej" w:date="2012-05-13T23:01:00Z">
        <w:r w:rsidR="00211ED2">
          <w:rPr>
            <w:w w:val="100"/>
          </w:rPr>
          <w:t>s</w:t>
        </w:r>
      </w:ins>
      <w:ins w:id="1656" w:author="jgrey" w:date="2012-05-07T18:40:00Z">
        <w:r>
          <w:rPr>
            <w:w w:val="100"/>
          </w:rPr>
          <w:t xml:space="preserve"> </w:t>
        </w:r>
      </w:ins>
      <w:ins w:id="1657" w:author="Manooch Hosseini" w:date="2012-05-15T15:57:00Z">
        <w:r w:rsidR="00AE0F66">
          <w:rPr>
            <w:w w:val="100"/>
          </w:rPr>
          <w:t xml:space="preserve">the </w:t>
        </w:r>
      </w:ins>
      <w:ins w:id="1658" w:author="jgrey" w:date="2012-05-07T18:40:00Z">
        <w:r>
          <w:rPr>
            <w:w w:val="100"/>
          </w:rPr>
          <w:t>Model Plugins – End</w:t>
        </w:r>
      </w:ins>
      <w:ins w:id="1659" w:author="Manooch Hosseini" w:date="2012-05-15T15:57:00Z">
        <w:r w:rsidR="00AE0F66">
          <w:rPr>
            <w:w w:val="100"/>
          </w:rPr>
          <w:t xml:space="preserve"> sequence.</w:t>
        </w:r>
      </w:ins>
    </w:p>
    <w:p w:rsidR="00EA7F51" w:rsidDel="000658E5" w:rsidRDefault="00EA7F51">
      <w:pPr>
        <w:pStyle w:val="Body"/>
        <w:keepNext/>
        <w:rPr>
          <w:del w:id="1660" w:author="jgrey" w:date="2012-05-07T19:11:00Z"/>
          <w:w w:val="100"/>
        </w:rPr>
      </w:pPr>
    </w:p>
    <w:p w:rsidR="00302BC8" w:rsidDel="00EA7F51" w:rsidRDefault="00C6433B" w:rsidP="00154DCA">
      <w:pPr>
        <w:pStyle w:val="ListNumber1"/>
        <w:numPr>
          <w:ilvl w:val="0"/>
          <w:numId w:val="6"/>
        </w:numPr>
        <w:ind w:left="2520" w:hanging="360"/>
        <w:rPr>
          <w:del w:id="1661" w:author="jgrey" w:date="2012-05-07T18:40:00Z"/>
          <w:w w:val="100"/>
        </w:rPr>
      </w:pPr>
      <w:del w:id="1662" w:author="jgrey" w:date="2012-05-07T19:11:00Z">
        <w:r w:rsidDel="000658E5">
          <w:rPr>
            <w:w w:val="100"/>
          </w:rPr>
          <w:delText>Calls the ProcessSetup callback.</w:delText>
        </w:r>
      </w:del>
    </w:p>
    <w:p w:rsidR="00572B3B" w:rsidRDefault="00C6433B">
      <w:pPr>
        <w:pStyle w:val="ListNumber1"/>
        <w:numPr>
          <w:ilvl w:val="0"/>
          <w:numId w:val="6"/>
        </w:numPr>
        <w:ind w:left="0"/>
        <w:rPr>
          <w:del w:id="1663" w:author="jgrey" w:date="2012-05-07T18:40:00Z"/>
          <w:w w:val="100"/>
        </w:rPr>
      </w:pPr>
      <w:del w:id="1664" w:author="jgrey" w:date="2012-05-07T18:40:00Z">
        <w:r w:rsidRPr="00EA7F51" w:rsidDel="00EA7F51">
          <w:rPr>
            <w:w w:val="100"/>
          </w:rPr>
          <w:delText>Calls the Get Model Options utility sequence.</w:delText>
        </w:r>
      </w:del>
    </w:p>
    <w:p w:rsidR="00572B3B" w:rsidRDefault="00C6433B">
      <w:pPr>
        <w:pStyle w:val="ListNumber1"/>
        <w:rPr>
          <w:del w:id="1665" w:author="jgrey" w:date="2012-05-07T18:40:00Z"/>
          <w:w w:val="100"/>
        </w:rPr>
      </w:pPr>
      <w:del w:id="1666" w:author="jgrey" w:date="2012-05-07T18:40:00Z">
        <w:r w:rsidDel="00EA7F51">
          <w:rPr>
            <w:w w:val="100"/>
          </w:rPr>
          <w:delText>Calls the Get Station Info utility sequence.</w:delText>
        </w:r>
      </w:del>
    </w:p>
    <w:p w:rsidR="00572B3B" w:rsidRDefault="00C6433B">
      <w:pPr>
        <w:pStyle w:val="ListNumber1"/>
        <w:rPr>
          <w:del w:id="1667" w:author="jgrey" w:date="2012-05-07T18:40:00Z"/>
          <w:w w:val="100"/>
        </w:rPr>
      </w:pPr>
      <w:del w:id="1668" w:author="jgrey" w:date="2012-05-07T18:40:00Z">
        <w:r w:rsidDel="00EA7F51">
          <w:rPr>
            <w:w w:val="100"/>
          </w:rPr>
          <w:delText>Calls the Get Report Options utility sequence.</w:delText>
        </w:r>
      </w:del>
    </w:p>
    <w:p w:rsidR="00572B3B" w:rsidRDefault="00C6433B">
      <w:pPr>
        <w:pStyle w:val="ListNumber1"/>
        <w:numPr>
          <w:ilvl w:val="0"/>
          <w:numId w:val="6"/>
        </w:numPr>
        <w:ind w:left="2520" w:hanging="360"/>
        <w:rPr>
          <w:del w:id="1669" w:author="jgrey" w:date="2012-05-07T19:11:00Z"/>
          <w:w w:val="100"/>
        </w:rPr>
      </w:pPr>
      <w:del w:id="1670" w:author="jgrey" w:date="2012-05-07T18:40:00Z">
        <w:r w:rsidDel="00EA7F51">
          <w:rPr>
            <w:w w:val="100"/>
          </w:rPr>
          <w:lastRenderedPageBreak/>
          <w:delText>Calls the Get Database Options utility sequence</w:delText>
        </w:r>
      </w:del>
      <w:del w:id="1671" w:author="jgrey" w:date="2012-05-07T19:11:00Z">
        <w:r w:rsidDel="000658E5">
          <w:rPr>
            <w:w w:val="100"/>
          </w:rPr>
          <w:delText>.</w:delText>
        </w:r>
      </w:del>
    </w:p>
    <w:p w:rsidR="00302BC8" w:rsidDel="000658E5" w:rsidRDefault="00C6433B" w:rsidP="00154DCA">
      <w:pPr>
        <w:pStyle w:val="ListNumber"/>
        <w:numPr>
          <w:ilvl w:val="0"/>
          <w:numId w:val="11"/>
        </w:numPr>
        <w:ind w:left="2520" w:hanging="360"/>
        <w:rPr>
          <w:del w:id="1672" w:author="jgrey" w:date="2012-05-07T19:11:00Z"/>
          <w:w w:val="100"/>
        </w:rPr>
      </w:pPr>
      <w:del w:id="1673" w:author="jgrey" w:date="2012-05-07T19:11:00Z">
        <w:r w:rsidDel="000658E5">
          <w:rPr>
            <w:w w:val="100"/>
          </w:rPr>
          <w:delText xml:space="preserve">Creates and initializes test socket executions. Refer to the </w:delText>
        </w:r>
        <w:r w:rsidDel="000658E5">
          <w:rPr>
            <w:w w:val="100"/>
          </w:rPr>
          <w:br/>
        </w:r>
        <w:r w:rsidR="00E221F4" w:rsidDel="000658E5">
          <w:rPr>
            <w:rStyle w:val="ColorBlue"/>
            <w:i/>
            <w:iCs/>
          </w:rPr>
          <w:fldChar w:fldCharType="begin"/>
        </w:r>
        <w:r w:rsidDel="000658E5">
          <w:rPr>
            <w:rStyle w:val="ColorBlue"/>
            <w:i/>
            <w:iCs/>
            <w:w w:val="100"/>
          </w:rPr>
          <w:delInstrText xml:space="preserve"> REF  RTF330037003300390031003a00 \h</w:delInstrText>
        </w:r>
        <w:r w:rsidR="00E221F4" w:rsidDel="000658E5">
          <w:rPr>
            <w:rStyle w:val="ColorBlue"/>
            <w:i/>
            <w:iCs/>
          </w:rPr>
        </w:r>
        <w:r w:rsidR="00E221F4" w:rsidDel="000658E5">
          <w:rPr>
            <w:rStyle w:val="ColorBlue"/>
            <w:i/>
            <w:iCs/>
          </w:rPr>
          <w:fldChar w:fldCharType="separate"/>
        </w:r>
        <w:r w:rsidDel="000658E5">
          <w:rPr>
            <w:rStyle w:val="ColorBlue"/>
            <w:i/>
            <w:iCs/>
            <w:w w:val="100"/>
          </w:rPr>
          <w:delText>Single Pass – Test Socket Entry Point</w:delText>
        </w:r>
        <w:r w:rsidR="00E221F4" w:rsidDel="000658E5">
          <w:rPr>
            <w:rStyle w:val="ColorBlue"/>
            <w:i/>
            <w:iCs/>
          </w:rPr>
          <w:fldChar w:fldCharType="end"/>
        </w:r>
        <w:r w:rsidDel="000658E5">
          <w:rPr>
            <w:w w:val="100"/>
          </w:rPr>
          <w:delText xml:space="preserve"> section of the </w:delText>
        </w:r>
        <w:r w:rsidR="00E221F4" w:rsidDel="000658E5">
          <w:rPr>
            <w:rStyle w:val="ColorBlue"/>
            <w:i/>
            <w:iCs/>
          </w:rPr>
          <w:fldChar w:fldCharType="begin"/>
        </w:r>
        <w:r w:rsidDel="000658E5">
          <w:rPr>
            <w:rStyle w:val="ColorBlue"/>
            <w:i/>
            <w:iCs/>
            <w:w w:val="100"/>
          </w:rPr>
          <w:delInstrText xml:space="preserve"> REF  RTF360030003700380034003a00 \h</w:delInstrText>
        </w:r>
        <w:r w:rsidR="00E221F4" w:rsidDel="000658E5">
          <w:rPr>
            <w:rStyle w:val="ColorBlue"/>
            <w:i/>
            <w:iCs/>
          </w:rPr>
        </w:r>
        <w:r w:rsidR="00E221F4" w:rsidDel="000658E5">
          <w:rPr>
            <w:rStyle w:val="ColorBlue"/>
            <w:i/>
            <w:iCs/>
          </w:rPr>
          <w:fldChar w:fldCharType="separate"/>
        </w:r>
        <w:r w:rsidDel="000658E5">
          <w:rPr>
            <w:rStyle w:val="ColorBlue"/>
            <w:i/>
            <w:iCs/>
            <w:w w:val="100"/>
          </w:rPr>
          <w:delText>Batch Process Model</w:delText>
        </w:r>
        <w:r w:rsidR="00E221F4" w:rsidDel="000658E5">
          <w:rPr>
            <w:rStyle w:val="ColorBlue"/>
            <w:i/>
            <w:iCs/>
          </w:rPr>
          <w:fldChar w:fldCharType="end"/>
        </w:r>
        <w:r w:rsidDel="000658E5">
          <w:rPr>
            <w:w w:val="100"/>
          </w:rPr>
          <w:delText xml:space="preserve"> section of this appendix for more information about the sequence file the test socket executions run.</w:delText>
        </w:r>
      </w:del>
    </w:p>
    <w:p w:rsidR="00302BC8" w:rsidDel="000658E5" w:rsidRDefault="00C6433B" w:rsidP="00154DCA">
      <w:pPr>
        <w:pStyle w:val="ListNumber"/>
        <w:numPr>
          <w:ilvl w:val="0"/>
          <w:numId w:val="12"/>
        </w:numPr>
        <w:ind w:left="2520" w:hanging="360"/>
        <w:rPr>
          <w:del w:id="1674" w:author="jgrey" w:date="2012-05-07T19:11:00Z"/>
          <w:w w:val="100"/>
        </w:rPr>
      </w:pPr>
      <w:del w:id="1675" w:author="jgrey" w:date="2012-05-07T19:11:00Z">
        <w:r w:rsidDel="000658E5">
          <w:rPr>
            <w:w w:val="100"/>
          </w:rPr>
          <w:delText>Calls the ProcessTestSocketRequests utility sequence to wait for and monitor test socket executions when the test sockets are ready to run.</w:delText>
        </w:r>
      </w:del>
    </w:p>
    <w:p w:rsidR="00302BC8" w:rsidDel="000658E5" w:rsidRDefault="00C6433B" w:rsidP="00154DCA">
      <w:pPr>
        <w:pStyle w:val="ListNumber"/>
        <w:numPr>
          <w:ilvl w:val="0"/>
          <w:numId w:val="13"/>
        </w:numPr>
        <w:ind w:left="2520" w:hanging="360"/>
        <w:rPr>
          <w:del w:id="1676" w:author="jgrey" w:date="2012-05-07T19:11:00Z"/>
          <w:w w:val="100"/>
        </w:rPr>
      </w:pPr>
      <w:del w:id="1677" w:author="jgrey" w:date="2012-05-07T19:11:00Z">
        <w:r w:rsidDel="000658E5">
          <w:rPr>
            <w:w w:val="100"/>
          </w:rPr>
          <w:delText>Calls the Add TestSocket Threads to Batch utility sequence.</w:delText>
        </w:r>
      </w:del>
    </w:p>
    <w:p w:rsidR="00302BC8" w:rsidDel="00EA7F51" w:rsidRDefault="00C6433B" w:rsidP="00154DCA">
      <w:pPr>
        <w:pStyle w:val="ListNumber"/>
        <w:numPr>
          <w:ilvl w:val="0"/>
          <w:numId w:val="14"/>
        </w:numPr>
        <w:ind w:left="2520" w:hanging="360"/>
        <w:rPr>
          <w:del w:id="1678" w:author="jgrey" w:date="2012-05-07T18:40:00Z"/>
          <w:w w:val="100"/>
        </w:rPr>
      </w:pPr>
      <w:del w:id="1679" w:author="jgrey" w:date="2012-05-07T18:40:00Z">
        <w:r w:rsidDel="00EA7F51">
          <w:rPr>
            <w:w w:val="100"/>
          </w:rPr>
          <w:delText>Determines the report file pathname to use for the batch and UUT report files when you configure the report options to write all UUT results for the model to the same file or to the same file as the batch reports.</w:delText>
        </w:r>
      </w:del>
    </w:p>
    <w:p w:rsidR="00302BC8" w:rsidDel="000658E5" w:rsidRDefault="00C6433B" w:rsidP="00154DCA">
      <w:pPr>
        <w:pStyle w:val="ListNumber"/>
        <w:numPr>
          <w:ilvl w:val="0"/>
          <w:numId w:val="15"/>
        </w:numPr>
        <w:ind w:left="2520" w:hanging="360"/>
        <w:rPr>
          <w:del w:id="1680" w:author="jgrey" w:date="2012-05-07T19:11:00Z"/>
          <w:w w:val="100"/>
        </w:rPr>
      </w:pPr>
      <w:del w:id="1681" w:author="jgrey" w:date="2012-05-07T19:11:00Z">
        <w:r w:rsidDel="000658E5">
          <w:rPr>
            <w:w w:val="100"/>
          </w:rPr>
          <w:delText>Calls the Notify TestSocket Threads utility sequence to notify test sockets to continue running.</w:delText>
        </w:r>
      </w:del>
    </w:p>
    <w:p w:rsidR="00302BC8" w:rsidDel="000658E5" w:rsidRDefault="00C6433B" w:rsidP="00154DCA">
      <w:pPr>
        <w:pStyle w:val="ListNumber"/>
        <w:numPr>
          <w:ilvl w:val="0"/>
          <w:numId w:val="16"/>
        </w:numPr>
        <w:ind w:left="2520" w:hanging="360"/>
        <w:rPr>
          <w:del w:id="1682" w:author="jgrey" w:date="2012-05-07T19:11:00Z"/>
          <w:w w:val="100"/>
        </w:rPr>
      </w:pPr>
      <w:del w:id="1683" w:author="jgrey" w:date="2012-05-07T19:11:00Z">
        <w:r w:rsidDel="000658E5">
          <w:rPr>
            <w:w w:val="100"/>
          </w:rPr>
          <w:delText>Calls the ProcessTestSocketRequests utility sequence to wait for and monitor test socket executions as the test sockets synchronize after executing the MainSequence callback.</w:delText>
        </w:r>
      </w:del>
    </w:p>
    <w:p w:rsidR="00302BC8" w:rsidDel="000658E5" w:rsidRDefault="00C6433B" w:rsidP="00154DCA">
      <w:pPr>
        <w:pStyle w:val="ListNumber"/>
        <w:numPr>
          <w:ilvl w:val="0"/>
          <w:numId w:val="17"/>
        </w:numPr>
        <w:ind w:left="2520" w:hanging="360"/>
        <w:rPr>
          <w:del w:id="1684" w:author="jgrey" w:date="2012-05-07T19:11:00Z"/>
          <w:w w:val="100"/>
        </w:rPr>
      </w:pPr>
      <w:del w:id="1685" w:author="jgrey" w:date="2012-05-07T19:11:00Z">
        <w:r w:rsidDel="000658E5">
          <w:rPr>
            <w:w w:val="100"/>
          </w:rPr>
          <w:delText>Calls the Add TestSocket Threads to Batch utility sequence to add test socket execution threads to the batch again when necessary.</w:delText>
        </w:r>
      </w:del>
    </w:p>
    <w:p w:rsidR="00302BC8" w:rsidDel="000658E5" w:rsidRDefault="00C6433B" w:rsidP="00154DCA">
      <w:pPr>
        <w:pStyle w:val="ListNumber"/>
        <w:numPr>
          <w:ilvl w:val="0"/>
          <w:numId w:val="18"/>
        </w:numPr>
        <w:ind w:left="2520" w:hanging="360"/>
        <w:rPr>
          <w:del w:id="1686" w:author="jgrey" w:date="2012-05-07T19:11:00Z"/>
          <w:w w:val="100"/>
        </w:rPr>
      </w:pPr>
      <w:del w:id="1687" w:author="jgrey" w:date="2012-05-07T19:11:00Z">
        <w:r w:rsidDel="000658E5">
          <w:rPr>
            <w:w w:val="100"/>
          </w:rPr>
          <w:delText>Calls the Notify TestSocket Threads utility sequence to notify test sockets to continue synchronizing after executing the MainSequence callback.</w:delText>
        </w:r>
      </w:del>
    </w:p>
    <w:p w:rsidR="00302BC8" w:rsidDel="000658E5" w:rsidRDefault="00C6433B" w:rsidP="00154DCA">
      <w:pPr>
        <w:pStyle w:val="ListNumber"/>
        <w:numPr>
          <w:ilvl w:val="0"/>
          <w:numId w:val="19"/>
        </w:numPr>
        <w:ind w:left="2520" w:hanging="360"/>
        <w:rPr>
          <w:del w:id="1688" w:author="jgrey" w:date="2012-05-07T19:11:00Z"/>
          <w:w w:val="100"/>
        </w:rPr>
      </w:pPr>
      <w:del w:id="1689" w:author="jgrey" w:date="2012-05-07T19:11:00Z">
        <w:r w:rsidDel="000658E5">
          <w:rPr>
            <w:w w:val="100"/>
          </w:rPr>
          <w:delText>Calls the ProcessTestSocketRequests utility sequence to wait for and monitor test socket executions as TestStand generates reports for the test sockets.</w:delText>
        </w:r>
      </w:del>
    </w:p>
    <w:p w:rsidR="00302BC8" w:rsidDel="000658E5" w:rsidRDefault="00C6433B" w:rsidP="00154DCA">
      <w:pPr>
        <w:pStyle w:val="ListNumber"/>
        <w:numPr>
          <w:ilvl w:val="0"/>
          <w:numId w:val="20"/>
        </w:numPr>
        <w:ind w:left="2520" w:hanging="360"/>
        <w:rPr>
          <w:del w:id="1690" w:author="jgrey" w:date="2012-05-07T19:11:00Z"/>
          <w:w w:val="100"/>
        </w:rPr>
      </w:pPr>
      <w:del w:id="1691" w:author="jgrey" w:date="2012-05-07T19:11:00Z">
        <w:r w:rsidDel="000658E5">
          <w:rPr>
            <w:w w:val="100"/>
          </w:rPr>
          <w:delText>Calls the BatchReport callback.</w:delText>
        </w:r>
      </w:del>
    </w:p>
    <w:p w:rsidR="00302BC8" w:rsidDel="00EA7F51" w:rsidRDefault="00C6433B" w:rsidP="00154DCA">
      <w:pPr>
        <w:pStyle w:val="ListNumber"/>
        <w:numPr>
          <w:ilvl w:val="0"/>
          <w:numId w:val="21"/>
        </w:numPr>
        <w:ind w:left="2520" w:hanging="360"/>
        <w:rPr>
          <w:del w:id="1692" w:author="jgrey" w:date="2012-05-07T18:40:00Z"/>
          <w:w w:val="100"/>
        </w:rPr>
      </w:pPr>
      <w:del w:id="1693" w:author="jgrey" w:date="2012-05-07T18:40:00Z">
        <w:r w:rsidDel="00EA7F51">
          <w:rPr>
            <w:w w:val="100"/>
          </w:rPr>
          <w:delText xml:space="preserve">Writes the batch report to disk by appending to an existing file or creating a new file. Also adjusts the root tags when the report format </w:delText>
        </w:r>
        <w:r w:rsidDel="00EA7F51">
          <w:rPr>
            <w:w w:val="100"/>
          </w:rPr>
          <w:br/>
          <w:delText>is XML.</w:delText>
        </w:r>
      </w:del>
    </w:p>
    <w:p w:rsidR="00302BC8" w:rsidDel="000658E5" w:rsidRDefault="00C6433B" w:rsidP="00154DCA">
      <w:pPr>
        <w:pStyle w:val="ListNumber"/>
        <w:numPr>
          <w:ilvl w:val="0"/>
          <w:numId w:val="22"/>
        </w:numPr>
        <w:ind w:left="2520" w:hanging="360"/>
        <w:rPr>
          <w:del w:id="1694" w:author="jgrey" w:date="2012-05-07T19:12:00Z"/>
          <w:w w:val="100"/>
        </w:rPr>
      </w:pPr>
      <w:del w:id="1695" w:author="jgrey" w:date="2012-05-07T19:12:00Z">
        <w:r w:rsidDel="000658E5">
          <w:rPr>
            <w:w w:val="100"/>
          </w:rPr>
          <w:delText xml:space="preserve">Calls the Notify TestSocket Threads utility sequence and returns </w:delText>
        </w:r>
        <w:r w:rsidDel="000658E5">
          <w:rPr>
            <w:rStyle w:val="Monospace"/>
            <w:w w:val="100"/>
          </w:rPr>
          <w:delText>True</w:delText>
        </w:r>
        <w:r w:rsidDel="000658E5">
          <w:rPr>
            <w:w w:val="100"/>
          </w:rPr>
          <w:delText xml:space="preserve"> for the </w:delText>
        </w:r>
        <w:r w:rsidDel="000658E5">
          <w:rPr>
            <w:rStyle w:val="Bold"/>
            <w:w w:val="100"/>
          </w:rPr>
          <w:delText>ReleaseThreadsSequentially</w:delText>
        </w:r>
        <w:r w:rsidDel="000658E5">
          <w:rPr>
            <w:w w:val="100"/>
          </w:rPr>
          <w:delText xml:space="preserve"> parameter so TestStand writes only one UUT report at a time in test socket index order to notify test sockets to continue.</w:delText>
        </w:r>
      </w:del>
    </w:p>
    <w:p w:rsidR="00302BC8" w:rsidDel="000658E5" w:rsidRDefault="00C6433B" w:rsidP="00154DCA">
      <w:pPr>
        <w:pStyle w:val="ListNumber"/>
        <w:numPr>
          <w:ilvl w:val="0"/>
          <w:numId w:val="23"/>
        </w:numPr>
        <w:ind w:left="2520" w:hanging="360"/>
        <w:rPr>
          <w:del w:id="1696" w:author="jgrey" w:date="2012-05-07T19:12:00Z"/>
          <w:w w:val="100"/>
        </w:rPr>
      </w:pPr>
      <w:del w:id="1697" w:author="jgrey" w:date="2012-05-07T19:12:00Z">
        <w:r w:rsidDel="000658E5">
          <w:rPr>
            <w:w w:val="100"/>
          </w:rPr>
          <w:delText>Calls the ProcessTestSocketRequests utility sequence to wait for and monitor test socket executions as the test sockets complete execution.</w:delText>
        </w:r>
      </w:del>
    </w:p>
    <w:p w:rsidR="00302BC8" w:rsidDel="000658E5" w:rsidRDefault="00C6433B" w:rsidP="00154DCA">
      <w:pPr>
        <w:pStyle w:val="ListNumber"/>
        <w:numPr>
          <w:ilvl w:val="0"/>
          <w:numId w:val="24"/>
        </w:numPr>
        <w:ind w:left="2520" w:hanging="360"/>
        <w:rPr>
          <w:del w:id="1698" w:author="jgrey" w:date="2012-05-07T19:12:00Z"/>
          <w:w w:val="100"/>
        </w:rPr>
      </w:pPr>
      <w:del w:id="1699" w:author="jgrey" w:date="2012-05-07T19:12:00Z">
        <w:r w:rsidDel="000658E5">
          <w:rPr>
            <w:w w:val="100"/>
          </w:rPr>
          <w:lastRenderedPageBreak/>
          <w:delText>Calls the Notify TestSocket Threads utility sequence to notify test sockets to continue completing execution.</w:delText>
        </w:r>
      </w:del>
    </w:p>
    <w:p w:rsidR="00302BC8" w:rsidDel="000658E5" w:rsidRDefault="00C6433B" w:rsidP="00154DCA">
      <w:pPr>
        <w:pStyle w:val="ListNumber"/>
        <w:numPr>
          <w:ilvl w:val="0"/>
          <w:numId w:val="25"/>
        </w:numPr>
        <w:ind w:left="2520" w:hanging="360"/>
        <w:rPr>
          <w:del w:id="1700" w:author="jgrey" w:date="2012-05-07T19:12:00Z"/>
          <w:w w:val="100"/>
        </w:rPr>
      </w:pPr>
      <w:del w:id="1701" w:author="jgrey" w:date="2012-05-07T19:12:00Z">
        <w:r w:rsidDel="000658E5">
          <w:rPr>
            <w:w w:val="100"/>
          </w:rPr>
          <w:delText>Waits for test socket executions to complete.</w:delText>
        </w:r>
      </w:del>
    </w:p>
    <w:p w:rsidR="00302BC8" w:rsidDel="000658E5" w:rsidRDefault="00C6433B" w:rsidP="00154DCA">
      <w:pPr>
        <w:pStyle w:val="ListNumber"/>
        <w:numPr>
          <w:ilvl w:val="0"/>
          <w:numId w:val="26"/>
        </w:numPr>
        <w:ind w:left="2520" w:hanging="360"/>
        <w:rPr>
          <w:del w:id="1702" w:author="jgrey" w:date="2012-05-07T19:12:00Z"/>
          <w:w w:val="100"/>
        </w:rPr>
      </w:pPr>
      <w:del w:id="1703" w:author="jgrey" w:date="2012-05-07T19:12:00Z">
        <w:r w:rsidDel="000658E5">
          <w:rPr>
            <w:w w:val="100"/>
          </w:rPr>
          <w:delText>Calls the ProcessCleanup callback.</w:delText>
        </w:r>
      </w:del>
    </w:p>
    <w:p w:rsidR="00302BC8" w:rsidRDefault="00E221F4">
      <w:pPr>
        <w:pStyle w:val="ApxLevel2Head"/>
        <w:rPr>
          <w:w w:val="100"/>
        </w:rPr>
      </w:pPr>
      <w:r>
        <w:rPr>
          <w:w w:val="100"/>
        </w:rPr>
        <w:fldChar w:fldCharType="begin"/>
      </w:r>
      <w:r w:rsidR="00C6433B">
        <w:rPr>
          <w:w w:val="100"/>
        </w:rPr>
        <w:instrText>xe "Single Pass – Test Socket entry point:Batch process model"</w:instrText>
      </w:r>
      <w:r>
        <w:rPr>
          <w:w w:val="100"/>
        </w:rPr>
        <w:fldChar w:fldCharType="end"/>
      </w:r>
      <w:r>
        <w:rPr>
          <w:w w:val="100"/>
        </w:rPr>
        <w:fldChar w:fldCharType="begin"/>
      </w:r>
      <w:r w:rsidR="00C6433B">
        <w:rPr>
          <w:w w:val="100"/>
        </w:rPr>
        <w:instrText>xe "Execution entry point:Single Pass – Test Socket entry point:Batch process model"</w:instrText>
      </w:r>
      <w:r>
        <w:rPr>
          <w:w w:val="100"/>
        </w:rPr>
        <w:fldChar w:fldCharType="end"/>
      </w:r>
      <w:bookmarkStart w:id="1704" w:name="RTF420061007400630068002000"/>
      <w:r w:rsidR="00C6433B">
        <w:rPr>
          <w:w w:val="100"/>
        </w:rPr>
        <w:t>Singl</w:t>
      </w:r>
      <w:bookmarkEnd w:id="1704"/>
      <w:r w:rsidR="00C6433B">
        <w:rPr>
          <w:w w:val="100"/>
        </w:rPr>
        <w:t>e Pass – Test Socket Entry Point</w:t>
      </w:r>
    </w:p>
    <w:p w:rsidR="00302BC8" w:rsidRDefault="00E221F4">
      <w:pPr>
        <w:pStyle w:val="Body1"/>
        <w:rPr>
          <w:w w:val="100"/>
        </w:rPr>
      </w:pPr>
      <w:r>
        <w:rPr>
          <w:w w:val="100"/>
        </w:rPr>
        <w:fldChar w:fldCharType="begin"/>
      </w:r>
      <w:r w:rsidR="00C6433B">
        <w:rPr>
          <w:w w:val="100"/>
        </w:rPr>
        <w:instrText>xe "Batch process model:Single Pass – Test Socket entry point"</w:instrText>
      </w:r>
      <w:r>
        <w:rPr>
          <w:w w:val="100"/>
        </w:rPr>
        <w:fldChar w:fldCharType="end"/>
      </w:r>
      <w:r w:rsidR="00C6433B">
        <w:rPr>
          <w:w w:val="100"/>
        </w:rPr>
        <w:t xml:space="preserve">The Single Pass – Test Socket </w:t>
      </w:r>
      <w:ins w:id="1705" w:author="Manooch Hosseini" w:date="2012-05-15T15:58:00Z">
        <w:r w:rsidR="002A1B61">
          <w:rPr>
            <w:w w:val="100"/>
          </w:rPr>
          <w:t>E</w:t>
        </w:r>
      </w:ins>
      <w:del w:id="1706" w:author="Manooch Hosseini" w:date="2012-05-15T15:58:00Z">
        <w:r w:rsidR="00C6433B" w:rsidDel="002A1B61">
          <w:rPr>
            <w:w w:val="100"/>
          </w:rPr>
          <w:delText>e</w:delText>
        </w:r>
      </w:del>
      <w:r w:rsidR="00C6433B">
        <w:rPr>
          <w:w w:val="100"/>
        </w:rPr>
        <w:t xml:space="preserve">ntry </w:t>
      </w:r>
      <w:del w:id="1707" w:author="Manooch Hosseini" w:date="2012-05-15T15:58:00Z">
        <w:r w:rsidR="00C6433B" w:rsidDel="002A1B61">
          <w:rPr>
            <w:w w:val="100"/>
          </w:rPr>
          <w:delText xml:space="preserve">point </w:delText>
        </w:r>
      </w:del>
      <w:ins w:id="1708" w:author="Manooch Hosseini" w:date="2012-05-15T15:58:00Z">
        <w:r w:rsidR="002A1B61">
          <w:rPr>
            <w:w w:val="100"/>
          </w:rPr>
          <w:t xml:space="preserve">Point </w:t>
        </w:r>
      </w:ins>
      <w:r w:rsidR="00C6433B">
        <w:rPr>
          <w:w w:val="100"/>
        </w:rPr>
        <w:t xml:space="preserve">is the </w:t>
      </w:r>
      <w:ins w:id="1709" w:author="Manooch Hosseini" w:date="2012-05-15T15:58:00Z">
        <w:r w:rsidR="002A1B61">
          <w:rPr>
            <w:w w:val="100"/>
          </w:rPr>
          <w:t xml:space="preserve">Execution entry point </w:t>
        </w:r>
      </w:ins>
      <w:r w:rsidR="00C6433B">
        <w:rPr>
          <w:w w:val="100"/>
        </w:rPr>
        <w:t xml:space="preserve">sequence the test socket executions run. The controlling execution creates the test socket executions in the Single Pass Execution entry point sequence. </w:t>
      </w:r>
    </w:p>
    <w:p w:rsidR="00000000" w:rsidRDefault="00C6433B">
      <w:pPr>
        <w:pStyle w:val="Body"/>
        <w:rPr>
          <w:ins w:id="1710" w:author="jgrey" w:date="2012-05-07T19:13:00Z"/>
          <w:w w:val="100"/>
        </w:rPr>
        <w:pPrChange w:id="1711" w:author="Manooch Hosseini" w:date="2012-05-15T16:02:00Z">
          <w:pPr>
            <w:pStyle w:val="ListNumber1"/>
            <w:numPr>
              <w:numId w:val="64"/>
            </w:numPr>
            <w:ind w:left="1890"/>
          </w:pPr>
        </w:pPrChange>
      </w:pPr>
      <w:r>
        <w:rPr>
          <w:w w:val="100"/>
        </w:rPr>
        <w:t xml:space="preserve">Open </w:t>
      </w:r>
      <w:r>
        <w:rPr>
          <w:rStyle w:val="Monospace"/>
          <w:w w:val="100"/>
        </w:rPr>
        <w:t>BatchModel.seq</w:t>
      </w:r>
      <w:r>
        <w:rPr>
          <w:w w:val="100"/>
        </w:rPr>
        <w:t xml:space="preserve"> in the sequence editor and select the </w:t>
      </w:r>
      <w:r>
        <w:rPr>
          <w:rStyle w:val="Bold"/>
          <w:w w:val="100"/>
        </w:rPr>
        <w:t>Single Pass – Test Socket Entry Point</w:t>
      </w:r>
      <w:r>
        <w:rPr>
          <w:w w:val="100"/>
        </w:rPr>
        <w:t xml:space="preserve"> sequence on the Sequences pane to examine the Batch process model Single Pass – Test Socket </w:t>
      </w:r>
      <w:ins w:id="1712" w:author="Manooch Hosseini" w:date="2012-05-15T15:59:00Z">
        <w:r w:rsidR="002A1B61">
          <w:rPr>
            <w:w w:val="100"/>
          </w:rPr>
          <w:t>E</w:t>
        </w:r>
      </w:ins>
      <w:del w:id="1713" w:author="Manooch Hosseini" w:date="2012-05-15T15:59:00Z">
        <w:r w:rsidDel="002A1B61">
          <w:rPr>
            <w:w w:val="100"/>
          </w:rPr>
          <w:delText>e</w:delText>
        </w:r>
      </w:del>
      <w:r>
        <w:rPr>
          <w:w w:val="100"/>
        </w:rPr>
        <w:t xml:space="preserve">ntry </w:t>
      </w:r>
      <w:ins w:id="1714" w:author="Manooch Hosseini" w:date="2012-05-15T15:59:00Z">
        <w:r w:rsidR="002A1B61">
          <w:rPr>
            <w:w w:val="100"/>
          </w:rPr>
          <w:t>P</w:t>
        </w:r>
      </w:ins>
      <w:del w:id="1715" w:author="Manooch Hosseini" w:date="2012-05-15T15:59:00Z">
        <w:r w:rsidDel="002A1B61">
          <w:rPr>
            <w:w w:val="100"/>
          </w:rPr>
          <w:delText>p</w:delText>
        </w:r>
      </w:del>
      <w:r>
        <w:rPr>
          <w:w w:val="100"/>
        </w:rPr>
        <w:t>oint</w:t>
      </w:r>
      <w:ins w:id="1716" w:author="Manooch Hosseini" w:date="2012-05-15T15:59:00Z">
        <w:r w:rsidR="002A1B61">
          <w:rPr>
            <w:w w:val="100"/>
          </w:rPr>
          <w:t xml:space="preserve"> Execution entry point</w:t>
        </w:r>
      </w:ins>
      <w:r>
        <w:rPr>
          <w:w w:val="100"/>
        </w:rPr>
        <w:t>, which performs the following significant actions:</w:t>
      </w:r>
    </w:p>
    <w:p w:rsidR="00CF240D" w:rsidRDefault="00CF240D" w:rsidP="0084056E">
      <w:pPr>
        <w:pStyle w:val="ListNumber1"/>
        <w:numPr>
          <w:ilvl w:val="0"/>
          <w:numId w:val="64"/>
        </w:numPr>
        <w:ind w:left="2520" w:hanging="270"/>
        <w:rPr>
          <w:ins w:id="1717" w:author="Manooch Hosseini" w:date="2012-05-15T16:02:00Z"/>
          <w:w w:val="100"/>
        </w:rPr>
      </w:pPr>
      <w:ins w:id="1718" w:author="Manooch Hosseini" w:date="2012-05-15T16:02:00Z">
        <w:r w:rsidRPr="005438A7">
          <w:rPr>
            <w:w w:val="100"/>
          </w:rPr>
          <w:t>Calls the Initialize</w:t>
        </w:r>
      </w:ins>
      <w:ins w:id="1719" w:author="Manooch Hosseini" w:date="2012-05-15T16:05:00Z">
        <w:r>
          <w:rPr>
            <w:w w:val="100"/>
          </w:rPr>
          <w:t xml:space="preserve"> Execution</w:t>
        </w:r>
      </w:ins>
      <w:ins w:id="1720" w:author="Manooch Hosseini" w:date="2012-05-15T16:02:00Z">
        <w:r w:rsidRPr="005438A7">
          <w:rPr>
            <w:w w:val="100"/>
          </w:rPr>
          <w:t xml:space="preserve"> Entry Point sequence.</w:t>
        </w:r>
      </w:ins>
    </w:p>
    <w:p w:rsidR="0084056E" w:rsidRDefault="0084056E" w:rsidP="0084056E">
      <w:pPr>
        <w:pStyle w:val="ListNumber1"/>
        <w:numPr>
          <w:ilvl w:val="0"/>
          <w:numId w:val="64"/>
        </w:numPr>
        <w:ind w:left="2520" w:hanging="270"/>
        <w:rPr>
          <w:w w:val="100"/>
        </w:rPr>
      </w:pPr>
      <w:r>
        <w:rPr>
          <w:w w:val="100"/>
        </w:rPr>
        <w:t xml:space="preserve">Calls the SyncWithController </w:t>
      </w:r>
      <w:del w:id="1721" w:author="Manooch Hosseini" w:date="2012-05-15T16:05:00Z">
        <w:r w:rsidDel="00CF240D">
          <w:rPr>
            <w:w w:val="100"/>
          </w:rPr>
          <w:delText xml:space="preserve">utility </w:delText>
        </w:r>
      </w:del>
      <w:r>
        <w:rPr>
          <w:w w:val="100"/>
        </w:rPr>
        <w:t xml:space="preserve">method to synchronize with the controlling execution </w:t>
      </w:r>
      <w:del w:id="1722" w:author="Manooch Hosseini" w:date="2012-05-15T16:05:00Z">
        <w:r w:rsidDel="00CF240D">
          <w:rPr>
            <w:w w:val="100"/>
          </w:rPr>
          <w:delText>before performing initialization</w:delText>
        </w:r>
      </w:del>
      <w:ins w:id="1723" w:author="Manooch Hosseini" w:date="2012-05-15T16:05:00Z">
        <w:r w:rsidR="00CF240D">
          <w:rPr>
            <w:w w:val="100"/>
          </w:rPr>
          <w:t>at the Initialize sync point</w:t>
        </w:r>
      </w:ins>
      <w:r>
        <w:rPr>
          <w:w w:val="100"/>
        </w:rPr>
        <w:t xml:space="preserve">. The method waits until the controlling execution allows the test socket to </w:t>
      </w:r>
      <w:del w:id="1724" w:author="Manooch Hosseini" w:date="2012-05-15T16:06:00Z">
        <w:r w:rsidDel="00CF240D">
          <w:rPr>
            <w:w w:val="100"/>
          </w:rPr>
          <w:delText>perform initialization</w:delText>
        </w:r>
      </w:del>
      <w:ins w:id="1725" w:author="Manooch Hosseini" w:date="2012-05-15T16:06:00Z">
        <w:r w:rsidR="00CF240D">
          <w:rPr>
            <w:w w:val="100"/>
          </w:rPr>
          <w:t>continue passed the Initialize sync point</w:t>
        </w:r>
      </w:ins>
      <w:r>
        <w:rPr>
          <w:w w:val="100"/>
        </w:rPr>
        <w:t>.</w:t>
      </w:r>
    </w:p>
    <w:p w:rsidR="0084056E" w:rsidRDefault="0084056E" w:rsidP="0084056E">
      <w:pPr>
        <w:pStyle w:val="ListNumber1"/>
        <w:numPr>
          <w:ilvl w:val="0"/>
          <w:numId w:val="64"/>
        </w:numPr>
        <w:ind w:left="2520" w:hanging="270"/>
        <w:rPr>
          <w:w w:val="100"/>
        </w:rPr>
      </w:pPr>
      <w:r w:rsidRPr="005438A7">
        <w:rPr>
          <w:w w:val="100"/>
        </w:rPr>
        <w:t xml:space="preserve">Calls </w:t>
      </w:r>
      <w:ins w:id="1726" w:author="Manooch Hosseini" w:date="2012-05-15T16:06:00Z">
        <w:r w:rsidR="00CF240D">
          <w:rPr>
            <w:w w:val="100"/>
          </w:rPr>
          <w:t xml:space="preserve">the </w:t>
        </w:r>
      </w:ins>
      <w:r w:rsidRPr="005438A7">
        <w:rPr>
          <w:w w:val="100"/>
        </w:rPr>
        <w:t>Model Plugins – Begin</w:t>
      </w:r>
      <w:ins w:id="1727" w:author="Manooch Hosseini" w:date="2012-05-15T16:06:00Z">
        <w:r w:rsidR="00CF240D">
          <w:rPr>
            <w:w w:val="100"/>
          </w:rPr>
          <w:t xml:space="preserve"> sequence</w:t>
        </w:r>
      </w:ins>
      <w:r w:rsidRPr="005438A7">
        <w:rPr>
          <w:w w:val="100"/>
        </w:rPr>
        <w:t>.</w:t>
      </w:r>
    </w:p>
    <w:p w:rsidR="0084056E" w:rsidRDefault="0084056E" w:rsidP="0084056E">
      <w:pPr>
        <w:pStyle w:val="ListNumber"/>
        <w:numPr>
          <w:ilvl w:val="0"/>
          <w:numId w:val="64"/>
        </w:numPr>
        <w:ind w:left="2520" w:hanging="270"/>
        <w:rPr>
          <w:w w:val="100"/>
        </w:rPr>
      </w:pPr>
      <w:r>
        <w:rPr>
          <w:w w:val="100"/>
        </w:rPr>
        <w:t>Calls the PreUUTLoop callback.</w:t>
      </w:r>
    </w:p>
    <w:p w:rsidR="0084056E" w:rsidRDefault="0084056E" w:rsidP="0084056E">
      <w:pPr>
        <w:pStyle w:val="ListNumber"/>
        <w:numPr>
          <w:ilvl w:val="0"/>
          <w:numId w:val="64"/>
        </w:numPr>
        <w:ind w:left="2520" w:hanging="270"/>
        <w:rPr>
          <w:w w:val="100"/>
        </w:rPr>
      </w:pPr>
      <w:r>
        <w:rPr>
          <w:w w:val="100"/>
        </w:rPr>
        <w:t xml:space="preserve">Calls the SyncWithController </w:t>
      </w:r>
      <w:del w:id="1728" w:author="Manooch Hosseini" w:date="2012-05-15T16:06:00Z">
        <w:r w:rsidDel="00CF240D">
          <w:rPr>
            <w:w w:val="100"/>
          </w:rPr>
          <w:delText xml:space="preserve"> utility </w:delText>
        </w:r>
      </w:del>
      <w:r>
        <w:rPr>
          <w:w w:val="100"/>
        </w:rPr>
        <w:t xml:space="preserve">method to synchronize with the controlling execution </w:t>
      </w:r>
      <w:del w:id="1729" w:author="Manooch Hosseini" w:date="2012-05-15T16:06:00Z">
        <w:r w:rsidDel="00CF240D">
          <w:rPr>
            <w:w w:val="100"/>
          </w:rPr>
          <w:delText>before retrieving UUT serial numbers</w:delText>
        </w:r>
      </w:del>
      <w:ins w:id="1730" w:author="Manooch Hosseini" w:date="2012-05-15T16:06:00Z">
        <w:r w:rsidR="00CF240D">
          <w:rPr>
            <w:w w:val="100"/>
          </w:rPr>
          <w:t>at the GetUUTSerialNumber sync point</w:t>
        </w:r>
      </w:ins>
      <w:r>
        <w:rPr>
          <w:w w:val="100"/>
        </w:rPr>
        <w:t xml:space="preserve">. The method waits until the controlling execution allows the test socket to </w:t>
      </w:r>
      <w:del w:id="1731" w:author="Manooch Hosseini" w:date="2012-05-15T16:07:00Z">
        <w:r w:rsidDel="00CF240D">
          <w:rPr>
            <w:w w:val="100"/>
          </w:rPr>
          <w:delText>obtain UUT serial numbers</w:delText>
        </w:r>
      </w:del>
      <w:ins w:id="1732" w:author="Manooch Hosseini" w:date="2012-05-15T16:07:00Z">
        <w:r w:rsidR="00CF240D">
          <w:rPr>
            <w:w w:val="100"/>
          </w:rPr>
          <w:t>continue passed the GetUUTSerialNumber sync point</w:t>
        </w:r>
      </w:ins>
      <w:r>
        <w:rPr>
          <w:w w:val="100"/>
        </w:rPr>
        <w:t>.</w:t>
      </w:r>
    </w:p>
    <w:p w:rsidR="00CF240D" w:rsidRDefault="0084056E" w:rsidP="0084056E">
      <w:pPr>
        <w:pStyle w:val="ListNumber"/>
        <w:numPr>
          <w:ilvl w:val="0"/>
          <w:numId w:val="64"/>
        </w:numPr>
        <w:ind w:left="2520" w:hanging="270"/>
        <w:rPr>
          <w:w w:val="100"/>
        </w:rPr>
      </w:pPr>
      <w:r>
        <w:rPr>
          <w:w w:val="100"/>
        </w:rPr>
        <w:t>Calls the PreUUT callback.</w:t>
      </w:r>
    </w:p>
    <w:p w:rsidR="0084056E" w:rsidRPr="00CF240D" w:rsidDel="00982F02" w:rsidRDefault="0084056E" w:rsidP="00CF240D">
      <w:pPr>
        <w:pStyle w:val="ListNumber"/>
        <w:numPr>
          <w:ilvl w:val="0"/>
          <w:numId w:val="64"/>
        </w:numPr>
        <w:ind w:left="0" w:firstLine="0"/>
        <w:rPr>
          <w:ins w:id="1733" w:author="jgrey" w:date="2012-05-07T19:13:00Z"/>
          <w:del w:id="1734" w:author="calliej" w:date="2012-05-14T08:10:00Z"/>
          <w:w w:val="100"/>
        </w:rPr>
      </w:pPr>
      <w:r w:rsidRPr="00CF240D">
        <w:rPr>
          <w:w w:val="100"/>
        </w:rPr>
        <w:t xml:space="preserve">Calls </w:t>
      </w:r>
      <w:ins w:id="1735" w:author="Manooch Hosseini" w:date="2012-05-15T16:07:00Z">
        <w:r w:rsidR="00893876">
          <w:rPr>
            <w:w w:val="100"/>
          </w:rPr>
          <w:t xml:space="preserve">the </w:t>
        </w:r>
      </w:ins>
      <w:r w:rsidRPr="00CF240D">
        <w:rPr>
          <w:w w:val="100"/>
        </w:rPr>
        <w:t>Model Plugins – Pre UUT</w:t>
      </w:r>
      <w:ins w:id="1736" w:author="Manooch Hosseini" w:date="2012-05-15T16:07:00Z">
        <w:r w:rsidR="00893876">
          <w:rPr>
            <w:w w:val="100"/>
          </w:rPr>
          <w:t xml:space="preserve"> sequence</w:t>
        </w:r>
      </w:ins>
      <w:r w:rsidR="00982F02" w:rsidRPr="00CF240D">
        <w:rPr>
          <w:w w:val="100"/>
        </w:rPr>
        <w:t>.</w:t>
      </w:r>
      <w:ins w:id="1737" w:author="Manooch Hosseini" w:date="2012-05-15T16:04:00Z">
        <w:r w:rsidR="00CF240D">
          <w:rPr>
            <w:w w:val="100"/>
          </w:rPr>
          <w:t xml:space="preserve"> </w:t>
        </w:r>
      </w:ins>
      <w:ins w:id="1738" w:author="jgrey" w:date="2012-05-07T19:13:00Z">
        <w:del w:id="1739" w:author="calliej" w:date="2012-05-14T08:10:00Z">
          <w:r w:rsidRPr="00CF240D" w:rsidDel="00982F02">
            <w:rPr>
              <w:w w:val="100"/>
            </w:rPr>
            <w:delText>.</w:delText>
          </w:r>
        </w:del>
      </w:ins>
    </w:p>
    <w:p w:rsidR="0084056E" w:rsidRPr="00982F02" w:rsidRDefault="0084056E" w:rsidP="00CF240D">
      <w:pPr>
        <w:pStyle w:val="ListNumber"/>
        <w:numPr>
          <w:ilvl w:val="0"/>
          <w:numId w:val="64"/>
        </w:numPr>
        <w:ind w:left="2520" w:hanging="270"/>
        <w:rPr>
          <w:ins w:id="1740" w:author="jgrey" w:date="2012-05-07T19:13:00Z"/>
          <w:w w:val="100"/>
        </w:rPr>
      </w:pPr>
      <w:ins w:id="1741" w:author="jgrey" w:date="2012-05-07T19:15:00Z">
        <w:r w:rsidRPr="00982F02">
          <w:rPr>
            <w:w w:val="100"/>
          </w:rPr>
          <w:t>If</w:t>
        </w:r>
      </w:ins>
      <w:ins w:id="1742" w:author="jgrey" w:date="2012-05-07T19:13:00Z">
        <w:r w:rsidRPr="00982F02">
          <w:rPr>
            <w:w w:val="100"/>
          </w:rPr>
          <w:t xml:space="preserve"> no UUTs exist, skips to step </w:t>
        </w:r>
      </w:ins>
      <w:ins w:id="1743" w:author="jgrey" w:date="2012-05-07T19:20:00Z">
        <w:del w:id="1744" w:author="Manooch Hosseini" w:date="2012-05-15T16:07:00Z">
          <w:r w:rsidR="00B9206A" w:rsidRPr="00982F02" w:rsidDel="00893876">
            <w:rPr>
              <w:w w:val="100"/>
            </w:rPr>
            <w:delText>19</w:delText>
          </w:r>
        </w:del>
      </w:ins>
      <w:ins w:id="1745" w:author="Manooch Hosseini" w:date="2012-05-15T16:07:00Z">
        <w:r w:rsidR="00893876">
          <w:rPr>
            <w:w w:val="100"/>
          </w:rPr>
          <w:t>18</w:t>
        </w:r>
      </w:ins>
      <w:ins w:id="1746" w:author="jgrey" w:date="2012-05-07T19:13:00Z">
        <w:r w:rsidRPr="00982F02">
          <w:rPr>
            <w:w w:val="100"/>
          </w:rPr>
          <w:t>.</w:t>
        </w:r>
      </w:ins>
    </w:p>
    <w:p w:rsidR="0084056E" w:rsidRDefault="0084056E" w:rsidP="0084056E">
      <w:pPr>
        <w:pStyle w:val="ListNumber1"/>
        <w:numPr>
          <w:ilvl w:val="0"/>
          <w:numId w:val="64"/>
        </w:numPr>
        <w:ind w:left="2520" w:hanging="270"/>
        <w:rPr>
          <w:ins w:id="1747" w:author="jgrey" w:date="2012-05-07T19:13:00Z"/>
          <w:w w:val="100"/>
        </w:rPr>
      </w:pPr>
      <w:ins w:id="1748" w:author="jgrey" w:date="2012-05-07T19:13:00Z">
        <w:r w:rsidRPr="00982F02">
          <w:rPr>
            <w:w w:val="100"/>
          </w:rPr>
          <w:t xml:space="preserve">Calls </w:t>
        </w:r>
      </w:ins>
      <w:ins w:id="1749" w:author="Manooch Hosseini" w:date="2012-05-15T16:08:00Z">
        <w:r w:rsidR="00186971">
          <w:rPr>
            <w:w w:val="100"/>
          </w:rPr>
          <w:t xml:space="preserve">the </w:t>
        </w:r>
      </w:ins>
      <w:ins w:id="1750" w:author="jgrey" w:date="2012-05-07T19:13:00Z">
        <w:r w:rsidRPr="00982F02">
          <w:rPr>
            <w:w w:val="100"/>
          </w:rPr>
          <w:t>Model Plugins –UUT Start</w:t>
        </w:r>
      </w:ins>
      <w:ins w:id="1751" w:author="Manooch Hosseini" w:date="2012-05-15T16:08:00Z">
        <w:r w:rsidR="00186971">
          <w:rPr>
            <w:w w:val="100"/>
          </w:rPr>
          <w:t xml:space="preserve"> sequence</w:t>
        </w:r>
      </w:ins>
      <w:ins w:id="1752" w:author="jgrey" w:date="2012-05-07T19:13:00Z">
        <w:r w:rsidRPr="005438A7">
          <w:rPr>
            <w:w w:val="100"/>
          </w:rPr>
          <w:t>.</w:t>
        </w:r>
      </w:ins>
    </w:p>
    <w:p w:rsidR="0084056E" w:rsidRDefault="0084056E" w:rsidP="0084056E">
      <w:pPr>
        <w:pStyle w:val="ListNumber"/>
        <w:numPr>
          <w:ilvl w:val="0"/>
          <w:numId w:val="64"/>
        </w:numPr>
        <w:ind w:left="2520" w:hanging="270"/>
        <w:rPr>
          <w:ins w:id="1753" w:author="jgrey" w:date="2012-05-07T19:13:00Z"/>
          <w:w w:val="100"/>
        </w:rPr>
      </w:pPr>
      <w:ins w:id="1754" w:author="jgrey" w:date="2012-05-07T19:13:00Z">
        <w:r>
          <w:rPr>
            <w:w w:val="100"/>
          </w:rPr>
          <w:t xml:space="preserve">Calls the SyncWithController </w:t>
        </w:r>
        <w:del w:id="1755" w:author="Manooch Hosseini" w:date="2012-05-15T16:08:00Z">
          <w:r w:rsidDel="00186971">
            <w:rPr>
              <w:w w:val="100"/>
            </w:rPr>
            <w:delText xml:space="preserve">utility </w:delText>
          </w:r>
        </w:del>
        <w:r>
          <w:rPr>
            <w:w w:val="100"/>
          </w:rPr>
          <w:t xml:space="preserve">method to synchronize with the controlling execution </w:t>
        </w:r>
        <w:del w:id="1756" w:author="Manooch Hosseini" w:date="2012-05-15T16:08:00Z">
          <w:r w:rsidDel="00186971">
            <w:rPr>
              <w:w w:val="100"/>
            </w:rPr>
            <w:delText>before the test socket is ready to run</w:delText>
          </w:r>
        </w:del>
      </w:ins>
      <w:ins w:id="1757" w:author="Manooch Hosseini" w:date="2012-05-15T16:08:00Z">
        <w:r w:rsidR="00186971">
          <w:rPr>
            <w:w w:val="100"/>
          </w:rPr>
          <w:t>at the ReadyToRun sync point</w:t>
        </w:r>
      </w:ins>
      <w:ins w:id="1758" w:author="jgrey" w:date="2012-05-07T19:13:00Z">
        <w:r>
          <w:rPr>
            <w:w w:val="100"/>
          </w:rPr>
          <w:t xml:space="preserve">. The method waits until the controlling </w:t>
        </w:r>
        <w:r>
          <w:rPr>
            <w:w w:val="100"/>
          </w:rPr>
          <w:lastRenderedPageBreak/>
          <w:t xml:space="preserve">execution allows the test socket to </w:t>
        </w:r>
        <w:del w:id="1759" w:author="Manooch Hosseini" w:date="2012-05-15T16:08:00Z">
          <w:r w:rsidDel="00186971">
            <w:rPr>
              <w:w w:val="100"/>
            </w:rPr>
            <w:delText>run</w:delText>
          </w:r>
        </w:del>
      </w:ins>
      <w:ins w:id="1760" w:author="Manooch Hosseini" w:date="2012-05-15T16:08:00Z">
        <w:r w:rsidR="00186971">
          <w:rPr>
            <w:w w:val="100"/>
          </w:rPr>
          <w:t>continue passed the ReadyToRun sync point</w:t>
        </w:r>
      </w:ins>
      <w:ins w:id="1761" w:author="jgrey" w:date="2012-05-07T19:13:00Z">
        <w:r>
          <w:rPr>
            <w:w w:val="100"/>
          </w:rPr>
          <w:t>.</w:t>
        </w:r>
      </w:ins>
    </w:p>
    <w:p w:rsidR="0084056E" w:rsidRDefault="0084056E" w:rsidP="0084056E">
      <w:pPr>
        <w:pStyle w:val="ListNumber"/>
        <w:numPr>
          <w:ilvl w:val="0"/>
          <w:numId w:val="64"/>
        </w:numPr>
        <w:ind w:left="2520" w:hanging="270"/>
        <w:rPr>
          <w:ins w:id="1762" w:author="jgrey" w:date="2012-05-07T19:13:00Z"/>
          <w:w w:val="100"/>
        </w:rPr>
      </w:pPr>
      <w:ins w:id="1763" w:author="jgrey" w:date="2012-05-07T19:13:00Z">
        <w:r>
          <w:rPr>
            <w:w w:val="100"/>
          </w:rPr>
          <w:t>Calls the MainSequence callback.</w:t>
        </w:r>
      </w:ins>
    </w:p>
    <w:p w:rsidR="0084056E" w:rsidRDefault="0084056E" w:rsidP="0084056E">
      <w:pPr>
        <w:pStyle w:val="ListNumber"/>
        <w:numPr>
          <w:ilvl w:val="0"/>
          <w:numId w:val="64"/>
        </w:numPr>
        <w:ind w:left="2520" w:hanging="270"/>
        <w:rPr>
          <w:ins w:id="1764" w:author="jgrey" w:date="2012-05-07T19:13:00Z"/>
          <w:spacing w:val="-2"/>
          <w:w w:val="100"/>
        </w:rPr>
      </w:pPr>
      <w:ins w:id="1765" w:author="jgrey" w:date="2012-05-07T19:13:00Z">
        <w:r>
          <w:rPr>
            <w:spacing w:val="-2"/>
            <w:w w:val="100"/>
          </w:rPr>
          <w:t xml:space="preserve">Removes the test socket thread </w:t>
        </w:r>
        <w:del w:id="1766" w:author="Manooch Hosseini" w:date="2012-05-15T16:09:00Z">
          <w:r w:rsidDel="00960BC8">
            <w:rPr>
              <w:spacing w:val="-2"/>
              <w:w w:val="100"/>
            </w:rPr>
            <w:delText>from</w:delText>
          </w:r>
        </w:del>
      </w:ins>
      <w:ins w:id="1767" w:author="Manooch Hosseini" w:date="2012-05-15T16:09:00Z">
        <w:r w:rsidR="00960BC8">
          <w:rPr>
            <w:spacing w:val="-2"/>
            <w:w w:val="100"/>
          </w:rPr>
          <w:t>from the</w:t>
        </w:r>
      </w:ins>
      <w:ins w:id="1768" w:author="jgrey" w:date="2012-05-07T19:13:00Z">
        <w:r>
          <w:rPr>
            <w:spacing w:val="-2"/>
            <w:w w:val="100"/>
          </w:rPr>
          <w:t xml:space="preserve"> batch </w:t>
        </w:r>
        <w:del w:id="1769" w:author="Manooch Hosseini" w:date="2012-05-15T16:09:00Z">
          <w:r w:rsidDel="00960BC8">
            <w:rPr>
              <w:spacing w:val="-2"/>
              <w:w w:val="100"/>
            </w:rPr>
            <w:delText>synchronization</w:delText>
          </w:r>
        </w:del>
      </w:ins>
      <w:ins w:id="1770" w:author="Manooch Hosseini" w:date="2012-05-15T16:09:00Z">
        <w:r w:rsidR="00960BC8">
          <w:rPr>
            <w:spacing w:val="-2"/>
            <w:w w:val="100"/>
          </w:rPr>
          <w:t>specification</w:t>
        </w:r>
      </w:ins>
      <w:ins w:id="1771" w:author="jgrey" w:date="2012-05-07T19:13:00Z">
        <w:r>
          <w:rPr>
            <w:spacing w:val="-2"/>
            <w:w w:val="100"/>
          </w:rPr>
          <w:t xml:space="preserve"> </w:t>
        </w:r>
        <w:del w:id="1772" w:author="Manooch Hosseini" w:date="2012-05-15T16:09:00Z">
          <w:r w:rsidDel="00960BC8">
            <w:rPr>
              <w:spacing w:val="-2"/>
              <w:w w:val="100"/>
            </w:rPr>
            <w:delText xml:space="preserve">by cleaning up the state of the batch </w:delText>
          </w:r>
        </w:del>
        <w:r>
          <w:rPr>
            <w:spacing w:val="-2"/>
            <w:w w:val="100"/>
          </w:rPr>
          <w:t>in case the Main</w:t>
        </w:r>
        <w:del w:id="1773" w:author="Manooch Hosseini" w:date="2012-05-15T16:09:00Z">
          <w:r w:rsidDel="00960BC8">
            <w:rPr>
              <w:spacing w:val="-2"/>
              <w:w w:val="100"/>
            </w:rPr>
            <w:delText xml:space="preserve"> s</w:delText>
          </w:r>
        </w:del>
      </w:ins>
      <w:ins w:id="1774" w:author="Manooch Hosseini" w:date="2012-05-15T16:09:00Z">
        <w:r w:rsidR="00960BC8">
          <w:rPr>
            <w:spacing w:val="-2"/>
            <w:w w:val="100"/>
          </w:rPr>
          <w:t>S</w:t>
        </w:r>
      </w:ins>
      <w:ins w:id="1775" w:author="jgrey" w:date="2012-05-07T19:13:00Z">
        <w:r>
          <w:rPr>
            <w:spacing w:val="-2"/>
            <w:w w:val="100"/>
          </w:rPr>
          <w:t xml:space="preserve">equence terminates or the client sequence file </w:t>
        </w:r>
      </w:ins>
      <w:ins w:id="1776" w:author="Manooch Hosseini" w:date="2012-05-15T16:10:00Z">
        <w:r w:rsidR="004325E2">
          <w:rPr>
            <w:spacing w:val="-2"/>
            <w:w w:val="100"/>
          </w:rPr>
          <w:t>does</w:t>
        </w:r>
      </w:ins>
      <w:ins w:id="1777" w:author="jgrey" w:date="2012-05-07T19:13:00Z">
        <w:del w:id="1778" w:author="Manooch Hosseini" w:date="2012-05-15T16:10:00Z">
          <w:r w:rsidDel="004325E2">
            <w:rPr>
              <w:spacing w:val="-2"/>
              <w:w w:val="100"/>
            </w:rPr>
            <w:delText>did</w:delText>
          </w:r>
        </w:del>
        <w:r>
          <w:rPr>
            <w:spacing w:val="-2"/>
            <w:w w:val="100"/>
          </w:rPr>
          <w:t xml:space="preserve"> not properly handle batch synchronization. The controlling execution adds the thread to</w:t>
        </w:r>
      </w:ins>
      <w:ins w:id="1779" w:author="Manooch Hosseini" w:date="2012-05-15T16:10:00Z">
        <w:r w:rsidR="004325E2">
          <w:rPr>
            <w:spacing w:val="-2"/>
            <w:w w:val="100"/>
          </w:rPr>
          <w:t xml:space="preserve"> back to the</w:t>
        </w:r>
      </w:ins>
      <w:ins w:id="1780" w:author="jgrey" w:date="2012-05-07T19:13:00Z">
        <w:r>
          <w:rPr>
            <w:spacing w:val="-2"/>
            <w:w w:val="100"/>
          </w:rPr>
          <w:t xml:space="preserve"> batch </w:t>
        </w:r>
        <w:del w:id="1781" w:author="Manooch Hosseini" w:date="2012-05-15T16:10:00Z">
          <w:r w:rsidDel="004325E2">
            <w:rPr>
              <w:spacing w:val="-2"/>
              <w:w w:val="100"/>
            </w:rPr>
            <w:delText>synchronization</w:delText>
          </w:r>
        </w:del>
      </w:ins>
      <w:ins w:id="1782" w:author="Manooch Hosseini" w:date="2012-05-15T16:10:00Z">
        <w:r w:rsidR="004325E2">
          <w:rPr>
            <w:spacing w:val="-2"/>
            <w:w w:val="100"/>
          </w:rPr>
          <w:t>specification</w:t>
        </w:r>
      </w:ins>
      <w:ins w:id="1783" w:author="jgrey" w:date="2012-05-07T19:13:00Z">
        <w:r>
          <w:rPr>
            <w:spacing w:val="-2"/>
            <w:w w:val="100"/>
          </w:rPr>
          <w:t xml:space="preserve"> before continuing past the next synchronization point. </w:t>
        </w:r>
      </w:ins>
      <w:commentRangeStart w:id="1784"/>
      <w:ins w:id="1785" w:author="Manooch Hosseini" w:date="2012-05-15T16:11:00Z">
        <w:r w:rsidR="004325E2">
          <w:rPr>
            <w:spacing w:val="-2"/>
            <w:w w:val="100"/>
          </w:rPr>
          <w:t>The controlling execution removes disabled test sockets from the batch by calling the Add TestSocket Threads To Batch sequence</w:t>
        </w:r>
        <w:commentRangeEnd w:id="1784"/>
        <w:r w:rsidR="004325E2">
          <w:rPr>
            <w:rStyle w:val="CommentReference"/>
            <w:rFonts w:ascii="Calibri" w:hAnsi="Calibri" w:cs="Times New Roman"/>
            <w:color w:val="auto"/>
            <w:w w:val="100"/>
          </w:rPr>
          <w:commentReference w:id="1784"/>
        </w:r>
        <w:r w:rsidR="004325E2">
          <w:rPr>
            <w:spacing w:val="-2"/>
            <w:w w:val="100"/>
          </w:rPr>
          <w:t>.</w:t>
        </w:r>
      </w:ins>
      <w:ins w:id="1786" w:author="jgrey" w:date="2012-05-07T19:13:00Z">
        <w:del w:id="1787" w:author="Manooch Hosseini" w:date="2012-05-15T16:11:00Z">
          <w:r w:rsidDel="004325E2">
            <w:rPr>
              <w:spacing w:val="-2"/>
              <w:w w:val="100"/>
            </w:rPr>
            <w:delText>The controlling execution does not add disabled test sockets to the batch.</w:delText>
          </w:r>
        </w:del>
      </w:ins>
    </w:p>
    <w:p w:rsidR="00572B3B" w:rsidRDefault="0084056E">
      <w:pPr>
        <w:pStyle w:val="ListNumber"/>
        <w:numPr>
          <w:ilvl w:val="0"/>
          <w:numId w:val="64"/>
        </w:numPr>
        <w:ind w:left="2520" w:hanging="270"/>
        <w:rPr>
          <w:ins w:id="1788" w:author="jgrey" w:date="2012-05-07T19:13:00Z"/>
          <w:w w:val="100"/>
        </w:rPr>
      </w:pPr>
      <w:commentRangeStart w:id="1789"/>
      <w:ins w:id="1790" w:author="jgrey" w:date="2012-05-07T19:13:00Z">
        <w:r w:rsidRPr="0084056E">
          <w:rPr>
            <w:w w:val="100"/>
          </w:rPr>
          <w:t xml:space="preserve">Calls the SyncWithController </w:t>
        </w:r>
        <w:del w:id="1791" w:author="Manooch Hosseini" w:date="2012-05-15T16:11:00Z">
          <w:r w:rsidRPr="0084056E" w:rsidDel="004325E2">
            <w:rPr>
              <w:w w:val="100"/>
            </w:rPr>
            <w:delText xml:space="preserve">utility </w:delText>
          </w:r>
        </w:del>
        <w:r w:rsidRPr="0084056E">
          <w:rPr>
            <w:w w:val="100"/>
          </w:rPr>
          <w:t xml:space="preserve">method </w:t>
        </w:r>
      </w:ins>
      <w:ins w:id="1792" w:author="jgrey" w:date="2012-05-07T19:17:00Z">
        <w:r w:rsidRPr="0084056E">
          <w:rPr>
            <w:w w:val="100"/>
          </w:rPr>
          <w:t xml:space="preserve">to synchronize with the controlling execution </w:t>
        </w:r>
        <w:del w:id="1793" w:author="calliej" w:date="2012-05-14T08:32:00Z">
          <w:r w:rsidRPr="0084056E" w:rsidDel="002737D5">
            <w:rPr>
              <w:w w:val="100"/>
            </w:rPr>
            <w:delText xml:space="preserve">before synchronizing </w:delText>
          </w:r>
        </w:del>
        <w:del w:id="1794" w:author="Manooch Hosseini" w:date="2012-05-15T16:12:00Z">
          <w:r w:rsidRPr="0084056E" w:rsidDel="004325E2">
            <w:rPr>
              <w:w w:val="100"/>
            </w:rPr>
            <w:delText>after executing the MainSequence callback</w:delText>
          </w:r>
        </w:del>
      </w:ins>
      <w:ins w:id="1795" w:author="Manooch Hosseini" w:date="2012-05-15T16:12:00Z">
        <w:r w:rsidR="004325E2">
          <w:rPr>
            <w:w w:val="100"/>
          </w:rPr>
          <w:t>at the PostMainSequence sync point</w:t>
        </w:r>
      </w:ins>
      <w:ins w:id="1796" w:author="jgrey" w:date="2012-05-07T19:17:00Z">
        <w:r w:rsidRPr="0084056E">
          <w:rPr>
            <w:w w:val="100"/>
          </w:rPr>
          <w:t xml:space="preserve">. The </w:t>
        </w:r>
        <w:r>
          <w:rPr>
            <w:w w:val="100"/>
          </w:rPr>
          <w:t>method</w:t>
        </w:r>
        <w:r w:rsidRPr="0084056E">
          <w:rPr>
            <w:w w:val="100"/>
          </w:rPr>
          <w:t xml:space="preserve"> waits until the controlling execution allows the test socket to </w:t>
        </w:r>
        <w:del w:id="1797" w:author="Manooch Hosseini" w:date="2012-05-15T16:12:00Z">
          <w:r w:rsidRPr="0084056E" w:rsidDel="004325E2">
            <w:rPr>
              <w:w w:val="100"/>
            </w:rPr>
            <w:delText>synchronize</w:delText>
          </w:r>
        </w:del>
      </w:ins>
      <w:ins w:id="1798" w:author="Manooch Hosseini" w:date="2012-05-15T16:12:00Z">
        <w:r w:rsidR="004325E2">
          <w:rPr>
            <w:w w:val="100"/>
          </w:rPr>
          <w:t>continue passed the PostMainSequence sync point</w:t>
        </w:r>
      </w:ins>
      <w:ins w:id="1799" w:author="jgrey" w:date="2012-05-07T19:17:00Z">
        <w:del w:id="1800" w:author="calliej" w:date="2012-05-14T08:32:00Z">
          <w:r w:rsidRPr="0084056E" w:rsidDel="002737D5">
            <w:rPr>
              <w:w w:val="100"/>
            </w:rPr>
            <w:delText xml:space="preserve"> after executing the MainSequence callback</w:delText>
          </w:r>
        </w:del>
        <w:r w:rsidRPr="0084056E">
          <w:rPr>
            <w:w w:val="100"/>
          </w:rPr>
          <w:t>.</w:t>
        </w:r>
        <w:commentRangeEnd w:id="1789"/>
        <w:r>
          <w:rPr>
            <w:rStyle w:val="CommentReference"/>
            <w:rFonts w:ascii="Calibri" w:hAnsi="Calibri" w:cs="Times New Roman"/>
            <w:color w:val="auto"/>
            <w:w w:val="100"/>
          </w:rPr>
          <w:commentReference w:id="1789"/>
        </w:r>
      </w:ins>
    </w:p>
    <w:p w:rsidR="0084056E" w:rsidRDefault="0084056E" w:rsidP="0084056E">
      <w:pPr>
        <w:pStyle w:val="ListNumber1"/>
        <w:numPr>
          <w:ilvl w:val="0"/>
          <w:numId w:val="64"/>
        </w:numPr>
        <w:ind w:left="2520" w:hanging="270"/>
        <w:rPr>
          <w:ins w:id="1801" w:author="jgrey" w:date="2012-05-07T19:13:00Z"/>
          <w:w w:val="100"/>
        </w:rPr>
      </w:pPr>
      <w:ins w:id="1802" w:author="jgrey" w:date="2012-05-07T19:13:00Z">
        <w:r w:rsidRPr="005438A7">
          <w:rPr>
            <w:w w:val="100"/>
          </w:rPr>
          <w:t xml:space="preserve">Calls </w:t>
        </w:r>
      </w:ins>
      <w:ins w:id="1803" w:author="Manooch Hosseini" w:date="2012-05-15T16:12:00Z">
        <w:r w:rsidR="004325E2">
          <w:rPr>
            <w:w w:val="100"/>
          </w:rPr>
          <w:t xml:space="preserve">the </w:t>
        </w:r>
      </w:ins>
      <w:ins w:id="1804" w:author="jgrey" w:date="2012-05-07T19:13:00Z">
        <w:r w:rsidRPr="005438A7">
          <w:rPr>
            <w:w w:val="100"/>
          </w:rPr>
          <w:t>Model Plugins –</w:t>
        </w:r>
        <w:r>
          <w:rPr>
            <w:w w:val="100"/>
          </w:rPr>
          <w:t>UUT Done</w:t>
        </w:r>
      </w:ins>
      <w:ins w:id="1805" w:author="Manooch Hosseini" w:date="2012-05-15T16:12:00Z">
        <w:r w:rsidR="004325E2">
          <w:rPr>
            <w:w w:val="100"/>
          </w:rPr>
          <w:t xml:space="preserve"> sequence</w:t>
        </w:r>
      </w:ins>
      <w:ins w:id="1806" w:author="jgrey" w:date="2012-05-07T19:13:00Z">
        <w:r w:rsidRPr="005438A7">
          <w:rPr>
            <w:w w:val="100"/>
          </w:rPr>
          <w:t>.</w:t>
        </w:r>
      </w:ins>
    </w:p>
    <w:p w:rsidR="0084056E" w:rsidRDefault="0084056E" w:rsidP="0084056E">
      <w:pPr>
        <w:pStyle w:val="ListNumber1"/>
        <w:numPr>
          <w:ilvl w:val="0"/>
          <w:numId w:val="64"/>
        </w:numPr>
        <w:ind w:left="2520" w:hanging="270"/>
        <w:rPr>
          <w:ins w:id="1807" w:author="jgrey" w:date="2012-05-07T19:13:00Z"/>
          <w:w w:val="100"/>
        </w:rPr>
      </w:pPr>
      <w:ins w:id="1808" w:author="jgrey" w:date="2012-05-07T19:13:00Z">
        <w:r w:rsidRPr="005438A7">
          <w:rPr>
            <w:w w:val="100"/>
          </w:rPr>
          <w:t xml:space="preserve">Calls </w:t>
        </w:r>
      </w:ins>
      <w:ins w:id="1809" w:author="Manooch Hosseini" w:date="2012-05-15T16:12:00Z">
        <w:r w:rsidR="004325E2">
          <w:rPr>
            <w:w w:val="100"/>
          </w:rPr>
          <w:t xml:space="preserve">the </w:t>
        </w:r>
      </w:ins>
      <w:ins w:id="1810" w:author="jgrey" w:date="2012-05-07T19:13:00Z">
        <w:r w:rsidRPr="005438A7">
          <w:rPr>
            <w:w w:val="100"/>
          </w:rPr>
          <w:t>Model Plugins –</w:t>
        </w:r>
        <w:r>
          <w:rPr>
            <w:w w:val="100"/>
          </w:rPr>
          <w:t>Post UUT</w:t>
        </w:r>
      </w:ins>
      <w:ins w:id="1811" w:author="Manooch Hosseini" w:date="2012-05-15T16:12:00Z">
        <w:r w:rsidR="004325E2">
          <w:rPr>
            <w:w w:val="100"/>
          </w:rPr>
          <w:t xml:space="preserve"> sequence</w:t>
        </w:r>
      </w:ins>
      <w:ins w:id="1812" w:author="jgrey" w:date="2012-05-07T19:13:00Z">
        <w:r w:rsidRPr="005438A7">
          <w:rPr>
            <w:w w:val="100"/>
          </w:rPr>
          <w:t>.</w:t>
        </w:r>
      </w:ins>
    </w:p>
    <w:p w:rsidR="0084056E" w:rsidRDefault="0084056E" w:rsidP="0084056E">
      <w:pPr>
        <w:pStyle w:val="ListNumber"/>
        <w:numPr>
          <w:ilvl w:val="0"/>
          <w:numId w:val="64"/>
        </w:numPr>
        <w:ind w:left="2520" w:hanging="270"/>
        <w:rPr>
          <w:ins w:id="1813" w:author="jgrey" w:date="2012-05-07T19:13:00Z"/>
          <w:w w:val="100"/>
        </w:rPr>
      </w:pPr>
      <w:ins w:id="1814" w:author="jgrey" w:date="2012-05-07T19:13:00Z">
        <w:r>
          <w:rPr>
            <w:w w:val="100"/>
          </w:rPr>
          <w:t xml:space="preserve">Calls the SyncWithController </w:t>
        </w:r>
        <w:del w:id="1815" w:author="Manooch Hosseini" w:date="2012-05-15T16:12:00Z">
          <w:r w:rsidDel="004325E2">
            <w:rPr>
              <w:w w:val="100"/>
            </w:rPr>
            <w:delText xml:space="preserve">utility </w:delText>
          </w:r>
        </w:del>
        <w:r>
          <w:rPr>
            <w:w w:val="100"/>
          </w:rPr>
          <w:t xml:space="preserve">method to synchronize with </w:t>
        </w:r>
      </w:ins>
      <w:ins w:id="1816" w:author="calliej" w:date="2012-05-14T08:33:00Z">
        <w:r w:rsidR="002737D5">
          <w:rPr>
            <w:w w:val="100"/>
          </w:rPr>
          <w:t xml:space="preserve">the </w:t>
        </w:r>
      </w:ins>
      <w:ins w:id="1817" w:author="jgrey" w:date="2012-05-07T19:13:00Z">
        <w:r>
          <w:rPr>
            <w:w w:val="100"/>
          </w:rPr>
          <w:t>controlling execution</w:t>
        </w:r>
      </w:ins>
      <w:ins w:id="1818" w:author="Manooch Hosseini" w:date="2012-05-15T16:13:00Z">
        <w:r w:rsidR="004325E2">
          <w:rPr>
            <w:w w:val="100"/>
          </w:rPr>
          <w:t xml:space="preserve"> at the ReAddToBatch sync point</w:t>
        </w:r>
      </w:ins>
      <w:ins w:id="1819" w:author="jgrey" w:date="2012-05-07T19:13:00Z">
        <w:r>
          <w:rPr>
            <w:w w:val="100"/>
          </w:rPr>
          <w:t xml:space="preserve">. The method waits </w:t>
        </w:r>
        <w:commentRangeStart w:id="1820"/>
        <w:r>
          <w:rPr>
            <w:w w:val="100"/>
          </w:rPr>
          <w:t xml:space="preserve">until the controlling execution allows </w:t>
        </w:r>
        <w:del w:id="1821" w:author="Manooch Hosseini" w:date="2012-05-15T16:13:00Z">
          <w:r w:rsidDel="004325E2">
            <w:rPr>
              <w:w w:val="100"/>
            </w:rPr>
            <w:delText xml:space="preserve">re-add </w:delText>
          </w:r>
        </w:del>
        <w:r>
          <w:rPr>
            <w:w w:val="100"/>
          </w:rPr>
          <w:t xml:space="preserve">the test socket to </w:t>
        </w:r>
        <w:del w:id="1822" w:author="Manooch Hosseini" w:date="2012-05-15T16:13:00Z">
          <w:r w:rsidDel="004325E2">
            <w:rPr>
              <w:w w:val="100"/>
            </w:rPr>
            <w:delText>the batch synchronization</w:delText>
          </w:r>
        </w:del>
      </w:ins>
      <w:ins w:id="1823" w:author="Manooch Hosseini" w:date="2012-05-15T16:13:00Z">
        <w:r w:rsidR="004325E2">
          <w:rPr>
            <w:w w:val="100"/>
          </w:rPr>
          <w:t>continue passed the ReAddToBatch sync point</w:t>
        </w:r>
      </w:ins>
      <w:ins w:id="1824" w:author="jgrey" w:date="2012-05-07T19:13:00Z">
        <w:r>
          <w:rPr>
            <w:w w:val="100"/>
          </w:rPr>
          <w:t>.</w:t>
        </w:r>
      </w:ins>
      <w:commentRangeEnd w:id="1820"/>
      <w:r w:rsidR="002737D5">
        <w:rPr>
          <w:rStyle w:val="CommentReference"/>
          <w:rFonts w:ascii="Calibri" w:hAnsi="Calibri" w:cs="Times New Roman"/>
          <w:color w:val="auto"/>
          <w:w w:val="100"/>
        </w:rPr>
        <w:commentReference w:id="1820"/>
      </w:r>
    </w:p>
    <w:p w:rsidR="0084056E" w:rsidRDefault="0084056E" w:rsidP="0084056E">
      <w:pPr>
        <w:pStyle w:val="ListNumber"/>
        <w:numPr>
          <w:ilvl w:val="0"/>
          <w:numId w:val="64"/>
        </w:numPr>
        <w:ind w:left="2520" w:hanging="270"/>
        <w:rPr>
          <w:ins w:id="1825" w:author="jgrey" w:date="2012-05-07T19:13:00Z"/>
          <w:w w:val="100"/>
        </w:rPr>
      </w:pPr>
      <w:ins w:id="1826" w:author="jgrey" w:date="2012-05-07T19:13:00Z">
        <w:r>
          <w:rPr>
            <w:w w:val="100"/>
          </w:rPr>
          <w:t>Calls the PostUUT callback.</w:t>
        </w:r>
        <w:del w:id="1827" w:author="calliej" w:date="2012-05-14T08:36:00Z">
          <w:r w:rsidDel="002737D5">
            <w:rPr>
              <w:w w:val="100"/>
            </w:rPr>
            <w:delText>.</w:delText>
          </w:r>
        </w:del>
      </w:ins>
    </w:p>
    <w:p w:rsidR="0084056E" w:rsidRPr="00B93E1D" w:rsidRDefault="0084056E" w:rsidP="0084056E">
      <w:pPr>
        <w:pStyle w:val="ListNumber"/>
        <w:numPr>
          <w:ilvl w:val="0"/>
          <w:numId w:val="64"/>
        </w:numPr>
        <w:ind w:left="2520" w:hanging="270"/>
        <w:rPr>
          <w:ins w:id="1828" w:author="jgrey" w:date="2012-05-07T19:13:00Z"/>
          <w:w w:val="100"/>
        </w:rPr>
      </w:pPr>
      <w:ins w:id="1829" w:author="jgrey" w:date="2012-05-07T19:13:00Z">
        <w:r w:rsidRPr="00B93E1D">
          <w:rPr>
            <w:w w:val="100"/>
          </w:rPr>
          <w:t xml:space="preserve">Calls the </w:t>
        </w:r>
        <w:r>
          <w:rPr>
            <w:w w:val="100"/>
          </w:rPr>
          <w:t xml:space="preserve">SyncWithController </w:t>
        </w:r>
        <w:del w:id="1830" w:author="Manooch Hosseini" w:date="2012-05-15T16:13:00Z">
          <w:r w:rsidRPr="00B93E1D" w:rsidDel="007616B1">
            <w:rPr>
              <w:w w:val="100"/>
            </w:rPr>
            <w:delText xml:space="preserve">utility </w:delText>
          </w:r>
        </w:del>
        <w:r>
          <w:rPr>
            <w:w w:val="100"/>
          </w:rPr>
          <w:t xml:space="preserve">method </w:t>
        </w:r>
        <w:r w:rsidRPr="00B93E1D">
          <w:rPr>
            <w:w w:val="100"/>
          </w:rPr>
          <w:t xml:space="preserve">to synchronize with </w:t>
        </w:r>
      </w:ins>
      <w:ins w:id="1831" w:author="calliej" w:date="2012-05-14T08:37:00Z">
        <w:r w:rsidR="002737D5">
          <w:rPr>
            <w:w w:val="100"/>
          </w:rPr>
          <w:t xml:space="preserve">the </w:t>
        </w:r>
      </w:ins>
      <w:ins w:id="1832" w:author="jgrey" w:date="2012-05-07T19:13:00Z">
        <w:r w:rsidRPr="00B93E1D">
          <w:rPr>
            <w:w w:val="100"/>
          </w:rPr>
          <w:t>controlling execution</w:t>
        </w:r>
        <w:r>
          <w:rPr>
            <w:w w:val="100"/>
          </w:rPr>
          <w:t xml:space="preserve"> </w:t>
        </w:r>
        <w:del w:id="1833" w:author="Manooch Hosseini" w:date="2012-05-15T16:14:00Z">
          <w:r w:rsidRPr="00B93E1D" w:rsidDel="007616B1">
            <w:rPr>
              <w:w w:val="100"/>
            </w:rPr>
            <w:delText xml:space="preserve">before completing </w:delText>
          </w:r>
        </w:del>
      </w:ins>
      <w:ins w:id="1834" w:author="jgrey" w:date="2012-05-07T19:19:00Z">
        <w:del w:id="1835" w:author="Manooch Hosseini" w:date="2012-05-15T16:14:00Z">
          <w:r w:rsidR="005E50C1" w:rsidDel="007616B1">
            <w:rPr>
              <w:w w:val="100"/>
            </w:rPr>
            <w:delText>execution</w:delText>
          </w:r>
        </w:del>
      </w:ins>
      <w:ins w:id="1836" w:author="Manooch Hosseini" w:date="2012-05-15T16:14:00Z">
        <w:r w:rsidR="007616B1">
          <w:rPr>
            <w:w w:val="100"/>
          </w:rPr>
          <w:t>at the AfterPostUUT sync point</w:t>
        </w:r>
      </w:ins>
      <w:ins w:id="1837" w:author="jgrey" w:date="2012-05-07T19:13:00Z">
        <w:r w:rsidRPr="00B93E1D">
          <w:rPr>
            <w:w w:val="100"/>
          </w:rPr>
          <w:t>.</w:t>
        </w:r>
      </w:ins>
    </w:p>
    <w:p w:rsidR="0084056E" w:rsidRDefault="0084056E" w:rsidP="0084056E">
      <w:pPr>
        <w:pStyle w:val="ListNumber"/>
        <w:numPr>
          <w:ilvl w:val="0"/>
          <w:numId w:val="64"/>
        </w:numPr>
        <w:ind w:left="2520" w:hanging="270"/>
        <w:rPr>
          <w:ins w:id="1838" w:author="jgrey" w:date="2012-05-07T19:13:00Z"/>
          <w:w w:val="100"/>
        </w:rPr>
      </w:pPr>
      <w:ins w:id="1839" w:author="jgrey" w:date="2012-05-07T19:13:00Z">
        <w:r w:rsidRPr="00B93E1D">
          <w:rPr>
            <w:w w:val="100"/>
          </w:rPr>
          <w:t>Calls the PostUUTLoop callback.</w:t>
        </w:r>
      </w:ins>
    </w:p>
    <w:p w:rsidR="0084056E" w:rsidRPr="000C06A0" w:rsidRDefault="0084056E" w:rsidP="0084056E">
      <w:pPr>
        <w:pStyle w:val="ListNumber1"/>
        <w:numPr>
          <w:ilvl w:val="0"/>
          <w:numId w:val="64"/>
        </w:numPr>
        <w:ind w:left="2520" w:hanging="270"/>
        <w:rPr>
          <w:ins w:id="1840" w:author="jgrey" w:date="2012-05-07T19:13:00Z"/>
          <w:w w:val="100"/>
        </w:rPr>
      </w:pPr>
      <w:ins w:id="1841" w:author="jgrey" w:date="2012-05-07T19:13:00Z">
        <w:r w:rsidRPr="005438A7">
          <w:rPr>
            <w:w w:val="100"/>
          </w:rPr>
          <w:t xml:space="preserve">Calls </w:t>
        </w:r>
      </w:ins>
      <w:ins w:id="1842" w:author="Manooch Hosseini" w:date="2012-05-15T16:14:00Z">
        <w:r w:rsidR="007616B1">
          <w:rPr>
            <w:w w:val="100"/>
          </w:rPr>
          <w:t xml:space="preserve">the </w:t>
        </w:r>
      </w:ins>
      <w:ins w:id="1843" w:author="jgrey" w:date="2012-05-07T19:13:00Z">
        <w:r w:rsidRPr="005438A7">
          <w:rPr>
            <w:w w:val="100"/>
          </w:rPr>
          <w:t>Model Plugins –</w:t>
        </w:r>
        <w:r>
          <w:rPr>
            <w:w w:val="100"/>
          </w:rPr>
          <w:t>End</w:t>
        </w:r>
      </w:ins>
      <w:ins w:id="1844" w:author="Manooch Hosseini" w:date="2012-05-15T16:14:00Z">
        <w:r w:rsidR="007616B1">
          <w:rPr>
            <w:w w:val="100"/>
          </w:rPr>
          <w:t xml:space="preserve"> sequence</w:t>
        </w:r>
      </w:ins>
      <w:ins w:id="1845" w:author="jgrey" w:date="2012-05-07T19:13:00Z">
        <w:r w:rsidRPr="005438A7">
          <w:rPr>
            <w:w w:val="100"/>
          </w:rPr>
          <w:t>.</w:t>
        </w:r>
      </w:ins>
    </w:p>
    <w:p w:rsidR="0084056E" w:rsidRDefault="0084056E">
      <w:pPr>
        <w:pStyle w:val="Body"/>
        <w:rPr>
          <w:w w:val="100"/>
        </w:rPr>
      </w:pPr>
    </w:p>
    <w:p w:rsidR="00302BC8" w:rsidDel="0084056E" w:rsidRDefault="00C6433B" w:rsidP="00154DCA">
      <w:pPr>
        <w:pStyle w:val="ListNumber1"/>
        <w:numPr>
          <w:ilvl w:val="0"/>
          <w:numId w:val="6"/>
        </w:numPr>
        <w:ind w:left="2520" w:hanging="360"/>
        <w:rPr>
          <w:del w:id="1846" w:author="jgrey" w:date="2012-05-07T19:13:00Z"/>
          <w:w w:val="100"/>
        </w:rPr>
      </w:pPr>
      <w:del w:id="1847" w:author="jgrey" w:date="2012-05-07T19:13:00Z">
        <w:r w:rsidDel="0084056E">
          <w:rPr>
            <w:w w:val="100"/>
          </w:rPr>
          <w:delText>Calls the Configure Post Result Callbacks utility sequence to enable the ProcessModelPostResultListEntry callback when you enable on-the-fly report generation or database logging.</w:delText>
        </w:r>
      </w:del>
    </w:p>
    <w:p w:rsidR="00302BC8" w:rsidDel="0084056E" w:rsidRDefault="00C6433B" w:rsidP="00154DCA">
      <w:pPr>
        <w:pStyle w:val="ListNumber"/>
        <w:numPr>
          <w:ilvl w:val="0"/>
          <w:numId w:val="7"/>
        </w:numPr>
        <w:ind w:left="2520" w:hanging="360"/>
        <w:rPr>
          <w:del w:id="1848" w:author="jgrey" w:date="2012-05-07T19:13:00Z"/>
          <w:w w:val="100"/>
        </w:rPr>
      </w:pPr>
      <w:del w:id="1849" w:author="jgrey" w:date="2012-05-07T19:13:00Z">
        <w:r w:rsidDel="0084056E">
          <w:rPr>
            <w:w w:val="100"/>
          </w:rPr>
          <w:lastRenderedPageBreak/>
          <w:delText>Calls the SendControllerRequest utility sequence to synchronize with the controlling execution before the test socket is ready to run. The sequence waits until the controlling execution allows the test socket to run.</w:delText>
        </w:r>
      </w:del>
    </w:p>
    <w:p w:rsidR="00302BC8" w:rsidDel="0084056E" w:rsidRDefault="00C6433B" w:rsidP="00154DCA">
      <w:pPr>
        <w:pStyle w:val="ListNumber"/>
        <w:numPr>
          <w:ilvl w:val="0"/>
          <w:numId w:val="8"/>
        </w:numPr>
        <w:ind w:left="2520" w:hanging="360"/>
        <w:rPr>
          <w:del w:id="1850" w:author="jgrey" w:date="2012-05-07T19:13:00Z"/>
          <w:w w:val="100"/>
        </w:rPr>
      </w:pPr>
      <w:del w:id="1851" w:author="jgrey" w:date="2012-05-07T19:13:00Z">
        <w:r w:rsidDel="0084056E">
          <w:rPr>
            <w:w w:val="100"/>
          </w:rPr>
          <w:delText xml:space="preserve">Determines the report file pathname, configures display settings, resets the report, and specifies the report location. When you use the </w:delText>
        </w:r>
        <w:r w:rsidDel="0084056E">
          <w:rPr>
            <w:rStyle w:val="Monospace"/>
            <w:w w:val="100"/>
          </w:rPr>
          <w:delText>&lt;UUTStatus&gt;</w:delText>
        </w:r>
        <w:r w:rsidDel="0084056E">
          <w:rPr>
            <w:w w:val="100"/>
          </w:rPr>
          <w:delText xml:space="preserve"> macro in an expression to specify the report file path, TestStand uses a temporary file path as the report file pathname.</w:delText>
        </w:r>
      </w:del>
    </w:p>
    <w:p w:rsidR="00302BC8" w:rsidDel="0084056E" w:rsidRDefault="00C6433B" w:rsidP="00154DCA">
      <w:pPr>
        <w:pStyle w:val="ListNumber"/>
        <w:numPr>
          <w:ilvl w:val="0"/>
          <w:numId w:val="9"/>
        </w:numPr>
        <w:ind w:left="2520" w:hanging="360"/>
        <w:rPr>
          <w:del w:id="1852" w:author="jgrey" w:date="2012-05-07T19:13:00Z"/>
          <w:w w:val="100"/>
        </w:rPr>
      </w:pPr>
      <w:del w:id="1853" w:author="jgrey" w:date="2012-05-07T19:13:00Z">
        <w:r w:rsidDel="0084056E">
          <w:rPr>
            <w:w w:val="100"/>
          </w:rPr>
          <w:delText>Starts on-the-fly report generation and database logging, when enabled, for the new UUT.</w:delText>
        </w:r>
      </w:del>
    </w:p>
    <w:p w:rsidR="00302BC8" w:rsidDel="0084056E" w:rsidRDefault="00C6433B" w:rsidP="00154DCA">
      <w:pPr>
        <w:pStyle w:val="ListNumber"/>
        <w:numPr>
          <w:ilvl w:val="0"/>
          <w:numId w:val="10"/>
        </w:numPr>
        <w:ind w:left="2520" w:hanging="360"/>
        <w:rPr>
          <w:del w:id="1854" w:author="jgrey" w:date="2012-05-07T19:16:00Z"/>
          <w:w w:val="100"/>
        </w:rPr>
      </w:pPr>
      <w:del w:id="1855" w:author="jgrey" w:date="2012-05-07T19:16:00Z">
        <w:r w:rsidDel="0084056E">
          <w:rPr>
            <w:w w:val="100"/>
          </w:rPr>
          <w:delText>Calls the MainSequence callback.</w:delText>
        </w:r>
      </w:del>
    </w:p>
    <w:p w:rsidR="00302BC8" w:rsidDel="0084056E" w:rsidRDefault="00C6433B" w:rsidP="00154DCA">
      <w:pPr>
        <w:pStyle w:val="ListNumber"/>
        <w:numPr>
          <w:ilvl w:val="0"/>
          <w:numId w:val="11"/>
        </w:numPr>
        <w:ind w:left="2520" w:hanging="360"/>
        <w:rPr>
          <w:del w:id="1856" w:author="jgrey" w:date="2012-05-07T19:16:00Z"/>
          <w:w w:val="100"/>
        </w:rPr>
      </w:pPr>
      <w:del w:id="1857" w:author="jgrey" w:date="2012-05-07T19:16:00Z">
        <w:r w:rsidDel="0084056E">
          <w:rPr>
            <w:w w:val="100"/>
          </w:rPr>
          <w:delText>Removes the test socket thread from batch synchronization by cleaning up the state of the batch in case the Main sequence terminates or the client sequence file did not properly handle batch synchronization. The controlling execution adds the thread to batch synchronization before continuing past the next synchronization point. The controlling execution does not add disabled test sockets to the batch.</w:delText>
        </w:r>
      </w:del>
    </w:p>
    <w:p w:rsidR="00302BC8" w:rsidDel="0084056E" w:rsidRDefault="00C6433B" w:rsidP="00154DCA">
      <w:pPr>
        <w:pStyle w:val="ListNumber"/>
        <w:numPr>
          <w:ilvl w:val="0"/>
          <w:numId w:val="12"/>
        </w:numPr>
        <w:ind w:left="2520" w:hanging="360"/>
        <w:rPr>
          <w:del w:id="1858" w:author="jgrey" w:date="2012-05-07T19:18:00Z"/>
          <w:w w:val="100"/>
        </w:rPr>
      </w:pPr>
      <w:del w:id="1859" w:author="jgrey" w:date="2012-05-07T19:18:00Z">
        <w:r w:rsidDel="0084056E">
          <w:rPr>
            <w:w w:val="100"/>
          </w:rPr>
          <w:delText>Calls the SendControllerRequest utility sequence to synchronize with the controlling execution before synchronizing after executing the MainSequence callback. The sequence waits until the controlling execution allows the test socket to synchronize after executing the MainSequence callback.</w:delText>
        </w:r>
      </w:del>
    </w:p>
    <w:p w:rsidR="00302BC8" w:rsidDel="0084056E" w:rsidRDefault="00C6433B" w:rsidP="00154DCA">
      <w:pPr>
        <w:pStyle w:val="ListNumber"/>
        <w:numPr>
          <w:ilvl w:val="0"/>
          <w:numId w:val="13"/>
        </w:numPr>
        <w:ind w:left="2520" w:hanging="360"/>
        <w:rPr>
          <w:del w:id="1860" w:author="jgrey" w:date="2012-05-07T19:18:00Z"/>
          <w:w w:val="100"/>
        </w:rPr>
      </w:pPr>
      <w:del w:id="1861" w:author="jgrey" w:date="2012-05-07T19:18:00Z">
        <w:r w:rsidDel="0084056E">
          <w:rPr>
            <w:w w:val="100"/>
          </w:rPr>
          <w:delText>Calls the TestReport callback.</w:delText>
        </w:r>
      </w:del>
    </w:p>
    <w:p w:rsidR="00302BC8" w:rsidDel="0084056E" w:rsidRDefault="00C6433B" w:rsidP="00154DCA">
      <w:pPr>
        <w:pStyle w:val="ListNumber"/>
        <w:numPr>
          <w:ilvl w:val="0"/>
          <w:numId w:val="14"/>
        </w:numPr>
        <w:ind w:left="2520" w:hanging="360"/>
        <w:rPr>
          <w:del w:id="1862" w:author="jgrey" w:date="2012-05-07T19:18:00Z"/>
          <w:w w:val="100"/>
        </w:rPr>
      </w:pPr>
      <w:del w:id="1863" w:author="jgrey" w:date="2012-05-07T19:18:00Z">
        <w:r w:rsidDel="0084056E">
          <w:rPr>
            <w:w w:val="100"/>
          </w:rPr>
          <w:delText>Calls the LogToDatabase callback.</w:delText>
        </w:r>
      </w:del>
    </w:p>
    <w:p w:rsidR="00302BC8" w:rsidDel="0084056E" w:rsidRDefault="00C6433B" w:rsidP="00154DCA">
      <w:pPr>
        <w:pStyle w:val="ListNumber"/>
        <w:numPr>
          <w:ilvl w:val="0"/>
          <w:numId w:val="15"/>
        </w:numPr>
        <w:ind w:left="2520" w:hanging="360"/>
        <w:rPr>
          <w:del w:id="1864" w:author="jgrey" w:date="2012-05-07T19:19:00Z"/>
          <w:w w:val="100"/>
        </w:rPr>
      </w:pPr>
      <w:del w:id="1865" w:author="jgrey" w:date="2012-05-07T19:19:00Z">
        <w:r w:rsidDel="0084056E">
          <w:rPr>
            <w:w w:val="100"/>
          </w:rPr>
          <w:delText>Calls the SendControllerRequest utility sequence to synchronize with the controlling execution before TestStand generates a report for the test socket. The sequence waits until the controlling execution allows TestStand to generate reports.</w:delText>
        </w:r>
      </w:del>
    </w:p>
    <w:p w:rsidR="00302BC8" w:rsidDel="00B9206A" w:rsidRDefault="00C6433B" w:rsidP="00154DCA">
      <w:pPr>
        <w:pStyle w:val="ListNumber"/>
        <w:numPr>
          <w:ilvl w:val="0"/>
          <w:numId w:val="16"/>
        </w:numPr>
        <w:ind w:left="2520" w:hanging="360"/>
        <w:rPr>
          <w:del w:id="1866" w:author="jgrey" w:date="2012-05-07T19:20:00Z"/>
          <w:w w:val="100"/>
        </w:rPr>
      </w:pPr>
      <w:del w:id="1867" w:author="jgrey" w:date="2012-05-07T19:19:00Z">
        <w:r w:rsidDel="0084056E">
          <w:rPr>
            <w:w w:val="100"/>
          </w:rPr>
          <w:delText xml:space="preserve">Writes the UUT report to disk by appending to an existing file or creating a new file. Also adjusts the root tags when the report format is XML. When you use the </w:delText>
        </w:r>
        <w:r w:rsidDel="0084056E">
          <w:rPr>
            <w:rStyle w:val="Monospace"/>
            <w:w w:val="100"/>
          </w:rPr>
          <w:delText>&lt;UUTStatus&gt;</w:delText>
        </w:r>
        <w:r w:rsidDel="0084056E">
          <w:rPr>
            <w:w w:val="100"/>
          </w:rPr>
          <w:delText xml:space="preserve"> macro in an expression to specify the report file path, TestStand adjusts the report file path as the UUT status information becomes available</w:delText>
        </w:r>
      </w:del>
      <w:del w:id="1868" w:author="jgrey" w:date="2012-05-07T19:20:00Z">
        <w:r w:rsidDel="00B9206A">
          <w:rPr>
            <w:w w:val="100"/>
          </w:rPr>
          <w:delText>.</w:delText>
        </w:r>
      </w:del>
    </w:p>
    <w:p w:rsidR="00302BC8" w:rsidDel="00B9206A" w:rsidRDefault="00C6433B" w:rsidP="00154DCA">
      <w:pPr>
        <w:pStyle w:val="ListNumber"/>
        <w:numPr>
          <w:ilvl w:val="0"/>
          <w:numId w:val="17"/>
        </w:numPr>
        <w:ind w:left="2520" w:hanging="360"/>
        <w:rPr>
          <w:del w:id="1869" w:author="jgrey" w:date="2012-05-07T19:20:00Z"/>
          <w:w w:val="100"/>
        </w:rPr>
      </w:pPr>
      <w:del w:id="1870" w:author="jgrey" w:date="2012-05-07T19:20:00Z">
        <w:r w:rsidDel="00B9206A">
          <w:rPr>
            <w:w w:val="100"/>
          </w:rPr>
          <w:delText>Calls the SendControllerRequest utility sequence to synchronize with the controlling execution before completing execution. The sequence waits until the controlling execution allows the test socket to complete execution.</w:delText>
        </w:r>
      </w:del>
    </w:p>
    <w:p w:rsidR="00302BC8" w:rsidRDefault="00C6433B">
      <w:pPr>
        <w:pStyle w:val="ApxLevel1Head"/>
        <w:rPr>
          <w:w w:val="100"/>
        </w:rPr>
      </w:pPr>
      <w:r>
        <w:rPr>
          <w:w w:val="100"/>
        </w:rPr>
        <w:lastRenderedPageBreak/>
        <w:t>Process Model Support Files</w:t>
      </w:r>
    </w:p>
    <w:p w:rsidR="00302BC8" w:rsidRDefault="00C6433B">
      <w:pPr>
        <w:pStyle w:val="Body1"/>
        <w:rPr>
          <w:w w:val="100"/>
        </w:rPr>
      </w:pPr>
      <w:commentRangeStart w:id="1871"/>
      <w:r>
        <w:rPr>
          <w:w w:val="100"/>
        </w:rPr>
        <w:t xml:space="preserve">Many sequences in the TestStand process model files call functions in </w:t>
      </w:r>
      <w:commentRangeEnd w:id="1871"/>
      <w:r w:rsidR="00775ABC">
        <w:rPr>
          <w:rStyle w:val="CommentReference"/>
          <w:rFonts w:ascii="Calibri" w:hAnsi="Calibri" w:cs="Times New Roman"/>
          <w:color w:val="auto"/>
          <w:w w:val="100"/>
        </w:rPr>
        <w:commentReference w:id="1871"/>
      </w:r>
      <w:r>
        <w:rPr>
          <w:w w:val="100"/>
        </w:rPr>
        <w:t xml:space="preserve">DLLs and subsequences in other sequence files. Table A-2 lists the process model support files TestStand installs in the </w:t>
      </w:r>
      <w:r>
        <w:rPr>
          <w:rStyle w:val="Monospace"/>
          <w:w w:val="100"/>
        </w:rPr>
        <w:t>&lt;TestStand&gt;\Components\</w:t>
      </w:r>
      <w:r>
        <w:rPr>
          <w:rStyle w:val="Monospace"/>
          <w:w w:val="100"/>
        </w:rPr>
        <w:br/>
        <w:t>Models\TestStandModels</w:t>
      </w:r>
      <w:r>
        <w:rPr>
          <w:w w:val="100"/>
        </w:rPr>
        <w:t xml:space="preserve"> directory.</w:t>
      </w:r>
    </w:p>
    <w:tbl>
      <w:tblPr>
        <w:tblW w:w="8128" w:type="dxa"/>
        <w:jc w:val="right"/>
        <w:tblLayout w:type="fixed"/>
        <w:tblCellMar>
          <w:top w:w="120" w:type="dxa"/>
          <w:left w:w="2" w:type="dxa"/>
          <w:bottom w:w="60" w:type="dxa"/>
          <w:right w:w="2" w:type="dxa"/>
        </w:tblCellMar>
        <w:tblLook w:val="0000"/>
      </w:tblPr>
      <w:tblGrid>
        <w:gridCol w:w="2414"/>
        <w:gridCol w:w="5714"/>
      </w:tblGrid>
      <w:tr w:rsidR="00302BC8" w:rsidRPr="00C6433B" w:rsidTr="002C61CD">
        <w:trPr>
          <w:trHeight w:val="129"/>
          <w:jc w:val="right"/>
        </w:trPr>
        <w:tc>
          <w:tcPr>
            <w:tcW w:w="8128" w:type="dxa"/>
            <w:gridSpan w:val="2"/>
            <w:tcBorders>
              <w:top w:val="nil"/>
              <w:left w:val="nil"/>
              <w:bottom w:val="nil"/>
              <w:right w:val="nil"/>
            </w:tcBorders>
            <w:tcMar>
              <w:top w:w="120" w:type="dxa"/>
              <w:left w:w="2" w:type="dxa"/>
              <w:bottom w:w="60" w:type="dxa"/>
              <w:right w:w="2" w:type="dxa"/>
            </w:tcMar>
            <w:vAlign w:val="center"/>
          </w:tcPr>
          <w:p w:rsidR="00302BC8" w:rsidRPr="00C6433B" w:rsidRDefault="00E221F4" w:rsidP="00154DCA">
            <w:pPr>
              <w:pStyle w:val="Tablecaption"/>
              <w:numPr>
                <w:ilvl w:val="0"/>
                <w:numId w:val="43"/>
              </w:numPr>
              <w:rPr>
                <w:rFonts w:eastAsiaTheme="minorEastAsia"/>
              </w:rPr>
            </w:pPr>
            <w:r w:rsidRPr="00C6433B">
              <w:rPr>
                <w:rFonts w:eastAsiaTheme="minorEastAsia"/>
                <w:w w:val="100"/>
              </w:rPr>
              <w:fldChar w:fldCharType="begin"/>
            </w:r>
            <w:r w:rsidR="00C6433B" w:rsidRPr="00C6433B">
              <w:rPr>
                <w:rFonts w:eastAsiaTheme="minorEastAsia"/>
                <w:w w:val="100"/>
              </w:rPr>
              <w:instrText>xe "process models:support files, installation (table)"</w:instrText>
            </w:r>
            <w:r w:rsidRPr="00C6433B">
              <w:rPr>
                <w:rFonts w:eastAsiaTheme="minorEastAsia"/>
                <w:w w:val="100"/>
              </w:rPr>
              <w:fldChar w:fldCharType="end"/>
            </w:r>
            <w:bookmarkStart w:id="1872" w:name="RTF350038003800390032003a00"/>
            <w:r w:rsidR="00C6433B" w:rsidRPr="00C6433B">
              <w:rPr>
                <w:rFonts w:eastAsiaTheme="minorEastAsia"/>
                <w:w w:val="100"/>
              </w:rPr>
              <w:t>Ins</w:t>
            </w:r>
            <w:bookmarkEnd w:id="1872"/>
            <w:r w:rsidR="00C6433B" w:rsidRPr="00C6433B">
              <w:rPr>
                <w:rFonts w:eastAsiaTheme="minorEastAsia"/>
                <w:w w:val="100"/>
              </w:rPr>
              <w:t>talled Support Files for the Process Model Files</w:t>
            </w:r>
            <w:r w:rsidRPr="00C6433B">
              <w:rPr>
                <w:rFonts w:eastAsiaTheme="minorEastAsia"/>
                <w:w w:val="100"/>
              </w:rPr>
              <w:fldChar w:fldCharType="begin"/>
            </w:r>
            <w:r w:rsidR="00C6433B" w:rsidRPr="00C6433B">
              <w:rPr>
                <w:rFonts w:eastAsiaTheme="minorEastAsia"/>
                <w:w w:val="100"/>
              </w:rPr>
              <w:instrText xml:space="preserve"> FILENAME </w:instrText>
            </w:r>
            <w:r w:rsidRPr="00C6433B">
              <w:rPr>
                <w:rFonts w:eastAsiaTheme="minorEastAsia"/>
                <w:w w:val="100"/>
              </w:rPr>
              <w:fldChar w:fldCharType="separate"/>
            </w:r>
            <w:r w:rsidR="00C6433B" w:rsidRPr="00C6433B">
              <w:rPr>
                <w:rFonts w:eastAsiaTheme="minorEastAsia"/>
                <w:w w:val="100"/>
              </w:rPr>
              <w:t> </w:t>
            </w:r>
            <w:r w:rsidRPr="00C6433B">
              <w:rPr>
                <w:rFonts w:eastAsiaTheme="minorEastAsia"/>
                <w:w w:val="100"/>
              </w:rPr>
              <w:fldChar w:fldCharType="end"/>
            </w:r>
          </w:p>
        </w:tc>
      </w:tr>
      <w:tr w:rsidR="00302BC8" w:rsidRPr="00C6433B" w:rsidTr="002C61CD">
        <w:trPr>
          <w:trHeight w:val="323"/>
          <w:jc w:val="right"/>
        </w:trPr>
        <w:tc>
          <w:tcPr>
            <w:tcW w:w="2414" w:type="dxa"/>
            <w:tcBorders>
              <w:top w:val="single" w:sz="4" w:space="0" w:color="000000"/>
              <w:left w:val="single" w:sz="4" w:space="0" w:color="000000"/>
              <w:bottom w:val="double" w:sz="4" w:space="0" w:color="000000"/>
              <w:right w:val="single" w:sz="4" w:space="0" w:color="000000"/>
            </w:tcBorders>
            <w:shd w:val="clear" w:color="000000" w:fill="auto"/>
            <w:tcMar>
              <w:top w:w="120" w:type="dxa"/>
              <w:left w:w="2" w:type="dxa"/>
              <w:bottom w:w="60" w:type="dxa"/>
              <w:right w:w="2" w:type="dxa"/>
            </w:tcMar>
            <w:vAlign w:val="bottom"/>
          </w:tcPr>
          <w:p w:rsidR="00302BC8" w:rsidRPr="00C6433B" w:rsidRDefault="00C6433B">
            <w:pPr>
              <w:pStyle w:val="TableHead"/>
              <w:rPr>
                <w:rFonts w:eastAsiaTheme="minorEastAsia"/>
              </w:rPr>
            </w:pPr>
            <w:r w:rsidRPr="00C6433B">
              <w:rPr>
                <w:rFonts w:eastAsiaTheme="minorEastAsia"/>
                <w:w w:val="100"/>
              </w:rPr>
              <w:t>File Name</w:t>
            </w:r>
          </w:p>
        </w:tc>
        <w:tc>
          <w:tcPr>
            <w:tcW w:w="5714" w:type="dxa"/>
            <w:tcBorders>
              <w:top w:val="single" w:sz="4" w:space="0" w:color="000000"/>
              <w:left w:val="single" w:sz="4" w:space="0" w:color="000000"/>
              <w:bottom w:val="double" w:sz="4" w:space="0" w:color="000000"/>
              <w:right w:val="single" w:sz="4" w:space="0" w:color="000000"/>
            </w:tcBorders>
            <w:shd w:val="clear" w:color="000000" w:fill="auto"/>
            <w:tcMar>
              <w:top w:w="120" w:type="dxa"/>
              <w:left w:w="2" w:type="dxa"/>
              <w:bottom w:w="60" w:type="dxa"/>
              <w:right w:w="2" w:type="dxa"/>
            </w:tcMar>
            <w:vAlign w:val="bottom"/>
          </w:tcPr>
          <w:p w:rsidR="00302BC8" w:rsidRPr="00C6433B" w:rsidRDefault="00C6433B">
            <w:pPr>
              <w:pStyle w:val="TableHead"/>
              <w:rPr>
                <w:rFonts w:eastAsiaTheme="minorEastAsia"/>
              </w:rPr>
            </w:pPr>
            <w:r w:rsidRPr="00C6433B">
              <w:rPr>
                <w:rFonts w:eastAsiaTheme="minorEastAsia"/>
                <w:w w:val="100"/>
              </w:rPr>
              <w:t>Description</w:t>
            </w:r>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ATMLSupport.dll</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DLL that contains C functions the process model sequences call to generate ATML reports.</w:t>
            </w:r>
          </w:p>
        </w:tc>
      </w:tr>
      <w:tr w:rsidR="00302BC8" w:rsidRPr="00C6433B" w:rsidTr="002C61CD">
        <w:trPr>
          <w:trHeight w:val="323"/>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ATMLSupport.lib</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Import library for </w:t>
            </w:r>
            <w:r w:rsidRPr="00C6433B">
              <w:rPr>
                <w:rStyle w:val="Monospace"/>
                <w:rFonts w:eastAsiaTheme="minorEastAsia"/>
                <w:w w:val="100"/>
              </w:rPr>
              <w:t>ATMLsupport.dll</w:t>
            </w:r>
            <w:r w:rsidRPr="00C6433B">
              <w:rPr>
                <w:rFonts w:eastAsiaTheme="minorEastAsia"/>
                <w:w w:val="100"/>
              </w:rPr>
              <w:t>.</w:t>
            </w:r>
          </w:p>
        </w:tc>
      </w:tr>
      <w:tr w:rsidR="00302BC8" w:rsidRPr="00C6433B" w:rsidTr="002C61CD">
        <w:trPr>
          <w:trHeight w:val="323"/>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banners.c</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C source for functions that display status banners.</w:t>
            </w:r>
          </w:p>
        </w:tc>
      </w:tr>
      <w:tr w:rsidR="00302BC8" w:rsidRPr="00C6433B" w:rsidTr="002C61CD">
        <w:trPr>
          <w:trHeight w:val="323"/>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Style w:val="Monospace"/>
                <w:rFonts w:eastAsiaTheme="minorEastAsia"/>
                <w:w w:val="100"/>
              </w:rPr>
              <w:t>BatchModel.seq</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Entry point and Model callbacks for the Batch process model.</w:t>
            </w:r>
          </w:p>
        </w:tc>
      </w:tr>
      <w:tr w:rsidR="00302BC8" w:rsidRPr="00C6433B" w:rsidTr="002C61CD">
        <w:trPr>
          <w:trHeight w:val="970"/>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Style w:val="Monospace"/>
                <w:rFonts w:eastAsiaTheme="minorEastAsia"/>
                <w:w w:val="100"/>
              </w:rPr>
              <w:t>batchuutdlg.c</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C source for the functions that launch the UUT Information dialog box for the Batch process model. The </w:t>
            </w:r>
            <w:r w:rsidRPr="00C6433B">
              <w:rPr>
                <w:rStyle w:val="Monospace"/>
                <w:rFonts w:eastAsiaTheme="minorEastAsia"/>
                <w:w w:val="100"/>
              </w:rPr>
              <w:t>modelsupport2.dll</w:t>
            </w:r>
            <w:r w:rsidRPr="00C6433B">
              <w:rPr>
                <w:rFonts w:eastAsiaTheme="minorEastAsia"/>
                <w:w w:val="100"/>
              </w:rPr>
              <w:t xml:space="preserve"> includes this file, but the default process model, </w:t>
            </w:r>
            <w:r w:rsidRPr="00C6433B">
              <w:rPr>
                <w:rStyle w:val="Monospace"/>
                <w:rFonts w:eastAsiaTheme="minorEastAsia"/>
                <w:w w:val="100"/>
              </w:rPr>
              <w:t>SequentialModel.seq</w:t>
            </w:r>
            <w:r w:rsidRPr="00C6433B">
              <w:rPr>
                <w:rFonts w:eastAsiaTheme="minorEastAsia"/>
                <w:w w:val="100"/>
              </w:rPr>
              <w:t>, does not call this file.</w:t>
            </w:r>
          </w:p>
        </w:tc>
      </w:tr>
      <w:tr w:rsidR="00302BC8" w:rsidRPr="00C6433B" w:rsidTr="002C61CD">
        <w:trPr>
          <w:trHeight w:val="970"/>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c_report.c</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rsidP="002E6A07">
            <w:pPr>
              <w:pStyle w:val="Tablecell"/>
              <w:rPr>
                <w:rFonts w:eastAsiaTheme="minorEastAsia"/>
              </w:rPr>
            </w:pPr>
            <w:r w:rsidRPr="00C6433B">
              <w:rPr>
                <w:rFonts w:eastAsiaTheme="minorEastAsia"/>
                <w:w w:val="100"/>
              </w:rPr>
              <w:t>C source for generating HTML, XML, and ASCII text reports for the DLL option in the Select a Report Generator for Producing the Report Body section of the Contents tab of the Report Options dialog box.</w:t>
            </w:r>
            <w:ins w:id="1873" w:author="jgrey" w:date="2012-05-07T19:42:00Z">
              <w:r w:rsidR="00516ED1">
                <w:rPr>
                  <w:rFonts w:eastAsiaTheme="minorEastAsia"/>
                  <w:w w:val="100"/>
                </w:rPr>
                <w:t xml:space="preserve"> </w:t>
              </w:r>
              <w:del w:id="1874" w:author="calliej" w:date="2012-05-14T08:49:00Z">
                <w:r w:rsidR="00516ED1" w:rsidDel="002E6A07">
                  <w:rPr>
                    <w:rFonts w:eastAsiaTheme="minorEastAsia"/>
                    <w:w w:val="100"/>
                  </w:rPr>
                  <w:delText>Called by the</w:delText>
                </w:r>
              </w:del>
            </w:ins>
            <w:ins w:id="1875" w:author="calliej" w:date="2012-05-14T08:49:00Z">
              <w:r w:rsidR="002E6A07">
                <w:rPr>
                  <w:rFonts w:eastAsiaTheme="minorEastAsia"/>
                  <w:w w:val="100"/>
                </w:rPr>
                <w:t>The</w:t>
              </w:r>
            </w:ins>
            <w:ins w:id="1876" w:author="jgrey" w:date="2012-05-07T19:42:00Z">
              <w:r w:rsidR="00516ED1">
                <w:rPr>
                  <w:rFonts w:eastAsiaTheme="minorEastAsia"/>
                  <w:w w:val="100"/>
                </w:rPr>
                <w:t xml:space="preserve"> NI_ReportGenerator.seq model plug-in</w:t>
              </w:r>
            </w:ins>
            <w:ins w:id="1877" w:author="calliej" w:date="2012-05-14T08:50:00Z">
              <w:r w:rsidR="002E6A07">
                <w:rPr>
                  <w:rFonts w:eastAsiaTheme="minorEastAsia"/>
                  <w:w w:val="100"/>
                </w:rPr>
                <w:t xml:space="preserve"> calls </w:t>
              </w:r>
              <w:commentRangeStart w:id="1878"/>
              <w:r w:rsidR="002E6A07">
                <w:rPr>
                  <w:rFonts w:eastAsiaTheme="minorEastAsia"/>
                  <w:w w:val="100"/>
                </w:rPr>
                <w:t>this code</w:t>
              </w:r>
              <w:commentRangeEnd w:id="1878"/>
              <w:r w:rsidR="002E6A07">
                <w:rPr>
                  <w:rStyle w:val="CommentReference"/>
                  <w:rFonts w:ascii="Calibri" w:hAnsi="Calibri" w:cs="Times New Roman"/>
                  <w:color w:val="auto"/>
                  <w:w w:val="100"/>
                </w:rPr>
                <w:commentReference w:id="1878"/>
              </w:r>
            </w:ins>
            <w:ins w:id="1879" w:author="jgrey" w:date="2012-05-07T19:42:00Z">
              <w:r w:rsidR="00516ED1">
                <w:rPr>
                  <w:rFonts w:eastAsiaTheme="minorEastAsia"/>
                  <w:w w:val="100"/>
                </w:rPr>
                <w:t>.</w:t>
              </w:r>
            </w:ins>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ColorselectPopup.c</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C source for the functions that launch a dialog box in which you can select a color.</w:t>
            </w:r>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ColorSelectPopup.h</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C header file that contains declarations for the function in </w:t>
            </w:r>
            <w:r w:rsidRPr="00C6433B">
              <w:rPr>
                <w:rStyle w:val="Monospace"/>
                <w:rFonts w:eastAsiaTheme="minorEastAsia"/>
                <w:w w:val="100"/>
              </w:rPr>
              <w:t>ColorselectPopup.c</w:t>
            </w:r>
            <w:r w:rsidRPr="00C6433B">
              <w:rPr>
                <w:rFonts w:eastAsiaTheme="minorEastAsia"/>
                <w:w w:val="100"/>
              </w:rPr>
              <w:t>.</w:t>
            </w:r>
          </w:p>
        </w:tc>
      </w:tr>
      <w:tr w:rsidR="00302BC8" w:rsidRPr="00C6433B" w:rsidTr="002C61CD">
        <w:trPr>
          <w:trHeight w:val="323"/>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lastRenderedPageBreak/>
              <w:t>main.c</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C source for utility functions.</w:t>
            </w:r>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ModelOptions.c</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C source for the functions that launch the Model Options dialog box and read and write the model options from and to disk.</w:t>
            </w:r>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modelpanels.h</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C header file that contains declarations for the panels in </w:t>
            </w:r>
            <w:r w:rsidRPr="00C6433B">
              <w:rPr>
                <w:rStyle w:val="Monospace"/>
                <w:rFonts w:eastAsiaTheme="minorEastAsia"/>
                <w:w w:val="100"/>
              </w:rPr>
              <w:t>modelpanels.uir</w:t>
            </w:r>
            <w:r w:rsidRPr="00C6433B">
              <w:rPr>
                <w:rFonts w:eastAsiaTheme="minorEastAsia"/>
                <w:w w:val="100"/>
              </w:rPr>
              <w:t>.</w:t>
            </w:r>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modelpanels.uir</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LabWindows/CVI user interface resource file that contains panels the functions in </w:t>
            </w:r>
            <w:r w:rsidRPr="00C6433B">
              <w:rPr>
                <w:rStyle w:val="Monospace"/>
                <w:rFonts w:eastAsiaTheme="minorEastAsia"/>
                <w:w w:val="100"/>
              </w:rPr>
              <w:t>modelsupport2.dll</w:t>
            </w:r>
            <w:r w:rsidRPr="00C6433B">
              <w:rPr>
                <w:rFonts w:eastAsiaTheme="minorEastAsia"/>
                <w:w w:val="100"/>
              </w:rPr>
              <w:t xml:space="preserve"> use.</w:t>
            </w:r>
          </w:p>
        </w:tc>
      </w:tr>
      <w:tr w:rsidR="00302BC8" w:rsidRPr="00C6433B" w:rsidTr="002C61CD">
        <w:trPr>
          <w:trHeight w:val="1616"/>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modelsupport2.dll</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DLL that contains C functions the process model sequences call. Includes functions that launch the Report Options and Model Options dialog boxes, read and write those options from and to disk, determine the report file pathname, obtain the UUT serial number from the operator, and display status banners. You must use the LabWindows/CVI Full Development System with the Interface to Win32 API feature installed to rebuild this DLL.</w:t>
            </w:r>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modelsupport2.fp</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LabWindows/CVI function panels for the functions in </w:t>
            </w:r>
            <w:r w:rsidRPr="00C6433B">
              <w:rPr>
                <w:rStyle w:val="Monospace"/>
                <w:rFonts w:eastAsiaTheme="minorEastAsia"/>
                <w:w w:val="100"/>
              </w:rPr>
              <w:t>modelsupport2.dll</w:t>
            </w:r>
            <w:r w:rsidRPr="00C6433B">
              <w:rPr>
                <w:rFonts w:eastAsiaTheme="minorEastAsia"/>
                <w:w w:val="100"/>
              </w:rPr>
              <w:t>.</w:t>
            </w:r>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modelsupport2.h</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C header file that contains declarations for the functions in </w:t>
            </w:r>
            <w:r w:rsidRPr="00C6433B">
              <w:rPr>
                <w:rStyle w:val="Monospace"/>
                <w:rFonts w:eastAsiaTheme="minorEastAsia"/>
                <w:w w:val="100"/>
              </w:rPr>
              <w:t>modelsupport2.dll</w:t>
            </w:r>
            <w:r w:rsidRPr="00C6433B">
              <w:rPr>
                <w:rFonts w:eastAsiaTheme="minorEastAsia"/>
                <w:w w:val="100"/>
              </w:rPr>
              <w:t>.</w:t>
            </w:r>
          </w:p>
        </w:tc>
      </w:tr>
      <w:tr w:rsidR="00302BC8" w:rsidRPr="00C6433B" w:rsidTr="002C61CD">
        <w:trPr>
          <w:trHeight w:val="323"/>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modelsupport2.lib</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Import library in Visual C/C++ format for </w:t>
            </w:r>
            <w:r w:rsidRPr="00C6433B">
              <w:rPr>
                <w:rStyle w:val="Monospace"/>
                <w:rFonts w:eastAsiaTheme="minorEastAsia"/>
                <w:w w:val="100"/>
              </w:rPr>
              <w:t>modelsupport2.dll</w:t>
            </w:r>
            <w:r w:rsidRPr="00C6433B">
              <w:rPr>
                <w:rFonts w:eastAsiaTheme="minorEastAsia"/>
                <w:w w:val="100"/>
              </w:rPr>
              <w:t>.</w:t>
            </w:r>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modelsupport2.prj</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LabWindows/CVI project that builds </w:t>
            </w:r>
            <w:r w:rsidRPr="00C6433B">
              <w:rPr>
                <w:rStyle w:val="Monospace"/>
                <w:rFonts w:eastAsiaTheme="minorEastAsia"/>
                <w:w w:val="100"/>
              </w:rPr>
              <w:t>modelsupport2.dll</w:t>
            </w:r>
            <w:r w:rsidRPr="00C6433B">
              <w:rPr>
                <w:rFonts w:eastAsiaTheme="minorEastAsia"/>
                <w:w w:val="100"/>
              </w:rPr>
              <w:t xml:space="preserve"> and </w:t>
            </w:r>
            <w:r w:rsidRPr="00C6433B">
              <w:rPr>
                <w:rStyle w:val="Monospace"/>
                <w:rFonts w:eastAsiaTheme="minorEastAsia"/>
                <w:w w:val="100"/>
              </w:rPr>
              <w:t>modelsupport2.cws</w:t>
            </w:r>
            <w:r w:rsidRPr="00C6433B">
              <w:rPr>
                <w:rFonts w:eastAsiaTheme="minorEastAsia"/>
                <w:w w:val="100"/>
              </w:rPr>
              <w:t>.</w:t>
            </w:r>
          </w:p>
        </w:tc>
      </w:tr>
      <w:tr w:rsidR="00302BC8" w:rsidRPr="00C6433B" w:rsidTr="002C61CD">
        <w:trPr>
          <w:trHeight w:val="323"/>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ModelSupport.seq</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Subsequences all process models use for report generation.</w:t>
            </w:r>
          </w:p>
        </w:tc>
      </w:tr>
      <w:tr w:rsidR="00302BC8" w:rsidRPr="00C6433B" w:rsidTr="002C61CD">
        <w:trPr>
          <w:trHeight w:val="323"/>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Fonts w:ascii="Courier" w:eastAsiaTheme="minorEastAsia" w:hAnsi="Courier" w:cs="Courier"/>
                <w:w w:val="100"/>
                <w:sz w:val="18"/>
                <w:szCs w:val="18"/>
              </w:rPr>
              <w:t>ParallelModel.seq</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Entry point and Model callbacks for the Parallel process model.</w:t>
            </w:r>
          </w:p>
        </w:tc>
      </w:tr>
      <w:tr w:rsidR="00302BC8" w:rsidRPr="00C6433B" w:rsidTr="002C61CD">
        <w:trPr>
          <w:trHeight w:val="970"/>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Fonts w:ascii="Courier" w:eastAsiaTheme="minorEastAsia" w:hAnsi="Courier" w:cs="Courier"/>
                <w:w w:val="100"/>
                <w:sz w:val="18"/>
                <w:szCs w:val="18"/>
              </w:rPr>
              <w:lastRenderedPageBreak/>
              <w:t>paralleluutdlg.c</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C source for the functions that launch the UUT Information dialog box for the Parallel process model. The </w:t>
            </w:r>
            <w:r w:rsidRPr="00C6433B">
              <w:rPr>
                <w:rStyle w:val="Monospace"/>
                <w:rFonts w:eastAsiaTheme="minorEastAsia"/>
                <w:w w:val="100"/>
              </w:rPr>
              <w:t>modelsupport2.dll</w:t>
            </w:r>
            <w:r w:rsidRPr="00C6433B">
              <w:rPr>
                <w:rFonts w:eastAsiaTheme="minorEastAsia"/>
                <w:w w:val="100"/>
              </w:rPr>
              <w:t xml:space="preserve"> includes this file, but the default process model, </w:t>
            </w:r>
            <w:r w:rsidRPr="00C6433B">
              <w:rPr>
                <w:rStyle w:val="Monospace"/>
                <w:rFonts w:eastAsiaTheme="minorEastAsia"/>
                <w:w w:val="100"/>
              </w:rPr>
              <w:t>SequentialModel.seq</w:t>
            </w:r>
            <w:r w:rsidRPr="00C6433B">
              <w:rPr>
                <w:rFonts w:eastAsiaTheme="minorEastAsia"/>
                <w:w w:val="100"/>
              </w:rPr>
              <w:t>, does not call this file.</w:t>
            </w:r>
          </w:p>
        </w:tc>
      </w:tr>
      <w:tr w:rsidR="00302BC8" w:rsidRPr="00C6433B" w:rsidTr="002C61CD">
        <w:trPr>
          <w:trHeight w:val="1400"/>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PropertyObject.xsd</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XML schema that defines the content of the XML the </w:t>
            </w:r>
            <w:r w:rsidRPr="00C6433B">
              <w:rPr>
                <w:rStyle w:val="Monospace"/>
                <w:rFonts w:eastAsiaTheme="minorEastAsia"/>
                <w:w w:val="100"/>
              </w:rPr>
              <w:t>PropertyObject.GetXML</w:t>
            </w:r>
            <w:r w:rsidRPr="00C6433B">
              <w:rPr>
                <w:rFonts w:eastAsiaTheme="minorEastAsia"/>
                <w:w w:val="100"/>
              </w:rPr>
              <w:t xml:space="preserve"> method generates and the </w:t>
            </w:r>
            <w:r w:rsidRPr="00C6433B">
              <w:rPr>
                <w:rStyle w:val="Monospace"/>
                <w:rFonts w:eastAsiaTheme="minorEastAsia"/>
                <w:w w:val="100"/>
              </w:rPr>
              <w:t>PropertyObject.SetXML</w:t>
            </w:r>
            <w:r w:rsidRPr="00C6433B">
              <w:rPr>
                <w:rFonts w:eastAsiaTheme="minorEastAsia"/>
                <w:w w:val="100"/>
              </w:rPr>
              <w:t xml:space="preserve"> method requires. TestStand XML reports that </w:t>
            </w:r>
            <w:r w:rsidRPr="00C6433B">
              <w:rPr>
                <w:rStyle w:val="Monospace"/>
                <w:rFonts w:eastAsiaTheme="minorEastAsia"/>
                <w:w w:val="100"/>
              </w:rPr>
              <w:t>Report.xsd</w:t>
            </w:r>
            <w:r w:rsidRPr="00C6433B">
              <w:rPr>
                <w:rFonts w:eastAsiaTheme="minorEastAsia"/>
                <w:w w:val="100"/>
              </w:rPr>
              <w:t xml:space="preserve"> defines also use </w:t>
            </w:r>
            <w:r w:rsidRPr="00C6433B">
              <w:rPr>
                <w:rStyle w:val="Monospace"/>
                <w:rFonts w:eastAsiaTheme="minorEastAsia"/>
                <w:w w:val="100"/>
              </w:rPr>
              <w:t>PropertyObject.xsd</w:t>
            </w:r>
            <w:r w:rsidRPr="00C6433B">
              <w:rPr>
                <w:rFonts w:eastAsiaTheme="minorEastAsia"/>
                <w:w w:val="100"/>
              </w:rPr>
              <w:t xml:space="preserve">. Refer to the </w:t>
            </w:r>
            <w:r w:rsidRPr="00C6433B">
              <w:rPr>
                <w:rStyle w:val="Crossreference"/>
                <w:rFonts w:eastAsiaTheme="minorEastAsia"/>
                <w:w w:val="100"/>
              </w:rPr>
              <w:t>NI TestStand Help</w:t>
            </w:r>
            <w:r w:rsidRPr="00C6433B">
              <w:rPr>
                <w:rFonts w:eastAsiaTheme="minorEastAsia"/>
                <w:w w:val="100"/>
              </w:rPr>
              <w:t xml:space="preserve"> for more information about the </w:t>
            </w:r>
            <w:r w:rsidRPr="00C6433B">
              <w:rPr>
                <w:rStyle w:val="Monospace"/>
                <w:rFonts w:eastAsiaTheme="minorEastAsia"/>
                <w:w w:val="100"/>
              </w:rPr>
              <w:t>PropertyObject.xsd</w:t>
            </w:r>
            <w:r w:rsidRPr="00C6433B">
              <w:rPr>
                <w:rFonts w:eastAsiaTheme="minorEastAsia"/>
                <w:w w:val="100"/>
              </w:rPr>
              <w:t xml:space="preserve"> file.</w:t>
            </w:r>
          </w:p>
        </w:tc>
      </w:tr>
      <w:tr w:rsidR="00302BC8" w:rsidRPr="00C6433B" w:rsidTr="002C61CD">
        <w:trPr>
          <w:trHeight w:val="754"/>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report.c</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C source for functions that launch the Report Options dialog box, read and write the report options from and to disk, and determine the report file pathname.</w:t>
            </w:r>
            <w:ins w:id="1880" w:author="jgrey" w:date="2012-05-07T19:42:00Z">
              <w:r w:rsidR="00C25BC8">
                <w:rPr>
                  <w:rFonts w:eastAsiaTheme="minorEastAsia"/>
                  <w:w w:val="100"/>
                </w:rPr>
                <w:t xml:space="preserve"> The functions </w:t>
              </w:r>
              <w:commentRangeStart w:id="1881"/>
              <w:r w:rsidR="00C25BC8">
                <w:rPr>
                  <w:rFonts w:eastAsiaTheme="minorEastAsia"/>
                  <w:w w:val="100"/>
                </w:rPr>
                <w:t xml:space="preserve">are called by </w:t>
              </w:r>
            </w:ins>
            <w:commentRangeEnd w:id="1881"/>
            <w:r w:rsidR="002737D5">
              <w:rPr>
                <w:rStyle w:val="CommentReference"/>
                <w:rFonts w:ascii="Calibri" w:hAnsi="Calibri" w:cs="Times New Roman"/>
                <w:color w:val="auto"/>
                <w:w w:val="100"/>
              </w:rPr>
              <w:commentReference w:id="1881"/>
            </w:r>
            <w:ins w:id="1882" w:author="jgrey" w:date="2012-05-07T19:42:00Z">
              <w:r w:rsidR="00C25BC8">
                <w:rPr>
                  <w:rFonts w:eastAsiaTheme="minorEastAsia"/>
                  <w:w w:val="100"/>
                </w:rPr>
                <w:t>the NI_ReportGenerator.seq model plug-in.</w:t>
              </w:r>
            </w:ins>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report.h</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C header file that contains declarations for the functions in </w:t>
            </w:r>
            <w:r w:rsidRPr="00C6433B">
              <w:rPr>
                <w:rStyle w:val="Monospace"/>
                <w:rFonts w:eastAsiaTheme="minorEastAsia"/>
                <w:w w:val="100"/>
              </w:rPr>
              <w:t>report.c</w:t>
            </w:r>
            <w:r w:rsidRPr="00C6433B">
              <w:rPr>
                <w:rFonts w:eastAsiaTheme="minorEastAsia"/>
                <w:w w:val="100"/>
              </w:rPr>
              <w:t>.</w:t>
            </w:r>
          </w:p>
        </w:tc>
      </w:tr>
      <w:tr w:rsidR="00302BC8" w:rsidRPr="00C6433B" w:rsidTr="002C61CD">
        <w:trPr>
          <w:trHeight w:val="754"/>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Report.xsd</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XML schema that defines the content of TestStand XML reports. Refer to the </w:t>
            </w:r>
            <w:r w:rsidRPr="00C6433B">
              <w:rPr>
                <w:rStyle w:val="Crossreference"/>
                <w:rFonts w:eastAsiaTheme="minorEastAsia"/>
                <w:w w:val="100"/>
              </w:rPr>
              <w:t>NI TestStand Help</w:t>
            </w:r>
            <w:r w:rsidRPr="00C6433B">
              <w:rPr>
                <w:rFonts w:eastAsiaTheme="minorEastAsia"/>
                <w:w w:val="100"/>
              </w:rPr>
              <w:t xml:space="preserve"> for more information about the </w:t>
            </w:r>
            <w:r w:rsidRPr="00C6433B">
              <w:rPr>
                <w:rStyle w:val="Monospace"/>
                <w:rFonts w:eastAsiaTheme="minorEastAsia"/>
                <w:w w:val="100"/>
              </w:rPr>
              <w:t>Report.xsd</w:t>
            </w:r>
            <w:r w:rsidRPr="00C6433B">
              <w:rPr>
                <w:rFonts w:eastAsiaTheme="minorEastAsia"/>
                <w:w w:val="100"/>
              </w:rPr>
              <w:t xml:space="preserve"> file.</w:t>
            </w:r>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Fonts w:ascii="Courier" w:eastAsiaTheme="minorEastAsia" w:hAnsi="Courier" w:cs="Courier"/>
                <w:w w:val="100"/>
                <w:sz w:val="18"/>
                <w:szCs w:val="18"/>
              </w:rPr>
              <w:t>reportgen_atml.seq</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rsidP="002737D5">
            <w:pPr>
              <w:pStyle w:val="Tablecell"/>
              <w:rPr>
                <w:rFonts w:eastAsiaTheme="minorEastAsia"/>
              </w:rPr>
            </w:pPr>
            <w:r w:rsidRPr="00C6433B">
              <w:rPr>
                <w:rFonts w:eastAsiaTheme="minorEastAsia"/>
                <w:w w:val="100"/>
              </w:rPr>
              <w:t>Subsequences that add the header, result entries, and footer for a UUT to an ATML report.</w:t>
            </w:r>
            <w:ins w:id="1883" w:author="jgrey" w:date="2012-05-07T19:42:00Z">
              <w:r w:rsidR="00897C2B">
                <w:rPr>
                  <w:rFonts w:eastAsiaTheme="minorEastAsia"/>
                  <w:w w:val="100"/>
                </w:rPr>
                <w:t xml:space="preserve"> </w:t>
              </w:r>
            </w:ins>
            <w:ins w:id="1884" w:author="calliej" w:date="2012-05-14T08:38:00Z">
              <w:r w:rsidR="002737D5">
                <w:rPr>
                  <w:rFonts w:eastAsiaTheme="minorEastAsia"/>
                  <w:w w:val="100"/>
                </w:rPr>
                <w:t>The</w:t>
              </w:r>
            </w:ins>
            <w:ins w:id="1885" w:author="jgrey" w:date="2012-05-07T19:42:00Z">
              <w:del w:id="1886" w:author="calliej" w:date="2012-05-14T08:38:00Z">
                <w:r w:rsidR="00897C2B" w:rsidDel="002737D5">
                  <w:rPr>
                    <w:rFonts w:eastAsiaTheme="minorEastAsia"/>
                    <w:w w:val="100"/>
                  </w:rPr>
                  <w:delText>Called by the</w:delText>
                </w:r>
              </w:del>
              <w:r w:rsidR="00897C2B">
                <w:rPr>
                  <w:rFonts w:eastAsiaTheme="minorEastAsia"/>
                  <w:w w:val="100"/>
                </w:rPr>
                <w:t xml:space="preserve"> NI_ReportGenerator.seq model plug-in</w:t>
              </w:r>
            </w:ins>
            <w:ins w:id="1887" w:author="calliej" w:date="2012-05-14T08:38:00Z">
              <w:r w:rsidR="002737D5">
                <w:rPr>
                  <w:rFonts w:eastAsiaTheme="minorEastAsia"/>
                  <w:w w:val="100"/>
                </w:rPr>
                <w:t xml:space="preserve"> calls these subsequences</w:t>
              </w:r>
            </w:ins>
            <w:ins w:id="1888" w:author="jgrey" w:date="2012-05-07T19:42:00Z">
              <w:r w:rsidR="00897C2B">
                <w:rPr>
                  <w:rFonts w:eastAsiaTheme="minorEastAsia"/>
                  <w:w w:val="100"/>
                </w:rPr>
                <w:t>.</w:t>
              </w:r>
            </w:ins>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reportgen_html.seq</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rsidP="002737D5">
            <w:pPr>
              <w:pStyle w:val="Tablecell"/>
              <w:rPr>
                <w:rFonts w:eastAsiaTheme="minorEastAsia"/>
              </w:rPr>
            </w:pPr>
            <w:r w:rsidRPr="00C6433B">
              <w:rPr>
                <w:rFonts w:eastAsiaTheme="minorEastAsia"/>
                <w:w w:val="100"/>
              </w:rPr>
              <w:t xml:space="preserve">Subsequences that add the header, result entries, and footer for a UUT to an HTML report. </w:t>
            </w:r>
            <w:ins w:id="1889" w:author="jgrey" w:date="2012-05-07T19:41:00Z">
              <w:del w:id="1890" w:author="calliej" w:date="2012-05-14T08:38:00Z">
                <w:r w:rsidR="00897C2B" w:rsidDel="002737D5">
                  <w:rPr>
                    <w:rFonts w:eastAsiaTheme="minorEastAsia"/>
                    <w:w w:val="100"/>
                  </w:rPr>
                  <w:delText>Called by the</w:delText>
                </w:r>
              </w:del>
            </w:ins>
            <w:ins w:id="1891" w:author="calliej" w:date="2012-05-14T08:38:00Z">
              <w:r w:rsidR="002737D5">
                <w:rPr>
                  <w:rFonts w:eastAsiaTheme="minorEastAsia"/>
                  <w:w w:val="100"/>
                </w:rPr>
                <w:t>The</w:t>
              </w:r>
            </w:ins>
            <w:ins w:id="1892" w:author="jgrey" w:date="2012-05-07T19:41:00Z">
              <w:r w:rsidR="00897C2B">
                <w:rPr>
                  <w:rFonts w:eastAsiaTheme="minorEastAsia"/>
                  <w:w w:val="100"/>
                </w:rPr>
                <w:t xml:space="preserve"> NI_ReportGenerator.seq model plug-in</w:t>
              </w:r>
            </w:ins>
            <w:ins w:id="1893" w:author="calliej" w:date="2012-05-14T08:38:00Z">
              <w:r w:rsidR="002737D5">
                <w:rPr>
                  <w:rFonts w:eastAsiaTheme="minorEastAsia"/>
                  <w:w w:val="100"/>
                </w:rPr>
                <w:t xml:space="preserve"> calls these subsequences</w:t>
              </w:r>
            </w:ins>
            <w:ins w:id="1894" w:author="jgrey" w:date="2012-05-07T19:41:00Z">
              <w:r w:rsidR="00897C2B">
                <w:rPr>
                  <w:rFonts w:eastAsiaTheme="minorEastAsia"/>
                  <w:w w:val="100"/>
                </w:rPr>
                <w:t>.</w:t>
              </w:r>
            </w:ins>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reportgen_txt.seq</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rsidP="002737D5">
            <w:pPr>
              <w:pStyle w:val="Tablecell"/>
              <w:rPr>
                <w:rFonts w:eastAsiaTheme="minorEastAsia"/>
              </w:rPr>
            </w:pPr>
            <w:r w:rsidRPr="00C6433B">
              <w:rPr>
                <w:rFonts w:eastAsiaTheme="minorEastAsia"/>
                <w:w w:val="100"/>
              </w:rPr>
              <w:t xml:space="preserve">Subsequences that add the header, result entries, and footer for a UUT to an ASCII text report. </w:t>
            </w:r>
            <w:ins w:id="1895" w:author="jgrey" w:date="2012-05-07T19:41:00Z">
              <w:del w:id="1896" w:author="calliej" w:date="2012-05-14T08:38:00Z">
                <w:r w:rsidR="00897C2B" w:rsidDel="002737D5">
                  <w:rPr>
                    <w:rFonts w:eastAsiaTheme="minorEastAsia"/>
                    <w:w w:val="100"/>
                  </w:rPr>
                  <w:delText>Called by the</w:delText>
                </w:r>
              </w:del>
            </w:ins>
            <w:ins w:id="1897" w:author="calliej" w:date="2012-05-14T08:38:00Z">
              <w:r w:rsidR="002737D5">
                <w:rPr>
                  <w:rFonts w:eastAsiaTheme="minorEastAsia"/>
                  <w:w w:val="100"/>
                </w:rPr>
                <w:t xml:space="preserve">The </w:t>
              </w:r>
            </w:ins>
            <w:ins w:id="1898" w:author="jgrey" w:date="2012-05-07T19:41:00Z">
              <w:r w:rsidR="00897C2B">
                <w:rPr>
                  <w:rFonts w:eastAsiaTheme="minorEastAsia"/>
                  <w:w w:val="100"/>
                </w:rPr>
                <w:t xml:space="preserve"> NI_ReportGenerator.seq model plug-in</w:t>
              </w:r>
            </w:ins>
            <w:ins w:id="1899" w:author="calliej" w:date="2012-05-14T08:38:00Z">
              <w:r w:rsidR="002737D5">
                <w:rPr>
                  <w:rFonts w:eastAsiaTheme="minorEastAsia"/>
                  <w:w w:val="100"/>
                </w:rPr>
                <w:t xml:space="preserve"> calls these subsequences</w:t>
              </w:r>
            </w:ins>
            <w:ins w:id="1900" w:author="jgrey" w:date="2012-05-07T19:41:00Z">
              <w:r w:rsidR="00897C2B">
                <w:rPr>
                  <w:rFonts w:eastAsiaTheme="minorEastAsia"/>
                  <w:w w:val="100"/>
                </w:rPr>
                <w:t>.</w:t>
              </w:r>
            </w:ins>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lastRenderedPageBreak/>
              <w:t>reportgen_xml.seq</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rsidP="002737D5">
            <w:pPr>
              <w:pStyle w:val="Tablecell"/>
              <w:rPr>
                <w:rFonts w:eastAsiaTheme="minorEastAsia"/>
              </w:rPr>
            </w:pPr>
            <w:r w:rsidRPr="00C6433B">
              <w:rPr>
                <w:rFonts w:eastAsiaTheme="minorEastAsia"/>
                <w:w w:val="100"/>
              </w:rPr>
              <w:t>Subsequences that add the header, result entries, and footer for a UUT to an XML report.</w:t>
            </w:r>
            <w:ins w:id="1901" w:author="jgrey" w:date="2012-05-07T19:41:00Z">
              <w:r w:rsidR="00897C2B">
                <w:rPr>
                  <w:rFonts w:eastAsiaTheme="minorEastAsia"/>
                  <w:w w:val="100"/>
                </w:rPr>
                <w:t xml:space="preserve"> </w:t>
              </w:r>
              <w:del w:id="1902" w:author="calliej" w:date="2012-05-14T08:38:00Z">
                <w:r w:rsidR="00897C2B" w:rsidDel="002737D5">
                  <w:rPr>
                    <w:rFonts w:eastAsiaTheme="minorEastAsia"/>
                    <w:w w:val="100"/>
                  </w:rPr>
                  <w:delText>Called by the</w:delText>
                </w:r>
              </w:del>
            </w:ins>
            <w:ins w:id="1903" w:author="calliej" w:date="2012-05-14T08:38:00Z">
              <w:r w:rsidR="002737D5">
                <w:rPr>
                  <w:rFonts w:eastAsiaTheme="minorEastAsia"/>
                  <w:w w:val="100"/>
                </w:rPr>
                <w:t>The</w:t>
              </w:r>
            </w:ins>
            <w:ins w:id="1904" w:author="jgrey" w:date="2012-05-07T19:41:00Z">
              <w:r w:rsidR="00897C2B">
                <w:rPr>
                  <w:rFonts w:eastAsiaTheme="minorEastAsia"/>
                  <w:w w:val="100"/>
                </w:rPr>
                <w:t xml:space="preserve"> NI_ReportGenerator.seq model plug-in</w:t>
              </w:r>
            </w:ins>
            <w:ins w:id="1905" w:author="calliej" w:date="2012-05-14T08:39:00Z">
              <w:r w:rsidR="002737D5">
                <w:rPr>
                  <w:rFonts w:eastAsiaTheme="minorEastAsia"/>
                  <w:w w:val="100"/>
                </w:rPr>
                <w:t xml:space="preserve"> calls these subsequences</w:t>
              </w:r>
            </w:ins>
            <w:ins w:id="1906" w:author="jgrey" w:date="2012-05-07T19:41:00Z">
              <w:r w:rsidR="00897C2B">
                <w:rPr>
                  <w:rFonts w:eastAsiaTheme="minorEastAsia"/>
                  <w:w w:val="100"/>
                </w:rPr>
                <w:t>.</w:t>
              </w:r>
            </w:ins>
          </w:p>
        </w:tc>
      </w:tr>
      <w:tr w:rsidR="00302BC8" w:rsidRPr="00C6433B" w:rsidTr="002C61CD">
        <w:trPr>
          <w:trHeight w:val="323"/>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Fonts w:ascii="Courier" w:eastAsiaTheme="minorEastAsia" w:hAnsi="Courier" w:cs="Courier"/>
                <w:w w:val="100"/>
                <w:sz w:val="18"/>
                <w:szCs w:val="18"/>
              </w:rPr>
              <w:t>SequentialModel.seq</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Entry point and Model callbacks for the Sequential process model.</w:t>
            </w:r>
          </w:p>
        </w:tc>
      </w:tr>
      <w:tr w:rsidR="00F6096C" w:rsidRPr="00C6433B" w:rsidTr="002C61CD">
        <w:trPr>
          <w:trHeight w:val="323"/>
          <w:jc w:val="right"/>
          <w:ins w:id="1907" w:author="jgrey" w:date="2012-05-07T19:22:00Z"/>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F6096C" w:rsidRPr="00C6433B" w:rsidRDefault="00F6096C">
            <w:pPr>
              <w:pStyle w:val="Tablecell"/>
              <w:spacing w:before="100" w:after="40" w:line="220" w:lineRule="atLeast"/>
              <w:rPr>
                <w:ins w:id="1908" w:author="jgrey" w:date="2012-05-07T19:22:00Z"/>
                <w:rFonts w:ascii="Courier" w:eastAsiaTheme="minorEastAsia" w:hAnsi="Courier" w:cs="Courier"/>
                <w:w w:val="100"/>
                <w:sz w:val="18"/>
                <w:szCs w:val="18"/>
              </w:rPr>
            </w:pPr>
            <w:ins w:id="1909" w:author="jgrey" w:date="2012-05-07T19:22:00Z">
              <w:r w:rsidRPr="00C6433B">
                <w:rPr>
                  <w:rStyle w:val="Monospace"/>
                  <w:rFonts w:eastAsiaTheme="minorEastAsia"/>
                  <w:w w:val="100"/>
                </w:rPr>
                <w:t>uutdlg.c</w:t>
              </w:r>
            </w:ins>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F6096C" w:rsidRPr="00C6433B" w:rsidRDefault="00F6096C">
            <w:pPr>
              <w:pStyle w:val="Tablecell"/>
              <w:rPr>
                <w:ins w:id="1910" w:author="jgrey" w:date="2012-05-07T19:22:00Z"/>
                <w:rFonts w:eastAsiaTheme="minorEastAsia"/>
                <w:w w:val="100"/>
              </w:rPr>
            </w:pPr>
            <w:ins w:id="1911" w:author="jgrey" w:date="2012-05-07T19:22:00Z">
              <w:r w:rsidRPr="00C6433B">
                <w:rPr>
                  <w:rFonts w:eastAsiaTheme="minorEastAsia"/>
                  <w:w w:val="100"/>
                </w:rPr>
                <w:t>C source for the function that launches the UUT Information dialog box to obtain the UUT serial number from the operator.</w:t>
              </w:r>
            </w:ins>
          </w:p>
        </w:tc>
      </w:tr>
      <w:tr w:rsidR="00F6096C" w:rsidRPr="00C6433B" w:rsidTr="002C61CD">
        <w:trPr>
          <w:trHeight w:val="323"/>
          <w:jc w:val="right"/>
          <w:ins w:id="1912" w:author="jgrey" w:date="2012-05-07T19:22:00Z"/>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F6096C" w:rsidRPr="00C6433B" w:rsidRDefault="00F6096C" w:rsidP="00F6096C">
            <w:pPr>
              <w:pStyle w:val="Tablecell"/>
              <w:spacing w:before="100" w:after="40" w:line="220" w:lineRule="atLeast"/>
              <w:rPr>
                <w:ins w:id="1913" w:author="jgrey" w:date="2012-05-07T19:22:00Z"/>
                <w:rFonts w:ascii="Courier" w:eastAsiaTheme="minorEastAsia" w:hAnsi="Courier" w:cs="Courier"/>
                <w:w w:val="100"/>
                <w:sz w:val="18"/>
                <w:szCs w:val="18"/>
              </w:rPr>
            </w:pPr>
            <w:ins w:id="1914" w:author="jgrey" w:date="2012-05-07T19:23:00Z">
              <w:r w:rsidRPr="00C6433B">
                <w:rPr>
                  <w:rStyle w:val="Monospace"/>
                  <w:rFonts w:eastAsiaTheme="minorEastAsia"/>
                  <w:w w:val="100"/>
                </w:rPr>
                <w:t>re</w:t>
              </w:r>
              <w:r>
                <w:rPr>
                  <w:rStyle w:val="Monospace"/>
                  <w:rFonts w:eastAsiaTheme="minorEastAsia"/>
                  <w:w w:val="100"/>
                </w:rPr>
                <w:t>sultprocessing</w:t>
              </w:r>
              <w:r w:rsidRPr="00C6433B">
                <w:rPr>
                  <w:rStyle w:val="Monospace"/>
                  <w:rFonts w:eastAsiaTheme="minorEastAsia"/>
                  <w:w w:val="100"/>
                </w:rPr>
                <w:t>.c</w:t>
              </w:r>
            </w:ins>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F6096C" w:rsidRPr="00C6433B" w:rsidRDefault="00F6096C" w:rsidP="00F6096C">
            <w:pPr>
              <w:pStyle w:val="Tablecell"/>
              <w:rPr>
                <w:ins w:id="1915" w:author="jgrey" w:date="2012-05-07T19:22:00Z"/>
                <w:rFonts w:eastAsiaTheme="minorEastAsia"/>
                <w:w w:val="100"/>
              </w:rPr>
            </w:pPr>
            <w:ins w:id="1916" w:author="jgrey" w:date="2012-05-07T19:23:00Z">
              <w:r w:rsidRPr="00C6433B">
                <w:rPr>
                  <w:rFonts w:eastAsiaTheme="minorEastAsia"/>
                  <w:w w:val="100"/>
                </w:rPr>
                <w:t xml:space="preserve">C source for functions that launch the </w:t>
              </w:r>
              <w:r>
                <w:rPr>
                  <w:rFonts w:eastAsiaTheme="minorEastAsia"/>
                  <w:w w:val="100"/>
                </w:rPr>
                <w:t>Result Processing dialog box</w:t>
              </w:r>
            </w:ins>
            <w:ins w:id="1917" w:author="jgrey" w:date="2012-05-07T19:24:00Z">
              <w:r>
                <w:rPr>
                  <w:rFonts w:eastAsiaTheme="minorEastAsia"/>
                  <w:w w:val="100"/>
                </w:rPr>
                <w:t xml:space="preserve"> and</w:t>
              </w:r>
            </w:ins>
            <w:ins w:id="1918" w:author="jgrey" w:date="2012-05-07T19:23:00Z">
              <w:r w:rsidRPr="00C6433B">
                <w:rPr>
                  <w:rFonts w:eastAsiaTheme="minorEastAsia"/>
                  <w:w w:val="100"/>
                </w:rPr>
                <w:t xml:space="preserve"> read and write the </w:t>
              </w:r>
            </w:ins>
            <w:ins w:id="1919" w:author="jgrey" w:date="2012-05-07T19:24:00Z">
              <w:r>
                <w:rPr>
                  <w:rFonts w:eastAsiaTheme="minorEastAsia"/>
                  <w:w w:val="100"/>
                </w:rPr>
                <w:t>model plug-in configuration files</w:t>
              </w:r>
            </w:ins>
            <w:ins w:id="1920" w:author="jgrey" w:date="2012-05-07T19:23:00Z">
              <w:r w:rsidRPr="00C6433B">
                <w:rPr>
                  <w:rFonts w:eastAsiaTheme="minorEastAsia"/>
                  <w:w w:val="100"/>
                </w:rPr>
                <w:t xml:space="preserve"> from and to disk.</w:t>
              </w:r>
            </w:ins>
          </w:p>
        </w:tc>
      </w:tr>
      <w:tr w:rsidR="00F6096C" w:rsidRPr="00C6433B" w:rsidTr="002C61CD">
        <w:trPr>
          <w:trHeight w:val="323"/>
          <w:jc w:val="right"/>
          <w:ins w:id="1921" w:author="jgrey" w:date="2012-05-07T19:22:00Z"/>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F6096C" w:rsidRPr="00C6433B" w:rsidRDefault="00F6096C">
            <w:pPr>
              <w:pStyle w:val="Tablecell"/>
              <w:spacing w:before="100" w:after="40" w:line="220" w:lineRule="atLeast"/>
              <w:rPr>
                <w:ins w:id="1922" w:author="jgrey" w:date="2012-05-07T19:22:00Z"/>
                <w:rFonts w:ascii="Courier" w:eastAsiaTheme="minorEastAsia" w:hAnsi="Courier" w:cs="Courier"/>
                <w:w w:val="100"/>
                <w:sz w:val="18"/>
                <w:szCs w:val="18"/>
              </w:rPr>
            </w:pPr>
            <w:ins w:id="1923" w:author="jgrey" w:date="2012-05-07T19:23:00Z">
              <w:r>
                <w:rPr>
                  <w:rStyle w:val="Monospace"/>
                  <w:rFonts w:eastAsiaTheme="minorEastAsia"/>
                  <w:w w:val="100"/>
                </w:rPr>
                <w:t>resultprocessing</w:t>
              </w:r>
              <w:r w:rsidRPr="00C6433B">
                <w:rPr>
                  <w:rStyle w:val="Monospace"/>
                  <w:rFonts w:eastAsiaTheme="minorEastAsia"/>
                  <w:w w:val="100"/>
                </w:rPr>
                <w:t>.h</w:t>
              </w:r>
            </w:ins>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F6096C" w:rsidRPr="00C6433B" w:rsidRDefault="00F6096C" w:rsidP="00F6096C">
            <w:pPr>
              <w:pStyle w:val="Tablecell"/>
              <w:rPr>
                <w:ins w:id="1924" w:author="jgrey" w:date="2012-05-07T19:22:00Z"/>
                <w:rFonts w:eastAsiaTheme="minorEastAsia"/>
                <w:w w:val="100"/>
              </w:rPr>
            </w:pPr>
            <w:ins w:id="1925" w:author="jgrey" w:date="2012-05-07T19:23:00Z">
              <w:r w:rsidRPr="00C6433B">
                <w:rPr>
                  <w:rFonts w:eastAsiaTheme="minorEastAsia"/>
                  <w:w w:val="100"/>
                </w:rPr>
                <w:t xml:space="preserve">C header file that contains declarations for the functions in </w:t>
              </w:r>
            </w:ins>
            <w:ins w:id="1926" w:author="jgrey" w:date="2012-05-07T19:24:00Z">
              <w:r>
                <w:rPr>
                  <w:rStyle w:val="Monospace"/>
                  <w:rFonts w:eastAsiaTheme="minorEastAsia"/>
                  <w:w w:val="100"/>
                </w:rPr>
                <w:t>resultprocessing</w:t>
              </w:r>
            </w:ins>
            <w:ins w:id="1927" w:author="jgrey" w:date="2012-05-07T19:23:00Z">
              <w:r w:rsidRPr="00C6433B">
                <w:rPr>
                  <w:rStyle w:val="Monospace"/>
                  <w:rFonts w:eastAsiaTheme="minorEastAsia"/>
                  <w:w w:val="100"/>
                </w:rPr>
                <w:t>.c</w:t>
              </w:r>
              <w:r w:rsidRPr="00C6433B">
                <w:rPr>
                  <w:rFonts w:eastAsiaTheme="minorEastAsia"/>
                  <w:w w:val="100"/>
                </w:rPr>
                <w:t>.</w:t>
              </w:r>
            </w:ins>
          </w:p>
        </w:tc>
      </w:tr>
      <w:tr w:rsidR="002C61CD" w:rsidRPr="00C6433B" w:rsidTr="002C61CD">
        <w:trPr>
          <w:trHeight w:val="323"/>
          <w:jc w:val="right"/>
          <w:ins w:id="1928" w:author="jgrey" w:date="2012-05-07T19:27:00Z"/>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2C61CD" w:rsidRDefault="002C61CD">
            <w:pPr>
              <w:pStyle w:val="Tablecell"/>
              <w:spacing w:before="100" w:after="40" w:line="220" w:lineRule="atLeast"/>
              <w:rPr>
                <w:ins w:id="1929" w:author="jgrey" w:date="2012-05-07T19:27:00Z"/>
                <w:rStyle w:val="Monospace"/>
                <w:rFonts w:eastAsiaTheme="minorEastAsia"/>
                <w:w w:val="100"/>
              </w:rPr>
            </w:pPr>
            <w:ins w:id="1930" w:author="jgrey" w:date="2012-05-07T19:27:00Z">
              <w:r>
                <w:rPr>
                  <w:rFonts w:ascii="Courier" w:eastAsiaTheme="minorEastAsia" w:hAnsi="Courier" w:cs="Courier"/>
                  <w:w w:val="100"/>
                  <w:sz w:val="18"/>
                  <w:szCs w:val="18"/>
                </w:rPr>
                <w:t>NI_ResultsProcessorTemplate.seq</w:t>
              </w:r>
            </w:ins>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2C61CD" w:rsidRPr="00C6433B" w:rsidRDefault="002C61CD" w:rsidP="002737D5">
            <w:pPr>
              <w:pStyle w:val="Tablecell"/>
              <w:rPr>
                <w:ins w:id="1931" w:author="jgrey" w:date="2012-05-07T19:27:00Z"/>
                <w:rFonts w:eastAsiaTheme="minorEastAsia"/>
                <w:w w:val="100"/>
              </w:rPr>
            </w:pPr>
            <w:ins w:id="1932" w:author="jgrey" w:date="2012-05-07T19:27:00Z">
              <w:r>
                <w:rPr>
                  <w:rFonts w:eastAsiaTheme="minorEastAsia"/>
                  <w:w w:val="100"/>
                </w:rPr>
                <w:t xml:space="preserve">A template sequence file </w:t>
              </w:r>
              <w:del w:id="1933" w:author="calliej" w:date="2012-05-14T08:41:00Z">
                <w:r w:rsidDel="002737D5">
                  <w:rPr>
                    <w:rFonts w:eastAsiaTheme="minorEastAsia"/>
                    <w:w w:val="100"/>
                  </w:rPr>
                  <w:delText xml:space="preserve">that </w:delText>
                </w:r>
              </w:del>
              <w:r>
                <w:rPr>
                  <w:rFonts w:eastAsiaTheme="minorEastAsia"/>
                  <w:w w:val="100"/>
                </w:rPr>
                <w:t xml:space="preserve">the Result Processing </w:t>
              </w:r>
              <w:del w:id="1934" w:author="calliej" w:date="2012-05-14T08:41:00Z">
                <w:r w:rsidDel="002737D5">
                  <w:rPr>
                    <w:rFonts w:eastAsiaTheme="minorEastAsia"/>
                    <w:w w:val="100"/>
                  </w:rPr>
                  <w:delText>D</w:delText>
                </w:r>
              </w:del>
            </w:ins>
            <w:ins w:id="1935" w:author="calliej" w:date="2012-05-14T08:41:00Z">
              <w:r w:rsidR="002737D5">
                <w:rPr>
                  <w:rFonts w:eastAsiaTheme="minorEastAsia"/>
                  <w:w w:val="100"/>
                </w:rPr>
                <w:t>d</w:t>
              </w:r>
            </w:ins>
            <w:ins w:id="1936" w:author="jgrey" w:date="2012-05-07T19:27:00Z">
              <w:r>
                <w:rPr>
                  <w:rFonts w:eastAsiaTheme="minorEastAsia"/>
                  <w:w w:val="100"/>
                </w:rPr>
                <w:t xml:space="preserve">ialog </w:t>
              </w:r>
              <w:del w:id="1937" w:author="calliej" w:date="2012-05-14T08:41:00Z">
                <w:r w:rsidDel="002737D5">
                  <w:rPr>
                    <w:rFonts w:eastAsiaTheme="minorEastAsia"/>
                    <w:w w:val="100"/>
                  </w:rPr>
                  <w:delText>B</w:delText>
                </w:r>
              </w:del>
            </w:ins>
            <w:ins w:id="1938" w:author="calliej" w:date="2012-05-14T08:41:00Z">
              <w:r w:rsidR="002737D5">
                <w:rPr>
                  <w:rFonts w:eastAsiaTheme="minorEastAsia"/>
                  <w:w w:val="100"/>
                </w:rPr>
                <w:t>b</w:t>
              </w:r>
            </w:ins>
            <w:ins w:id="1939" w:author="jgrey" w:date="2012-05-07T19:27:00Z">
              <w:r>
                <w:rPr>
                  <w:rFonts w:eastAsiaTheme="minorEastAsia"/>
                  <w:w w:val="100"/>
                </w:rPr>
                <w:t xml:space="preserve">ox copies </w:t>
              </w:r>
              <w:del w:id="1940" w:author="calliej" w:date="2012-05-14T08:41:00Z">
                <w:r w:rsidDel="002737D5">
                  <w:rPr>
                    <w:rFonts w:eastAsiaTheme="minorEastAsia"/>
                    <w:w w:val="100"/>
                  </w:rPr>
                  <w:delText xml:space="preserve">as a template </w:delText>
                </w:r>
              </w:del>
              <w:r>
                <w:rPr>
                  <w:rFonts w:eastAsiaTheme="minorEastAsia"/>
                  <w:w w:val="100"/>
                </w:rPr>
                <w:t xml:space="preserve">when </w:t>
              </w:r>
              <w:del w:id="1941" w:author="calliej" w:date="2012-05-14T08:41:00Z">
                <w:r w:rsidDel="002737D5">
                  <w:rPr>
                    <w:rFonts w:eastAsiaTheme="minorEastAsia"/>
                    <w:w w:val="100"/>
                  </w:rPr>
                  <w:delText xml:space="preserve">the </w:delText>
                </w:r>
              </w:del>
            </w:ins>
            <w:ins w:id="1942" w:author="calliej" w:date="2012-05-14T08:41:00Z">
              <w:r w:rsidR="002737D5">
                <w:rPr>
                  <w:rFonts w:eastAsiaTheme="minorEastAsia"/>
                  <w:w w:val="100"/>
                </w:rPr>
                <w:t xml:space="preserve">end </w:t>
              </w:r>
            </w:ins>
            <w:ins w:id="1943" w:author="jgrey" w:date="2012-05-07T19:27:00Z">
              <w:r>
                <w:rPr>
                  <w:rFonts w:eastAsiaTheme="minorEastAsia"/>
                  <w:w w:val="100"/>
                </w:rPr>
                <w:t>user</w:t>
              </w:r>
            </w:ins>
            <w:ins w:id="1944" w:author="calliej" w:date="2012-05-14T08:41:00Z">
              <w:r w:rsidR="002737D5">
                <w:rPr>
                  <w:rFonts w:eastAsiaTheme="minorEastAsia"/>
                  <w:w w:val="100"/>
                </w:rPr>
                <w:t>s</w:t>
              </w:r>
            </w:ins>
            <w:ins w:id="1945" w:author="jgrey" w:date="2012-05-07T19:27:00Z">
              <w:r>
                <w:rPr>
                  <w:rFonts w:eastAsiaTheme="minorEastAsia"/>
                  <w:w w:val="100"/>
                </w:rPr>
                <w:t xml:space="preserve"> create a new result processing model plug-in.</w:t>
              </w:r>
            </w:ins>
          </w:p>
        </w:tc>
      </w:tr>
      <w:tr w:rsidR="002C61CD" w:rsidRPr="00C6433B" w:rsidDel="002C61CD" w:rsidTr="002C61CD">
        <w:trPr>
          <w:trHeight w:val="539"/>
          <w:jc w:val="right"/>
          <w:del w:id="1946" w:author="jgrey" w:date="2012-05-07T19:26:00Z"/>
        </w:trPr>
        <w:tc>
          <w:tcPr>
            <w:tcW w:w="2414" w:type="dxa"/>
            <w:tcBorders>
              <w:top w:val="nil"/>
              <w:left w:val="single" w:sz="4" w:space="0" w:color="000000"/>
              <w:bottom w:val="nil"/>
              <w:right w:val="single" w:sz="4" w:space="0" w:color="000000"/>
            </w:tcBorders>
            <w:shd w:val="clear" w:color="000000" w:fill="auto"/>
            <w:tcMar>
              <w:top w:w="120" w:type="dxa"/>
              <w:left w:w="2" w:type="dxa"/>
              <w:bottom w:w="60" w:type="dxa"/>
              <w:right w:w="2" w:type="dxa"/>
            </w:tcMar>
          </w:tcPr>
          <w:p w:rsidR="002C61CD" w:rsidRPr="00C6433B" w:rsidDel="002C61CD" w:rsidRDefault="002C61CD">
            <w:pPr>
              <w:pStyle w:val="Tablecell"/>
              <w:spacing w:before="100" w:after="40" w:line="220" w:lineRule="atLeast"/>
              <w:rPr>
                <w:del w:id="1947" w:author="jgrey" w:date="2012-05-07T19:26:00Z"/>
                <w:rFonts w:ascii="Courier" w:eastAsiaTheme="minorEastAsia" w:hAnsi="Courier" w:cs="Courier"/>
                <w:sz w:val="18"/>
                <w:szCs w:val="18"/>
              </w:rPr>
            </w:pPr>
            <w:del w:id="1948" w:author="jgrey" w:date="2012-05-07T19:22:00Z">
              <w:r w:rsidRPr="00C6433B" w:rsidDel="00F6096C">
                <w:rPr>
                  <w:rStyle w:val="Monospace"/>
                  <w:rFonts w:eastAsiaTheme="minorEastAsia"/>
                  <w:w w:val="100"/>
                </w:rPr>
                <w:delText>uutdlg.c</w:delText>
              </w:r>
            </w:del>
          </w:p>
        </w:tc>
        <w:tc>
          <w:tcPr>
            <w:tcW w:w="5714" w:type="dxa"/>
            <w:tcBorders>
              <w:top w:val="nil"/>
              <w:left w:val="single" w:sz="4" w:space="0" w:color="000000"/>
              <w:bottom w:val="nil"/>
              <w:right w:val="single" w:sz="4" w:space="0" w:color="000000"/>
            </w:tcBorders>
            <w:shd w:val="clear" w:color="000000" w:fill="auto"/>
            <w:tcMar>
              <w:top w:w="120" w:type="dxa"/>
              <w:left w:w="2" w:type="dxa"/>
              <w:bottom w:w="60" w:type="dxa"/>
              <w:right w:w="2" w:type="dxa"/>
            </w:tcMar>
          </w:tcPr>
          <w:p w:rsidR="002C61CD" w:rsidRPr="00C6433B" w:rsidDel="002C61CD" w:rsidRDefault="002C61CD">
            <w:pPr>
              <w:pStyle w:val="Tablecell"/>
              <w:rPr>
                <w:del w:id="1949" w:author="jgrey" w:date="2012-05-07T19:26:00Z"/>
                <w:rFonts w:eastAsiaTheme="minorEastAsia"/>
              </w:rPr>
            </w:pPr>
            <w:del w:id="1950" w:author="jgrey" w:date="2012-05-07T19:22:00Z">
              <w:r w:rsidRPr="00C6433B" w:rsidDel="00F6096C">
                <w:rPr>
                  <w:rFonts w:eastAsiaTheme="minorEastAsia"/>
                  <w:w w:val="100"/>
                </w:rPr>
                <w:delText>C source for the function that launches the UUT Information dialog box to obtain the UUT serial number from the operator.</w:delText>
              </w:r>
            </w:del>
          </w:p>
        </w:tc>
      </w:tr>
      <w:tr w:rsidR="002C61CD" w:rsidRPr="00C6433B" w:rsidTr="002C61CD">
        <w:trPr>
          <w:trHeight w:val="539"/>
          <w:jc w:val="right"/>
          <w:ins w:id="1951" w:author="jgrey" w:date="2012-05-07T19:21:00Z"/>
        </w:trPr>
        <w:tc>
          <w:tcPr>
            <w:tcW w:w="2414" w:type="dxa"/>
            <w:tcBorders>
              <w:top w:val="nil"/>
              <w:left w:val="single" w:sz="4" w:space="0" w:color="000000"/>
              <w:bottom w:val="nil"/>
              <w:right w:val="single" w:sz="4" w:space="0" w:color="000000"/>
            </w:tcBorders>
            <w:shd w:val="clear" w:color="000000" w:fill="auto"/>
            <w:tcMar>
              <w:top w:w="120" w:type="dxa"/>
              <w:left w:w="2" w:type="dxa"/>
              <w:bottom w:w="60" w:type="dxa"/>
              <w:right w:w="2" w:type="dxa"/>
            </w:tcMar>
          </w:tcPr>
          <w:p w:rsidR="002C61CD" w:rsidRPr="00C6433B" w:rsidRDefault="002C61CD">
            <w:pPr>
              <w:pStyle w:val="Tablecell"/>
              <w:spacing w:before="100" w:after="40" w:line="220" w:lineRule="atLeast"/>
              <w:rPr>
                <w:ins w:id="1952" w:author="jgrey" w:date="2012-05-07T19:21:00Z"/>
                <w:rStyle w:val="Monospace"/>
                <w:rFonts w:eastAsiaTheme="minorEastAsia"/>
                <w:w w:val="100"/>
              </w:rPr>
            </w:pPr>
          </w:p>
        </w:tc>
        <w:tc>
          <w:tcPr>
            <w:tcW w:w="5714" w:type="dxa"/>
            <w:tcBorders>
              <w:top w:val="nil"/>
              <w:left w:val="single" w:sz="4" w:space="0" w:color="000000"/>
              <w:bottom w:val="nil"/>
              <w:right w:val="single" w:sz="4" w:space="0" w:color="000000"/>
            </w:tcBorders>
            <w:shd w:val="clear" w:color="000000" w:fill="auto"/>
            <w:tcMar>
              <w:top w:w="120" w:type="dxa"/>
              <w:left w:w="2" w:type="dxa"/>
              <w:bottom w:w="60" w:type="dxa"/>
              <w:right w:w="2" w:type="dxa"/>
            </w:tcMar>
          </w:tcPr>
          <w:p w:rsidR="002C61CD" w:rsidRPr="00C6433B" w:rsidRDefault="002C61CD">
            <w:pPr>
              <w:pStyle w:val="Tablecell"/>
              <w:rPr>
                <w:ins w:id="1953" w:author="jgrey" w:date="2012-05-07T19:21:00Z"/>
                <w:rFonts w:eastAsiaTheme="minorEastAsia"/>
                <w:w w:val="100"/>
              </w:rPr>
            </w:pPr>
          </w:p>
        </w:tc>
      </w:tr>
      <w:tr w:rsidR="002C61CD" w:rsidRPr="00C6433B" w:rsidTr="002C61CD">
        <w:trPr>
          <w:trHeight w:val="539"/>
          <w:jc w:val="right"/>
          <w:ins w:id="1954" w:author="jgrey" w:date="2012-05-07T19:21:00Z"/>
        </w:trPr>
        <w:tc>
          <w:tcPr>
            <w:tcW w:w="2414" w:type="dxa"/>
            <w:tcBorders>
              <w:top w:val="nil"/>
              <w:left w:val="single" w:sz="4" w:space="0" w:color="000000"/>
              <w:bottom w:val="nil"/>
              <w:right w:val="single" w:sz="4" w:space="0" w:color="000000"/>
            </w:tcBorders>
            <w:shd w:val="clear" w:color="000000" w:fill="auto"/>
            <w:tcMar>
              <w:top w:w="120" w:type="dxa"/>
              <w:left w:w="2" w:type="dxa"/>
              <w:bottom w:w="60" w:type="dxa"/>
              <w:right w:w="2" w:type="dxa"/>
            </w:tcMar>
          </w:tcPr>
          <w:p w:rsidR="002C61CD" w:rsidRPr="00C6433B" w:rsidRDefault="002C61CD">
            <w:pPr>
              <w:pStyle w:val="Tablecell"/>
              <w:spacing w:before="100" w:after="40" w:line="220" w:lineRule="atLeast"/>
              <w:rPr>
                <w:ins w:id="1955" w:author="jgrey" w:date="2012-05-07T19:21:00Z"/>
                <w:rStyle w:val="Monospace"/>
                <w:rFonts w:eastAsiaTheme="minorEastAsia"/>
                <w:w w:val="100"/>
              </w:rPr>
            </w:pPr>
          </w:p>
        </w:tc>
        <w:tc>
          <w:tcPr>
            <w:tcW w:w="5714" w:type="dxa"/>
            <w:tcBorders>
              <w:top w:val="nil"/>
              <w:left w:val="single" w:sz="4" w:space="0" w:color="000000"/>
              <w:bottom w:val="nil"/>
              <w:right w:val="single" w:sz="4" w:space="0" w:color="000000"/>
            </w:tcBorders>
            <w:shd w:val="clear" w:color="000000" w:fill="auto"/>
            <w:tcMar>
              <w:top w:w="120" w:type="dxa"/>
              <w:left w:w="2" w:type="dxa"/>
              <w:bottom w:w="60" w:type="dxa"/>
              <w:right w:w="2" w:type="dxa"/>
            </w:tcMar>
          </w:tcPr>
          <w:p w:rsidR="00572B3B" w:rsidRDefault="00572B3B">
            <w:pPr>
              <w:pStyle w:val="Tablecell"/>
              <w:ind w:left="0"/>
              <w:rPr>
                <w:ins w:id="1956" w:author="jgrey" w:date="2012-05-07T19:21:00Z"/>
                <w:rFonts w:eastAsiaTheme="minorEastAsia"/>
                <w:w w:val="100"/>
                <w:sz w:val="22"/>
                <w:szCs w:val="22"/>
              </w:rPr>
            </w:pPr>
          </w:p>
        </w:tc>
      </w:tr>
      <w:tr w:rsidR="002C61CD" w:rsidRPr="00C6433B" w:rsidTr="002C61CD">
        <w:trPr>
          <w:trHeight w:val="16"/>
          <w:jc w:val="right"/>
          <w:ins w:id="1957" w:author="jgrey" w:date="2012-05-07T19:22:00Z"/>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2C61CD" w:rsidRPr="00C6433B" w:rsidRDefault="002C61CD">
            <w:pPr>
              <w:pStyle w:val="Tablecell"/>
              <w:spacing w:before="100" w:after="40" w:line="220" w:lineRule="atLeast"/>
              <w:rPr>
                <w:ins w:id="1958" w:author="jgrey" w:date="2012-05-07T19:22:00Z"/>
                <w:rStyle w:val="Monospace"/>
                <w:rFonts w:eastAsiaTheme="minorEastAsia"/>
                <w:w w:val="100"/>
              </w:rPr>
            </w:pP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2C61CD" w:rsidRPr="00C6433B" w:rsidRDefault="002C61CD">
            <w:pPr>
              <w:pStyle w:val="Tablecell"/>
              <w:rPr>
                <w:ins w:id="1959" w:author="jgrey" w:date="2012-05-07T19:22:00Z"/>
                <w:rFonts w:eastAsiaTheme="minorEastAsia"/>
                <w:w w:val="100"/>
              </w:rPr>
            </w:pPr>
          </w:p>
        </w:tc>
      </w:tr>
    </w:tbl>
    <w:p w:rsidR="00302BC8" w:rsidRDefault="00302BC8">
      <w:pPr>
        <w:pStyle w:val="Anchor"/>
        <w:rPr>
          <w:w w:val="100"/>
        </w:rPr>
      </w:pPr>
    </w:p>
    <w:p w:rsidR="00302BC8" w:rsidRDefault="00C6433B">
      <w:pPr>
        <w:pStyle w:val="Body"/>
        <w:keepNext/>
        <w:rPr>
          <w:w w:val="100"/>
        </w:rPr>
      </w:pPr>
      <w:r>
        <w:rPr>
          <w:w w:val="100"/>
        </w:rPr>
        <w:t xml:space="preserve">You can view the content of the </w:t>
      </w:r>
      <w:r>
        <w:rPr>
          <w:rStyle w:val="Monospace"/>
          <w:w w:val="100"/>
        </w:rPr>
        <w:t>reportgen_atml.seq</w:t>
      </w:r>
      <w:r>
        <w:rPr>
          <w:w w:val="100"/>
        </w:rPr>
        <w:t xml:space="preserve">, </w:t>
      </w:r>
      <w:r>
        <w:rPr>
          <w:rStyle w:val="Monospace"/>
          <w:w w:val="100"/>
        </w:rPr>
        <w:t>reportgen_html.seq</w:t>
      </w:r>
      <w:r>
        <w:rPr>
          <w:w w:val="100"/>
        </w:rPr>
        <w:t xml:space="preserve">, </w:t>
      </w:r>
      <w:r>
        <w:rPr>
          <w:rStyle w:val="Monospace"/>
          <w:w w:val="100"/>
        </w:rPr>
        <w:t>reportgen_txt.seq</w:t>
      </w:r>
      <w:r>
        <w:rPr>
          <w:w w:val="100"/>
        </w:rPr>
        <w:t xml:space="preserve">, and </w:t>
      </w:r>
      <w:r>
        <w:rPr>
          <w:rStyle w:val="Monospace"/>
          <w:w w:val="100"/>
        </w:rPr>
        <w:t>reportgen_xml.seq</w:t>
      </w:r>
      <w:r>
        <w:rPr>
          <w:w w:val="100"/>
        </w:rPr>
        <w:t xml:space="preserve"> files in the sequence editor. These files are </w:t>
      </w:r>
      <w:r>
        <w:rPr>
          <w:w w:val="100"/>
        </w:rPr>
        <w:br/>
        <w:t xml:space="preserve">model sequence files and contain an empty ModifyReportEntry callback you can override with a client sequence file. Each </w:t>
      </w:r>
      <w:r>
        <w:rPr>
          <w:rStyle w:val="Monospace"/>
          <w:w w:val="100"/>
        </w:rPr>
        <w:t>reportgen</w:t>
      </w:r>
      <w:r>
        <w:rPr>
          <w:w w:val="100"/>
        </w:rPr>
        <w:t xml:space="preserve"> sequence </w:t>
      </w:r>
      <w:r>
        <w:rPr>
          <w:w w:val="100"/>
        </w:rPr>
        <w:lastRenderedPageBreak/>
        <w:t xml:space="preserve">file includes a PutOneResultInReport sequence that calls the ModifyReportEntry callback. </w:t>
      </w:r>
    </w:p>
    <w:p w:rsidR="00302BC8" w:rsidRDefault="00C6433B">
      <w:pPr>
        <w:pStyle w:val="Body"/>
        <w:rPr>
          <w:w w:val="100"/>
        </w:rPr>
      </w:pPr>
      <w:r>
        <w:rPr>
          <w:w w:val="100"/>
        </w:rPr>
        <w:t>The TestStand process model sequence files also contain an empty ModifyReportEntry callback, even though no sequences in the process model sequence files call the ModifyReportEntry callback directly. The files contain a ModifyReportEntry callback so that the ModifyReportEntry callback appears in the Sequence File Callbacks dialog box for the client sequence file.</w:t>
      </w:r>
    </w:p>
    <w:commentRangeStart w:id="1960"/>
    <w:p w:rsidR="00302BC8" w:rsidRPr="00BC1375" w:rsidRDefault="00E221F4">
      <w:pPr>
        <w:pStyle w:val="ApxLevel2Head"/>
        <w:rPr>
          <w:w w:val="100"/>
          <w:highlight w:val="yellow"/>
        </w:rPr>
      </w:pPr>
      <w:r w:rsidRPr="00A4676B">
        <w:rPr>
          <w:w w:val="100"/>
          <w:highlight w:val="yellow"/>
        </w:rPr>
        <w:fldChar w:fldCharType="begin"/>
      </w:r>
      <w:r w:rsidR="00A4676B" w:rsidRPr="00A4676B">
        <w:rPr>
          <w:w w:val="100"/>
          <w:highlight w:val="yellow"/>
        </w:rPr>
        <w:instrText>xe "reports:generating:functions and sequences"</w:instrText>
      </w:r>
      <w:r w:rsidRPr="00A4676B">
        <w:rPr>
          <w:w w:val="100"/>
          <w:highlight w:val="yellow"/>
        </w:rPr>
        <w:fldChar w:fldCharType="end"/>
      </w:r>
      <w:r w:rsidR="00A4676B" w:rsidRPr="00A4676B">
        <w:rPr>
          <w:w w:val="100"/>
          <w:highlight w:val="yellow"/>
        </w:rPr>
        <w:t>Report Generation Functions and Sequences</w:t>
      </w:r>
    </w:p>
    <w:p w:rsidR="00302BC8" w:rsidRPr="00BC1375" w:rsidRDefault="00A4676B">
      <w:pPr>
        <w:pStyle w:val="Body1"/>
        <w:rPr>
          <w:w w:val="100"/>
          <w:highlight w:val="yellow"/>
        </w:rPr>
      </w:pPr>
      <w:r w:rsidRPr="00A4676B">
        <w:rPr>
          <w:w w:val="100"/>
          <w:highlight w:val="yellow"/>
        </w:rPr>
        <w:t xml:space="preserve">When you want to customize report generation for a test station, modify the default </w:t>
      </w:r>
      <w:del w:id="1961" w:author="jgrey" w:date="2012-05-07T19:39:00Z">
        <w:r w:rsidRPr="00A4676B">
          <w:rPr>
            <w:w w:val="100"/>
            <w:highlight w:val="yellow"/>
          </w:rPr>
          <w:delText xml:space="preserve">process </w:delText>
        </w:r>
      </w:del>
      <w:ins w:id="1962" w:author="jgrey" w:date="2012-05-07T19:39:00Z">
        <w:r w:rsidRPr="00A4676B">
          <w:rPr>
            <w:w w:val="100"/>
            <w:highlight w:val="yellow"/>
          </w:rPr>
          <w:t xml:space="preserve">report generator </w:t>
        </w:r>
      </w:ins>
      <w:r w:rsidRPr="00A4676B">
        <w:rPr>
          <w:w w:val="100"/>
          <w:highlight w:val="yellow"/>
        </w:rPr>
        <w:t xml:space="preserve">model </w:t>
      </w:r>
      <w:del w:id="1963" w:author="jgrey" w:date="2012-05-07T19:39:00Z">
        <w:r w:rsidRPr="00A4676B">
          <w:rPr>
            <w:w w:val="100"/>
            <w:highlight w:val="yellow"/>
          </w:rPr>
          <w:delText xml:space="preserve">files </w:delText>
        </w:r>
      </w:del>
      <w:ins w:id="1964" w:author="jgrey" w:date="2012-05-07T19:39:00Z">
        <w:r w:rsidRPr="00A4676B">
          <w:rPr>
            <w:w w:val="100"/>
            <w:highlight w:val="yellow"/>
          </w:rPr>
          <w:t xml:space="preserve">plug-in </w:t>
        </w:r>
      </w:ins>
      <w:r w:rsidRPr="00A4676B">
        <w:rPr>
          <w:w w:val="100"/>
          <w:highlight w:val="yellow"/>
        </w:rPr>
        <w:t xml:space="preserve">or create a new </w:t>
      </w:r>
      <w:del w:id="1965" w:author="jgrey" w:date="2012-05-07T19:39:00Z">
        <w:r w:rsidRPr="00A4676B">
          <w:rPr>
            <w:w w:val="100"/>
            <w:highlight w:val="yellow"/>
          </w:rPr>
          <w:delText xml:space="preserve">process </w:delText>
        </w:r>
      </w:del>
      <w:ins w:id="1966" w:author="jgrey" w:date="2012-05-07T19:39:00Z">
        <w:r w:rsidRPr="00A4676B">
          <w:rPr>
            <w:w w:val="100"/>
            <w:highlight w:val="yellow"/>
          </w:rPr>
          <w:t>report generator model plug-in</w:t>
        </w:r>
      </w:ins>
      <w:del w:id="1967" w:author="jgrey" w:date="2012-05-07T19:39:00Z">
        <w:r w:rsidRPr="00A4676B">
          <w:rPr>
            <w:w w:val="100"/>
            <w:highlight w:val="yellow"/>
          </w:rPr>
          <w:delText>model</w:delText>
        </w:r>
      </w:del>
      <w:r w:rsidRPr="00A4676B">
        <w:rPr>
          <w:w w:val="100"/>
          <w:highlight w:val="yellow"/>
        </w:rPr>
        <w:t xml:space="preserve">. To modify an installed </w:t>
      </w:r>
      <w:commentRangeStart w:id="1968"/>
      <w:r w:rsidRPr="00A4676B">
        <w:rPr>
          <w:w w:val="100"/>
          <w:highlight w:val="yellow"/>
        </w:rPr>
        <w:t>default process model or create a new process model</w:t>
      </w:r>
      <w:commentRangeEnd w:id="1968"/>
      <w:r w:rsidR="002E6A07">
        <w:rPr>
          <w:rStyle w:val="CommentReference"/>
          <w:rFonts w:ascii="Calibri" w:hAnsi="Calibri" w:cs="Times New Roman"/>
          <w:color w:val="auto"/>
          <w:w w:val="100"/>
        </w:rPr>
        <w:commentReference w:id="1968"/>
      </w:r>
      <w:r w:rsidRPr="00A4676B">
        <w:rPr>
          <w:w w:val="100"/>
          <w:highlight w:val="yellow"/>
        </w:rPr>
        <w:t xml:space="preserve">, copy the default process model files from the </w:t>
      </w:r>
      <w:r w:rsidRPr="00A4676B">
        <w:rPr>
          <w:rStyle w:val="Monospace"/>
          <w:w w:val="100"/>
          <w:highlight w:val="yellow"/>
        </w:rPr>
        <w:t>&lt;TestStand&gt;\Components\</w:t>
      </w:r>
      <w:r w:rsidRPr="00A4676B">
        <w:rPr>
          <w:rStyle w:val="Monospace"/>
          <w:w w:val="100"/>
          <w:highlight w:val="yellow"/>
        </w:rPr>
        <w:br/>
        <w:t>Models\TestStandModels</w:t>
      </w:r>
      <w:r w:rsidRPr="00A4676B">
        <w:rPr>
          <w:w w:val="100"/>
          <w:highlight w:val="yellow"/>
        </w:rPr>
        <w:t xml:space="preserve"> directory to the </w:t>
      </w:r>
      <w:r w:rsidRPr="00A4676B">
        <w:rPr>
          <w:rStyle w:val="Monospace"/>
          <w:w w:val="100"/>
          <w:highlight w:val="yellow"/>
        </w:rPr>
        <w:t>&lt;TestStand Public&gt;\</w:t>
      </w:r>
      <w:r w:rsidRPr="00A4676B">
        <w:rPr>
          <w:rStyle w:val="Monospace"/>
          <w:w w:val="100"/>
          <w:highlight w:val="yellow"/>
        </w:rPr>
        <w:br/>
        <w:t>Components\Models\TestStandModels</w:t>
      </w:r>
      <w:r w:rsidRPr="00A4676B">
        <w:rPr>
          <w:w w:val="100"/>
          <w:highlight w:val="yellow"/>
        </w:rPr>
        <w:t xml:space="preserve"> directory and make changes to the copy. When you copy installed files to modify, rename the files after you modify them if you want to create a separate custom component. You do not have to rename the files after you modify them if you only want to modify the behavior of an existing component. If you do not rename the files and you use the files in a future version of TestStand, changes National Instruments makes to the component might not be compatible with the modified version of the component. Storing new and customized files in the </w:t>
      </w:r>
      <w:r w:rsidRPr="00A4676B">
        <w:rPr>
          <w:rStyle w:val="Monospace"/>
          <w:w w:val="100"/>
          <w:highlight w:val="yellow"/>
        </w:rPr>
        <w:t>&lt;TestStand Public&gt;</w:t>
      </w:r>
      <w:r w:rsidRPr="00A4676B">
        <w:rPr>
          <w:w w:val="100"/>
          <w:highlight w:val="yellow"/>
        </w:rPr>
        <w:t xml:space="preserve"> directory ensures that new installations of the same version of TestStand do not overwrite the customizations and ensures that uninstalling TestStand does not remove the files you customize.</w:t>
      </w:r>
    </w:p>
    <w:p w:rsidR="00302BC8" w:rsidRPr="00BC1375" w:rsidRDefault="00A4676B">
      <w:pPr>
        <w:pStyle w:val="Body"/>
        <w:keepNext/>
        <w:rPr>
          <w:w w:val="100"/>
          <w:highlight w:val="yellow"/>
        </w:rPr>
      </w:pPr>
      <w:r w:rsidRPr="00A4676B">
        <w:rPr>
          <w:w w:val="100"/>
          <w:highlight w:val="yellow"/>
        </w:rPr>
        <w:t xml:space="preserve">Table A-3 lists the default process model sequences in the </w:t>
      </w:r>
      <w:r w:rsidRPr="00A4676B">
        <w:rPr>
          <w:rStyle w:val="Monospace"/>
          <w:w w:val="100"/>
          <w:highlight w:val="yellow"/>
        </w:rPr>
        <w:t>&lt;TestStand&gt;\</w:t>
      </w:r>
      <w:r w:rsidRPr="00A4676B">
        <w:rPr>
          <w:rStyle w:val="Monospace"/>
          <w:w w:val="100"/>
          <w:highlight w:val="yellow"/>
        </w:rPr>
        <w:br/>
        <w:t>Components\Models\TestStandModels</w:t>
      </w:r>
      <w:r w:rsidRPr="00A4676B">
        <w:rPr>
          <w:w w:val="100"/>
          <w:highlight w:val="yellow"/>
        </w:rPr>
        <w:t xml:space="preserve"> directory that generate report headers and footers.</w:t>
      </w:r>
    </w:p>
    <w:tbl>
      <w:tblPr>
        <w:tblW w:w="0" w:type="auto"/>
        <w:jc w:val="right"/>
        <w:tblLayout w:type="fixed"/>
        <w:tblCellMar>
          <w:top w:w="120" w:type="dxa"/>
          <w:left w:w="2" w:type="dxa"/>
          <w:bottom w:w="60" w:type="dxa"/>
          <w:right w:w="2" w:type="dxa"/>
        </w:tblCellMar>
        <w:tblLook w:val="0000"/>
      </w:tblPr>
      <w:tblGrid>
        <w:gridCol w:w="1620"/>
        <w:gridCol w:w="3240"/>
        <w:gridCol w:w="3240"/>
      </w:tblGrid>
      <w:tr w:rsidR="00302BC8" w:rsidRPr="00BC1375">
        <w:trPr>
          <w:jc w:val="right"/>
        </w:trPr>
        <w:tc>
          <w:tcPr>
            <w:tcW w:w="8100" w:type="dxa"/>
            <w:gridSpan w:val="3"/>
            <w:tcBorders>
              <w:top w:val="nil"/>
              <w:left w:val="nil"/>
              <w:bottom w:val="nil"/>
              <w:right w:val="nil"/>
            </w:tcBorders>
            <w:tcMar>
              <w:top w:w="120" w:type="dxa"/>
              <w:left w:w="2" w:type="dxa"/>
              <w:bottom w:w="60" w:type="dxa"/>
              <w:right w:w="2" w:type="dxa"/>
            </w:tcMar>
            <w:vAlign w:val="center"/>
          </w:tcPr>
          <w:p w:rsidR="00302BC8" w:rsidRPr="00BC1375" w:rsidRDefault="00E221F4" w:rsidP="00154DCA">
            <w:pPr>
              <w:pStyle w:val="Tablecaption"/>
              <w:numPr>
                <w:ilvl w:val="0"/>
                <w:numId w:val="44"/>
              </w:numPr>
              <w:rPr>
                <w:rFonts w:eastAsiaTheme="minorEastAsia"/>
                <w:highlight w:val="yellow"/>
              </w:rPr>
            </w:pPr>
            <w:r w:rsidRPr="00A4676B">
              <w:rPr>
                <w:rStyle w:val="Monospace"/>
                <w:rFonts w:ascii="Helvetica Condensed" w:eastAsiaTheme="minorEastAsia" w:hAnsi="Helvetica Condensed" w:cs="Helvetica Condensed"/>
                <w:w w:val="100"/>
                <w:highlight w:val="yellow"/>
              </w:rPr>
              <w:fldChar w:fldCharType="begin"/>
            </w:r>
            <w:r w:rsidR="00A4676B" w:rsidRPr="00A4676B">
              <w:rPr>
                <w:rStyle w:val="Monospace"/>
                <w:rFonts w:ascii="Helvetica Condensed" w:eastAsiaTheme="minorEastAsia" w:hAnsi="Helvetica Condensed" w:cs="Helvetica Condensed"/>
                <w:w w:val="100"/>
                <w:highlight w:val="yellow"/>
              </w:rPr>
              <w:instrText>xe "reports:generating:header and footer (table)"</w:instrText>
            </w:r>
            <w:r w:rsidRPr="00A4676B">
              <w:rPr>
                <w:rStyle w:val="Monospace"/>
                <w:rFonts w:ascii="Helvetica Condensed" w:eastAsiaTheme="minorEastAsia" w:hAnsi="Helvetica Condensed" w:cs="Helvetica Condensed"/>
                <w:w w:val="100"/>
                <w:highlight w:val="yellow"/>
              </w:rPr>
              <w:fldChar w:fldCharType="end"/>
            </w:r>
            <w:bookmarkStart w:id="1969" w:name="RTF380035003000360030003a00"/>
            <w:r w:rsidR="00A4676B" w:rsidRPr="00A4676B">
              <w:rPr>
                <w:rStyle w:val="Monospace"/>
                <w:rFonts w:ascii="Helvetica Condensed" w:eastAsiaTheme="minorEastAsia" w:hAnsi="Helvetica Condensed" w:cs="Helvetica Condensed"/>
                <w:w w:val="100"/>
                <w:highlight w:val="yellow"/>
              </w:rPr>
              <w:t>Seq</w:t>
            </w:r>
            <w:bookmarkEnd w:id="1969"/>
            <w:r w:rsidR="00A4676B" w:rsidRPr="00A4676B">
              <w:rPr>
                <w:rStyle w:val="Monospace"/>
                <w:rFonts w:ascii="Helvetica Condensed" w:eastAsiaTheme="minorEastAsia" w:hAnsi="Helvetica Condensed" w:cs="Helvetica Condensed"/>
                <w:w w:val="100"/>
                <w:highlight w:val="yellow"/>
              </w:rPr>
              <w:t>uences that Generate Report Headers and Footers</w:t>
            </w:r>
          </w:p>
        </w:tc>
      </w:tr>
      <w:tr w:rsidR="00302BC8" w:rsidRPr="00BC1375">
        <w:trPr>
          <w:trHeight w:val="360"/>
          <w:jc w:val="right"/>
        </w:trPr>
        <w:tc>
          <w:tcPr>
            <w:tcW w:w="1620" w:type="dxa"/>
            <w:tcBorders>
              <w:top w:val="single" w:sz="4" w:space="0" w:color="000000"/>
              <w:left w:val="single" w:sz="4" w:space="0" w:color="000000"/>
              <w:bottom w:val="double" w:sz="4" w:space="0" w:color="000000"/>
              <w:right w:val="single" w:sz="4" w:space="0" w:color="000000"/>
            </w:tcBorders>
            <w:shd w:val="clear" w:color="000000" w:fill="auto"/>
            <w:tcMar>
              <w:top w:w="120" w:type="dxa"/>
              <w:left w:w="2" w:type="dxa"/>
              <w:bottom w:w="60" w:type="dxa"/>
              <w:right w:w="2" w:type="dxa"/>
            </w:tcMar>
            <w:vAlign w:val="bottom"/>
          </w:tcPr>
          <w:p w:rsidR="00302BC8" w:rsidRPr="00BC1375" w:rsidRDefault="00A4676B">
            <w:pPr>
              <w:pStyle w:val="TableHead"/>
              <w:rPr>
                <w:rFonts w:eastAsiaTheme="minorEastAsia"/>
                <w:highlight w:val="yellow"/>
              </w:rPr>
            </w:pPr>
            <w:r w:rsidRPr="00A4676B">
              <w:rPr>
                <w:rFonts w:eastAsiaTheme="minorEastAsia"/>
                <w:w w:val="100"/>
                <w:highlight w:val="yellow"/>
              </w:rPr>
              <w:t>Report Format</w:t>
            </w:r>
          </w:p>
        </w:tc>
        <w:tc>
          <w:tcPr>
            <w:tcW w:w="3240" w:type="dxa"/>
            <w:tcBorders>
              <w:top w:val="single" w:sz="4" w:space="0" w:color="000000"/>
              <w:left w:val="single" w:sz="4" w:space="0" w:color="000000"/>
              <w:bottom w:val="double" w:sz="4" w:space="0" w:color="000000"/>
              <w:right w:val="single" w:sz="4" w:space="0" w:color="000000"/>
            </w:tcBorders>
            <w:shd w:val="clear" w:color="000000" w:fill="auto"/>
            <w:tcMar>
              <w:top w:w="120" w:type="dxa"/>
              <w:left w:w="2" w:type="dxa"/>
              <w:bottom w:w="60" w:type="dxa"/>
              <w:right w:w="2" w:type="dxa"/>
            </w:tcMar>
            <w:vAlign w:val="bottom"/>
          </w:tcPr>
          <w:p w:rsidR="00302BC8" w:rsidRPr="00BC1375" w:rsidRDefault="00A4676B">
            <w:pPr>
              <w:pStyle w:val="TableHead"/>
              <w:rPr>
                <w:rFonts w:eastAsiaTheme="minorEastAsia"/>
                <w:highlight w:val="yellow"/>
              </w:rPr>
            </w:pPr>
            <w:r w:rsidRPr="00A4676B">
              <w:rPr>
                <w:rFonts w:eastAsiaTheme="minorEastAsia"/>
                <w:w w:val="100"/>
                <w:highlight w:val="yellow"/>
              </w:rPr>
              <w:t>Header</w:t>
            </w:r>
          </w:p>
        </w:tc>
        <w:tc>
          <w:tcPr>
            <w:tcW w:w="3240" w:type="dxa"/>
            <w:tcBorders>
              <w:top w:val="single" w:sz="4" w:space="0" w:color="000000"/>
              <w:left w:val="single" w:sz="4" w:space="0" w:color="000000"/>
              <w:bottom w:val="double" w:sz="4" w:space="0" w:color="000000"/>
              <w:right w:val="single" w:sz="4" w:space="0" w:color="000000"/>
            </w:tcBorders>
            <w:shd w:val="clear" w:color="000000" w:fill="auto"/>
            <w:tcMar>
              <w:top w:w="120" w:type="dxa"/>
              <w:left w:w="2" w:type="dxa"/>
              <w:bottom w:w="60" w:type="dxa"/>
              <w:right w:w="2" w:type="dxa"/>
            </w:tcMar>
            <w:vAlign w:val="bottom"/>
          </w:tcPr>
          <w:p w:rsidR="00302BC8" w:rsidRPr="00BC1375" w:rsidRDefault="00A4676B">
            <w:pPr>
              <w:pStyle w:val="TableHead"/>
              <w:rPr>
                <w:rFonts w:eastAsiaTheme="minorEastAsia"/>
                <w:highlight w:val="yellow"/>
              </w:rPr>
            </w:pPr>
            <w:r w:rsidRPr="00A4676B">
              <w:rPr>
                <w:rFonts w:eastAsiaTheme="minorEastAsia"/>
                <w:w w:val="100"/>
                <w:highlight w:val="yellow"/>
              </w:rPr>
              <w:t>Footer</w:t>
            </w:r>
          </w:p>
        </w:tc>
      </w:tr>
      <w:tr w:rsidR="00302BC8" w:rsidRPr="00BC1375">
        <w:trPr>
          <w:trHeight w:val="1080"/>
          <w:jc w:val="right"/>
        </w:trPr>
        <w:tc>
          <w:tcPr>
            <w:tcW w:w="162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lastRenderedPageBreak/>
              <w:t>ATML</w:t>
            </w:r>
          </w:p>
        </w:tc>
        <w:tc>
          <w:tcPr>
            <w:tcW w:w="324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 xml:space="preserve">GetATMLReport sequence in </w:t>
            </w:r>
            <w:r w:rsidRPr="00A4676B">
              <w:rPr>
                <w:rStyle w:val="Monospace"/>
                <w:rFonts w:eastAsiaTheme="minorEastAsia"/>
                <w:w w:val="100"/>
                <w:highlight w:val="yellow"/>
              </w:rPr>
              <w:t>reportgen_atml.seq</w:t>
            </w:r>
            <w:r w:rsidRPr="00A4676B">
              <w:rPr>
                <w:rFonts w:eastAsiaTheme="minorEastAsia"/>
                <w:w w:val="100"/>
                <w:highlight w:val="yellow"/>
              </w:rPr>
              <w:t xml:space="preserve"> generates the header when it generates the report body.</w:t>
            </w:r>
          </w:p>
        </w:tc>
        <w:tc>
          <w:tcPr>
            <w:tcW w:w="324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 xml:space="preserve">GetATMLReport sequence in </w:t>
            </w:r>
            <w:r w:rsidRPr="00A4676B">
              <w:rPr>
                <w:rStyle w:val="Monospace"/>
                <w:rFonts w:eastAsiaTheme="minorEastAsia"/>
                <w:w w:val="100"/>
                <w:highlight w:val="yellow"/>
              </w:rPr>
              <w:t>reportgen_atml.seq</w:t>
            </w:r>
            <w:r w:rsidRPr="00A4676B">
              <w:rPr>
                <w:rFonts w:eastAsiaTheme="minorEastAsia"/>
                <w:w w:val="100"/>
                <w:highlight w:val="yellow"/>
              </w:rPr>
              <w:t xml:space="preserve"> generates the footer when it generates the </w:t>
            </w:r>
            <w:r w:rsidRPr="00A4676B">
              <w:rPr>
                <w:rFonts w:eastAsiaTheme="minorEastAsia"/>
                <w:w w:val="100"/>
                <w:highlight w:val="yellow"/>
              </w:rPr>
              <w:br/>
              <w:t>report body.</w:t>
            </w:r>
          </w:p>
        </w:tc>
      </w:tr>
      <w:tr w:rsidR="00302BC8" w:rsidRPr="00BC1375">
        <w:trPr>
          <w:trHeight w:val="600"/>
          <w:jc w:val="right"/>
        </w:trPr>
        <w:tc>
          <w:tcPr>
            <w:tcW w:w="162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HTML</w:t>
            </w:r>
          </w:p>
        </w:tc>
        <w:tc>
          <w:tcPr>
            <w:tcW w:w="324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 xml:space="preserve">AddReportHeader sequence in </w:t>
            </w:r>
            <w:r w:rsidRPr="00A4676B">
              <w:rPr>
                <w:rStyle w:val="Monospace"/>
                <w:rFonts w:eastAsiaTheme="minorEastAsia"/>
                <w:w w:val="100"/>
                <w:highlight w:val="yellow"/>
              </w:rPr>
              <w:t>reportgen_html.seq</w:t>
            </w:r>
          </w:p>
        </w:tc>
        <w:tc>
          <w:tcPr>
            <w:tcW w:w="324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 xml:space="preserve">AddReportFooter sequence in </w:t>
            </w:r>
            <w:r w:rsidRPr="00A4676B">
              <w:rPr>
                <w:rStyle w:val="Monospace"/>
                <w:rFonts w:eastAsiaTheme="minorEastAsia"/>
                <w:w w:val="100"/>
                <w:highlight w:val="yellow"/>
              </w:rPr>
              <w:t>reportgen_html.seq</w:t>
            </w:r>
          </w:p>
        </w:tc>
      </w:tr>
      <w:tr w:rsidR="00302BC8" w:rsidRPr="00BC1375">
        <w:trPr>
          <w:trHeight w:val="600"/>
          <w:jc w:val="right"/>
        </w:trPr>
        <w:tc>
          <w:tcPr>
            <w:tcW w:w="1620" w:type="dxa"/>
            <w:tcBorders>
              <w:top w:val="single" w:sz="4" w:space="0" w:color="000000"/>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Text</w:t>
            </w:r>
          </w:p>
        </w:tc>
        <w:tc>
          <w:tcPr>
            <w:tcW w:w="3240" w:type="dxa"/>
            <w:tcBorders>
              <w:top w:val="single" w:sz="4" w:space="0" w:color="000000"/>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 xml:space="preserve">AddReportHeader sequence in </w:t>
            </w:r>
            <w:r w:rsidRPr="00A4676B">
              <w:rPr>
                <w:rStyle w:val="Monospace"/>
                <w:rFonts w:eastAsiaTheme="minorEastAsia"/>
                <w:w w:val="100"/>
                <w:highlight w:val="yellow"/>
              </w:rPr>
              <w:t>reportgen_txt.seq</w:t>
            </w:r>
          </w:p>
        </w:tc>
        <w:tc>
          <w:tcPr>
            <w:tcW w:w="3240" w:type="dxa"/>
            <w:tcBorders>
              <w:top w:val="single" w:sz="4" w:space="0" w:color="000000"/>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 xml:space="preserve">AddReportFooter sequence in </w:t>
            </w:r>
            <w:r w:rsidRPr="00A4676B">
              <w:rPr>
                <w:rStyle w:val="Monospace"/>
                <w:rFonts w:eastAsiaTheme="minorEastAsia"/>
                <w:w w:val="100"/>
                <w:highlight w:val="yellow"/>
              </w:rPr>
              <w:t>reportgen_txt.seq</w:t>
            </w:r>
          </w:p>
        </w:tc>
      </w:tr>
      <w:tr w:rsidR="00302BC8" w:rsidRPr="00BC1375">
        <w:trPr>
          <w:trHeight w:val="600"/>
          <w:jc w:val="right"/>
        </w:trPr>
        <w:tc>
          <w:tcPr>
            <w:tcW w:w="1620" w:type="dxa"/>
            <w:tcBorders>
              <w:top w:val="single" w:sz="4" w:space="0" w:color="000000"/>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XML</w:t>
            </w:r>
          </w:p>
        </w:tc>
        <w:tc>
          <w:tcPr>
            <w:tcW w:w="3240" w:type="dxa"/>
            <w:tcBorders>
              <w:top w:val="single" w:sz="4" w:space="0" w:color="000000"/>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 xml:space="preserve">AddReportHeader sequence in </w:t>
            </w:r>
            <w:r w:rsidRPr="00A4676B">
              <w:rPr>
                <w:rStyle w:val="Monospace"/>
                <w:rFonts w:eastAsiaTheme="minorEastAsia"/>
                <w:w w:val="100"/>
                <w:highlight w:val="yellow"/>
              </w:rPr>
              <w:t>reportgen_xml.seq</w:t>
            </w:r>
          </w:p>
        </w:tc>
        <w:tc>
          <w:tcPr>
            <w:tcW w:w="3240" w:type="dxa"/>
            <w:tcBorders>
              <w:top w:val="single" w:sz="4" w:space="0" w:color="000000"/>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 xml:space="preserve">AddReportFooter sequence in </w:t>
            </w:r>
            <w:r w:rsidRPr="00A4676B">
              <w:rPr>
                <w:rStyle w:val="Monospace"/>
                <w:rFonts w:eastAsiaTheme="minorEastAsia"/>
                <w:w w:val="100"/>
                <w:highlight w:val="yellow"/>
              </w:rPr>
              <w:t>reportgen_xml.seq</w:t>
            </w:r>
          </w:p>
        </w:tc>
      </w:tr>
    </w:tbl>
    <w:p w:rsidR="00302BC8" w:rsidRPr="00BC1375" w:rsidRDefault="00302BC8">
      <w:pPr>
        <w:pStyle w:val="Anchor"/>
        <w:rPr>
          <w:w w:val="100"/>
          <w:highlight w:val="yellow"/>
        </w:rPr>
      </w:pPr>
    </w:p>
    <w:p w:rsidR="00302BC8" w:rsidRPr="00BC1375" w:rsidRDefault="00A4676B">
      <w:pPr>
        <w:pStyle w:val="Body"/>
        <w:rPr>
          <w:w w:val="100"/>
          <w:highlight w:val="yellow"/>
        </w:rPr>
      </w:pPr>
      <w:r w:rsidRPr="00A4676B">
        <w:rPr>
          <w:w w:val="100"/>
          <w:highlight w:val="yellow"/>
        </w:rPr>
        <w:t xml:space="preserve">Table A-4 lists the default process model sequences and C functions in the </w:t>
      </w:r>
      <w:r w:rsidRPr="00A4676B">
        <w:rPr>
          <w:rStyle w:val="Monospace"/>
          <w:w w:val="100"/>
          <w:highlight w:val="yellow"/>
        </w:rPr>
        <w:t>&lt;TestStand&gt;\Components\Models\TestStandModels</w:t>
      </w:r>
      <w:r w:rsidRPr="00A4676B">
        <w:rPr>
          <w:w w:val="100"/>
          <w:highlight w:val="yellow"/>
        </w:rPr>
        <w:t xml:space="preserve"> directory that generate the report body for each step result.</w:t>
      </w:r>
    </w:p>
    <w:p w:rsidR="00302BC8" w:rsidRPr="00BC1375" w:rsidRDefault="00302BC8">
      <w:pPr>
        <w:pStyle w:val="Anchor"/>
        <w:rPr>
          <w:w w:val="100"/>
          <w:highlight w:val="yellow"/>
        </w:rPr>
      </w:pPr>
    </w:p>
    <w:tbl>
      <w:tblPr>
        <w:tblW w:w="0" w:type="auto"/>
        <w:jc w:val="right"/>
        <w:tblLayout w:type="fixed"/>
        <w:tblCellMar>
          <w:top w:w="120" w:type="dxa"/>
          <w:left w:w="2" w:type="dxa"/>
          <w:bottom w:w="60" w:type="dxa"/>
          <w:right w:w="2" w:type="dxa"/>
        </w:tblCellMar>
        <w:tblLook w:val="0000"/>
      </w:tblPr>
      <w:tblGrid>
        <w:gridCol w:w="2700"/>
        <w:gridCol w:w="5400"/>
      </w:tblGrid>
      <w:tr w:rsidR="00302BC8" w:rsidRPr="00BC1375">
        <w:trPr>
          <w:jc w:val="right"/>
        </w:trPr>
        <w:tc>
          <w:tcPr>
            <w:tcW w:w="8100" w:type="dxa"/>
            <w:gridSpan w:val="2"/>
            <w:tcBorders>
              <w:top w:val="nil"/>
              <w:left w:val="nil"/>
              <w:bottom w:val="nil"/>
              <w:right w:val="nil"/>
            </w:tcBorders>
            <w:tcMar>
              <w:top w:w="120" w:type="dxa"/>
              <w:left w:w="2" w:type="dxa"/>
              <w:bottom w:w="60" w:type="dxa"/>
              <w:right w:w="2" w:type="dxa"/>
            </w:tcMar>
            <w:vAlign w:val="center"/>
          </w:tcPr>
          <w:p w:rsidR="00302BC8" w:rsidRPr="00BC1375" w:rsidRDefault="00E221F4" w:rsidP="00154DCA">
            <w:pPr>
              <w:pStyle w:val="Tablecaption"/>
              <w:numPr>
                <w:ilvl w:val="0"/>
                <w:numId w:val="45"/>
              </w:numPr>
              <w:spacing w:after="200"/>
              <w:rPr>
                <w:rFonts w:eastAsiaTheme="minorEastAsia"/>
                <w:highlight w:val="yellow"/>
              </w:rPr>
            </w:pPr>
            <w:r w:rsidRPr="00A4676B">
              <w:rPr>
                <w:rStyle w:val="Monospace"/>
                <w:rFonts w:ascii="Helvetica Condensed" w:eastAsiaTheme="minorEastAsia" w:hAnsi="Helvetica Condensed" w:cs="Helvetica Condensed"/>
                <w:w w:val="100"/>
                <w:highlight w:val="yellow"/>
              </w:rPr>
              <w:fldChar w:fldCharType="begin"/>
            </w:r>
            <w:r w:rsidR="00A4676B" w:rsidRPr="00A4676B">
              <w:rPr>
                <w:rStyle w:val="Monospace"/>
                <w:rFonts w:ascii="Helvetica Condensed" w:eastAsiaTheme="minorEastAsia" w:hAnsi="Helvetica Condensed" w:cs="Helvetica Condensed"/>
                <w:w w:val="100"/>
                <w:highlight w:val="yellow"/>
              </w:rPr>
              <w:instrText>xe "reports:generating:report body (table)"</w:instrText>
            </w:r>
            <w:r w:rsidRPr="00A4676B">
              <w:rPr>
                <w:rStyle w:val="Monospace"/>
                <w:rFonts w:ascii="Helvetica Condensed" w:eastAsiaTheme="minorEastAsia" w:hAnsi="Helvetica Condensed" w:cs="Helvetica Condensed"/>
                <w:w w:val="100"/>
                <w:highlight w:val="yellow"/>
              </w:rPr>
              <w:fldChar w:fldCharType="end"/>
            </w:r>
            <w:bookmarkStart w:id="1970" w:name="RTF310034003900350032003a00"/>
            <w:r w:rsidR="00A4676B" w:rsidRPr="00A4676B">
              <w:rPr>
                <w:rStyle w:val="Monospace"/>
                <w:rFonts w:ascii="Helvetica Condensed" w:eastAsiaTheme="minorEastAsia" w:hAnsi="Helvetica Condensed" w:cs="Helvetica Condensed"/>
                <w:w w:val="100"/>
                <w:highlight w:val="yellow"/>
              </w:rPr>
              <w:t>Sequences or C Functions that Generate the Report Body</w:t>
            </w:r>
            <w:bookmarkEnd w:id="1970"/>
            <w:r w:rsidRPr="00A4676B">
              <w:rPr>
                <w:rStyle w:val="Monospace"/>
                <w:rFonts w:ascii="Helvetica Condensed" w:eastAsiaTheme="minorEastAsia" w:hAnsi="Helvetica Condensed" w:cs="Helvetica Condensed"/>
                <w:w w:val="100"/>
                <w:highlight w:val="yellow"/>
              </w:rPr>
              <w:fldChar w:fldCharType="begin"/>
            </w:r>
            <w:r w:rsidR="00A4676B" w:rsidRPr="00A4676B">
              <w:rPr>
                <w:rStyle w:val="Monospace"/>
                <w:rFonts w:ascii="Helvetica Condensed" w:eastAsiaTheme="minorEastAsia" w:hAnsi="Helvetica Condensed" w:cs="Helvetica Condensed"/>
                <w:w w:val="100"/>
                <w:highlight w:val="yellow"/>
              </w:rPr>
              <w:instrText xml:space="preserve"> FILENAME </w:instrText>
            </w:r>
            <w:r w:rsidRPr="00A4676B">
              <w:rPr>
                <w:rStyle w:val="Monospace"/>
                <w:rFonts w:ascii="Helvetica Condensed" w:eastAsiaTheme="minorEastAsia" w:hAnsi="Helvetica Condensed" w:cs="Helvetica Condensed"/>
                <w:w w:val="100"/>
                <w:highlight w:val="yellow"/>
              </w:rPr>
              <w:fldChar w:fldCharType="separate"/>
            </w:r>
            <w:r w:rsidR="00A4676B" w:rsidRPr="00A4676B">
              <w:rPr>
                <w:rStyle w:val="Monospace"/>
                <w:rFonts w:ascii="Helvetica Condensed" w:eastAsiaTheme="minorEastAsia" w:hAnsi="Helvetica Condensed" w:cs="Helvetica Condensed"/>
                <w:w w:val="100"/>
                <w:highlight w:val="yellow"/>
              </w:rPr>
              <w:t> </w:t>
            </w:r>
            <w:r w:rsidRPr="00A4676B">
              <w:rPr>
                <w:rStyle w:val="Monospace"/>
                <w:rFonts w:ascii="Helvetica Condensed" w:eastAsiaTheme="minorEastAsia" w:hAnsi="Helvetica Condensed" w:cs="Helvetica Condensed"/>
                <w:w w:val="100"/>
                <w:highlight w:val="yellow"/>
              </w:rPr>
              <w:fldChar w:fldCharType="end"/>
            </w:r>
          </w:p>
        </w:tc>
      </w:tr>
      <w:tr w:rsidR="00302BC8" w:rsidRPr="00BC1375">
        <w:trPr>
          <w:trHeight w:val="360"/>
          <w:jc w:val="right"/>
        </w:trPr>
        <w:tc>
          <w:tcPr>
            <w:tcW w:w="2700" w:type="dxa"/>
            <w:tcBorders>
              <w:top w:val="single" w:sz="4" w:space="0" w:color="000000"/>
              <w:left w:val="single" w:sz="4" w:space="0" w:color="000000"/>
              <w:bottom w:val="double" w:sz="4" w:space="0" w:color="000000"/>
              <w:right w:val="single" w:sz="4" w:space="0" w:color="000000"/>
            </w:tcBorders>
            <w:shd w:val="clear" w:color="000000" w:fill="auto"/>
            <w:tcMar>
              <w:top w:w="120" w:type="dxa"/>
              <w:left w:w="2" w:type="dxa"/>
              <w:bottom w:w="60" w:type="dxa"/>
              <w:right w:w="2" w:type="dxa"/>
            </w:tcMar>
            <w:vAlign w:val="bottom"/>
          </w:tcPr>
          <w:p w:rsidR="00302BC8" w:rsidRPr="00BC1375" w:rsidRDefault="00A4676B">
            <w:pPr>
              <w:pStyle w:val="TableHead"/>
              <w:rPr>
                <w:rFonts w:eastAsiaTheme="minorEastAsia"/>
                <w:highlight w:val="yellow"/>
              </w:rPr>
            </w:pPr>
            <w:r w:rsidRPr="00A4676B">
              <w:rPr>
                <w:rFonts w:eastAsiaTheme="minorEastAsia"/>
                <w:w w:val="100"/>
                <w:highlight w:val="yellow"/>
              </w:rPr>
              <w:t>Report Format Generator</w:t>
            </w:r>
          </w:p>
        </w:tc>
        <w:tc>
          <w:tcPr>
            <w:tcW w:w="5400" w:type="dxa"/>
            <w:tcBorders>
              <w:top w:val="single" w:sz="4" w:space="0" w:color="000000"/>
              <w:left w:val="single" w:sz="4" w:space="0" w:color="000000"/>
              <w:bottom w:val="double" w:sz="4" w:space="0" w:color="000000"/>
              <w:right w:val="single" w:sz="4" w:space="0" w:color="000000"/>
            </w:tcBorders>
            <w:shd w:val="clear" w:color="000000" w:fill="auto"/>
            <w:tcMar>
              <w:top w:w="120" w:type="dxa"/>
              <w:left w:w="2" w:type="dxa"/>
              <w:bottom w:w="60" w:type="dxa"/>
              <w:right w:w="2" w:type="dxa"/>
            </w:tcMar>
            <w:vAlign w:val="bottom"/>
          </w:tcPr>
          <w:p w:rsidR="00302BC8" w:rsidRPr="00BC1375" w:rsidRDefault="00A4676B">
            <w:pPr>
              <w:pStyle w:val="TableHead"/>
              <w:rPr>
                <w:rFonts w:eastAsiaTheme="minorEastAsia"/>
                <w:highlight w:val="yellow"/>
              </w:rPr>
            </w:pPr>
            <w:r w:rsidRPr="00A4676B">
              <w:rPr>
                <w:rFonts w:eastAsiaTheme="minorEastAsia"/>
                <w:w w:val="100"/>
                <w:highlight w:val="yellow"/>
              </w:rPr>
              <w:t>Description</w:t>
            </w:r>
          </w:p>
        </w:tc>
      </w:tr>
      <w:tr w:rsidR="00302BC8" w:rsidRPr="00BC1375">
        <w:trPr>
          <w:trHeight w:val="1320"/>
          <w:jc w:val="right"/>
        </w:trPr>
        <w:tc>
          <w:tcPr>
            <w:tcW w:w="27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ATML</w:t>
            </w:r>
          </w:p>
        </w:tc>
        <w:tc>
          <w:tcPr>
            <w:tcW w:w="5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 xml:space="preserve">GetATMLReport sequence in </w:t>
            </w:r>
            <w:r w:rsidRPr="00A4676B">
              <w:rPr>
                <w:rStyle w:val="Monospace"/>
                <w:rFonts w:eastAsiaTheme="minorEastAsia"/>
                <w:w w:val="100"/>
                <w:highlight w:val="yellow"/>
              </w:rPr>
              <w:t>reportgen_atml.seq</w:t>
            </w:r>
            <w:r w:rsidRPr="00A4676B">
              <w:rPr>
                <w:rFonts w:eastAsiaTheme="minorEastAsia"/>
                <w:w w:val="100"/>
                <w:highlight w:val="yellow"/>
              </w:rPr>
              <w:t xml:space="preserve"> calls </w:t>
            </w:r>
            <w:r w:rsidRPr="00A4676B">
              <w:rPr>
                <w:rFonts w:eastAsiaTheme="minorEastAsia"/>
                <w:w w:val="100"/>
                <w:highlight w:val="yellow"/>
              </w:rPr>
              <w:br/>
              <w:t xml:space="preserve">the </w:t>
            </w:r>
            <w:r w:rsidRPr="00A4676B">
              <w:rPr>
                <w:rStyle w:val="Monospace"/>
                <w:rFonts w:eastAsiaTheme="minorEastAsia"/>
                <w:w w:val="100"/>
                <w:highlight w:val="yellow"/>
              </w:rPr>
              <w:t>Get_Atml_Report</w:t>
            </w:r>
            <w:r w:rsidRPr="00A4676B">
              <w:rPr>
                <w:rFonts w:eastAsiaTheme="minorEastAsia"/>
                <w:w w:val="100"/>
                <w:highlight w:val="yellow"/>
              </w:rPr>
              <w:t xml:space="preserve"> function in </w:t>
            </w:r>
            <w:r w:rsidRPr="00A4676B">
              <w:rPr>
                <w:rStyle w:val="Monospace"/>
                <w:rFonts w:eastAsiaTheme="minorEastAsia"/>
                <w:w w:val="100"/>
                <w:highlight w:val="yellow"/>
              </w:rPr>
              <w:t>ATML_Report.c</w:t>
            </w:r>
            <w:r w:rsidRPr="00A4676B">
              <w:rPr>
                <w:rFonts w:eastAsiaTheme="minorEastAsia"/>
                <w:w w:val="100"/>
                <w:highlight w:val="yellow"/>
              </w:rPr>
              <w:t xml:space="preserve"> in the </w:t>
            </w:r>
            <w:r w:rsidRPr="00A4676B">
              <w:rPr>
                <w:rStyle w:val="Monospace"/>
                <w:rFonts w:eastAsiaTheme="minorEastAsia"/>
                <w:w w:val="100"/>
                <w:highlight w:val="yellow"/>
              </w:rPr>
              <w:t>ATMLSupport.prj</w:t>
            </w:r>
            <w:r w:rsidRPr="00A4676B">
              <w:rPr>
                <w:rFonts w:eastAsiaTheme="minorEastAsia"/>
                <w:w w:val="100"/>
                <w:highlight w:val="yellow"/>
              </w:rPr>
              <w:t xml:space="preserve"> LabWindows/CVI project, located in the </w:t>
            </w:r>
            <w:r w:rsidRPr="00A4676B">
              <w:rPr>
                <w:rStyle w:val="Monospace"/>
                <w:rFonts w:eastAsiaTheme="minorEastAsia"/>
                <w:w w:val="100"/>
                <w:highlight w:val="yellow"/>
              </w:rPr>
              <w:t>&lt;TestStand&gt;\Components\Models\TestStandModels\</w:t>
            </w:r>
            <w:r w:rsidRPr="00A4676B">
              <w:rPr>
                <w:rStyle w:val="Monospace"/>
                <w:rFonts w:eastAsiaTheme="minorEastAsia"/>
                <w:w w:val="100"/>
                <w:highlight w:val="yellow"/>
              </w:rPr>
              <w:br/>
              <w:t>ATML</w:t>
            </w:r>
            <w:r w:rsidRPr="00A4676B">
              <w:rPr>
                <w:rFonts w:eastAsiaTheme="minorEastAsia"/>
                <w:w w:val="100"/>
                <w:highlight w:val="yellow"/>
              </w:rPr>
              <w:t xml:space="preserve"> directory</w:t>
            </w:r>
          </w:p>
        </w:tc>
      </w:tr>
      <w:tr w:rsidR="00302BC8" w:rsidRPr="00BC1375">
        <w:trPr>
          <w:trHeight w:val="840"/>
          <w:jc w:val="right"/>
        </w:trPr>
        <w:tc>
          <w:tcPr>
            <w:tcW w:w="27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HTML sequence</w:t>
            </w:r>
          </w:p>
        </w:tc>
        <w:tc>
          <w:tcPr>
            <w:tcW w:w="5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 xml:space="preserve">AddReportBody sequence in </w:t>
            </w:r>
            <w:r w:rsidRPr="00A4676B">
              <w:rPr>
                <w:rStyle w:val="Monospace"/>
                <w:rFonts w:eastAsiaTheme="minorEastAsia"/>
                <w:w w:val="100"/>
                <w:highlight w:val="yellow"/>
              </w:rPr>
              <w:t>reportgen_html.seq</w:t>
            </w:r>
            <w:r w:rsidRPr="00A4676B">
              <w:rPr>
                <w:rFonts w:eastAsiaTheme="minorEastAsia"/>
                <w:w w:val="100"/>
                <w:highlight w:val="yellow"/>
              </w:rPr>
              <w:t>, which indirectly calls the PutOneResultInReport sequence for each result</w:t>
            </w:r>
          </w:p>
        </w:tc>
      </w:tr>
      <w:tr w:rsidR="00302BC8" w:rsidRPr="00BC1375">
        <w:trPr>
          <w:trHeight w:val="600"/>
          <w:jc w:val="right"/>
        </w:trPr>
        <w:tc>
          <w:tcPr>
            <w:tcW w:w="27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HTML DLL</w:t>
            </w:r>
          </w:p>
        </w:tc>
        <w:tc>
          <w:tcPr>
            <w:tcW w:w="5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Style w:val="Monospace"/>
                <w:rFonts w:eastAsiaTheme="minorEastAsia"/>
                <w:w w:val="100"/>
                <w:highlight w:val="yellow"/>
              </w:rPr>
              <w:t>GetReportBody_CImplementation</w:t>
            </w:r>
            <w:r w:rsidRPr="00A4676B">
              <w:rPr>
                <w:rFonts w:eastAsiaTheme="minorEastAsia"/>
                <w:w w:val="100"/>
                <w:highlight w:val="yellow"/>
              </w:rPr>
              <w:t xml:space="preserve"> function in </w:t>
            </w:r>
            <w:r w:rsidRPr="00A4676B">
              <w:rPr>
                <w:rStyle w:val="Monospace"/>
                <w:rFonts w:eastAsiaTheme="minorEastAsia"/>
                <w:w w:val="100"/>
                <w:highlight w:val="yellow"/>
              </w:rPr>
              <w:t>c_report.c</w:t>
            </w:r>
            <w:r w:rsidRPr="00A4676B">
              <w:rPr>
                <w:rFonts w:eastAsiaTheme="minorEastAsia"/>
                <w:w w:val="100"/>
                <w:highlight w:val="yellow"/>
              </w:rPr>
              <w:t xml:space="preserve"> in the </w:t>
            </w:r>
            <w:r w:rsidRPr="00A4676B">
              <w:rPr>
                <w:rStyle w:val="Monospace"/>
                <w:rFonts w:eastAsiaTheme="minorEastAsia"/>
                <w:w w:val="100"/>
                <w:highlight w:val="yellow"/>
              </w:rPr>
              <w:t>modelsupport2.prj</w:t>
            </w:r>
            <w:r w:rsidRPr="00A4676B">
              <w:rPr>
                <w:rFonts w:eastAsiaTheme="minorEastAsia"/>
                <w:w w:val="100"/>
                <w:highlight w:val="yellow"/>
              </w:rPr>
              <w:t xml:space="preserve"> LabWindows/CVI project</w:t>
            </w:r>
          </w:p>
        </w:tc>
      </w:tr>
      <w:tr w:rsidR="00302BC8" w:rsidRPr="00BC1375">
        <w:trPr>
          <w:trHeight w:val="840"/>
          <w:jc w:val="right"/>
        </w:trPr>
        <w:tc>
          <w:tcPr>
            <w:tcW w:w="27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lastRenderedPageBreak/>
              <w:t>Text sequence</w:t>
            </w:r>
          </w:p>
        </w:tc>
        <w:tc>
          <w:tcPr>
            <w:tcW w:w="5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 xml:space="preserve">AddReportBody sequence in </w:t>
            </w:r>
            <w:r w:rsidRPr="00A4676B">
              <w:rPr>
                <w:rStyle w:val="Monospace"/>
                <w:rFonts w:eastAsiaTheme="minorEastAsia"/>
                <w:w w:val="100"/>
                <w:highlight w:val="yellow"/>
              </w:rPr>
              <w:t>reportgen_txt.seq</w:t>
            </w:r>
            <w:r w:rsidRPr="00A4676B">
              <w:rPr>
                <w:rFonts w:eastAsiaTheme="minorEastAsia"/>
                <w:w w:val="100"/>
                <w:highlight w:val="yellow"/>
              </w:rPr>
              <w:t>, which indirectly calls the PutOneResultInReport sequence for each result</w:t>
            </w:r>
          </w:p>
        </w:tc>
      </w:tr>
      <w:tr w:rsidR="00302BC8" w:rsidRPr="00BC1375">
        <w:trPr>
          <w:trHeight w:val="600"/>
          <w:jc w:val="right"/>
        </w:trPr>
        <w:tc>
          <w:tcPr>
            <w:tcW w:w="2700" w:type="dxa"/>
            <w:tcBorders>
              <w:top w:val="single" w:sz="4" w:space="0" w:color="000000"/>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Text DLL</w:t>
            </w:r>
          </w:p>
        </w:tc>
        <w:tc>
          <w:tcPr>
            <w:tcW w:w="5400" w:type="dxa"/>
            <w:tcBorders>
              <w:top w:val="single" w:sz="4" w:space="0" w:color="000000"/>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Style w:val="Monospace"/>
                <w:rFonts w:eastAsiaTheme="minorEastAsia"/>
                <w:w w:val="100"/>
                <w:highlight w:val="yellow"/>
              </w:rPr>
              <w:t>GetReportBody_CImplementation</w:t>
            </w:r>
            <w:r w:rsidRPr="00A4676B">
              <w:rPr>
                <w:rFonts w:eastAsiaTheme="minorEastAsia"/>
                <w:w w:val="100"/>
                <w:highlight w:val="yellow"/>
              </w:rPr>
              <w:t xml:space="preserve"> function in </w:t>
            </w:r>
            <w:r w:rsidRPr="00A4676B">
              <w:rPr>
                <w:rStyle w:val="Monospace"/>
                <w:rFonts w:eastAsiaTheme="minorEastAsia"/>
                <w:w w:val="100"/>
                <w:highlight w:val="yellow"/>
              </w:rPr>
              <w:t>c_report.c</w:t>
            </w:r>
            <w:r w:rsidRPr="00A4676B">
              <w:rPr>
                <w:rFonts w:eastAsiaTheme="minorEastAsia"/>
                <w:w w:val="100"/>
                <w:highlight w:val="yellow"/>
              </w:rPr>
              <w:t xml:space="preserve"> in the </w:t>
            </w:r>
            <w:r w:rsidRPr="00A4676B">
              <w:rPr>
                <w:rStyle w:val="Monospace"/>
                <w:rFonts w:eastAsiaTheme="minorEastAsia"/>
                <w:w w:val="100"/>
                <w:highlight w:val="yellow"/>
              </w:rPr>
              <w:t>modelsupport2.prj</w:t>
            </w:r>
            <w:r w:rsidRPr="00A4676B">
              <w:rPr>
                <w:rFonts w:eastAsiaTheme="minorEastAsia"/>
                <w:w w:val="100"/>
                <w:highlight w:val="yellow"/>
              </w:rPr>
              <w:t xml:space="preserve"> LabWindows/CVI project</w:t>
            </w:r>
          </w:p>
        </w:tc>
      </w:tr>
      <w:tr w:rsidR="00302BC8" w:rsidRPr="00BC1375">
        <w:trPr>
          <w:trHeight w:val="600"/>
          <w:jc w:val="right"/>
        </w:trPr>
        <w:tc>
          <w:tcPr>
            <w:tcW w:w="2700" w:type="dxa"/>
            <w:tcBorders>
              <w:top w:val="single" w:sz="4" w:space="0" w:color="000000"/>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XML</w:t>
            </w:r>
          </w:p>
        </w:tc>
        <w:tc>
          <w:tcPr>
            <w:tcW w:w="5400" w:type="dxa"/>
            <w:tcBorders>
              <w:top w:val="single" w:sz="4" w:space="0" w:color="000000"/>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 xml:space="preserve">AddReportBody sequence in </w:t>
            </w:r>
            <w:r w:rsidRPr="00A4676B">
              <w:rPr>
                <w:rStyle w:val="Monospace"/>
                <w:rFonts w:eastAsiaTheme="minorEastAsia"/>
                <w:w w:val="100"/>
                <w:highlight w:val="yellow"/>
              </w:rPr>
              <w:t>reportgen_xml.seq</w:t>
            </w:r>
            <w:r w:rsidRPr="00A4676B">
              <w:rPr>
                <w:rFonts w:eastAsiaTheme="minorEastAsia"/>
                <w:w w:val="100"/>
                <w:highlight w:val="yellow"/>
              </w:rPr>
              <w:t xml:space="preserve"> calls the TestStand API </w:t>
            </w:r>
            <w:r w:rsidRPr="00A4676B">
              <w:rPr>
                <w:rStyle w:val="Monospace"/>
                <w:rFonts w:eastAsiaTheme="minorEastAsia"/>
                <w:w w:val="100"/>
                <w:highlight w:val="yellow"/>
              </w:rPr>
              <w:t>PropertyObject.GetXML</w:t>
            </w:r>
            <w:r w:rsidRPr="00A4676B">
              <w:rPr>
                <w:rFonts w:eastAsiaTheme="minorEastAsia"/>
                <w:w w:val="100"/>
                <w:highlight w:val="yellow"/>
              </w:rPr>
              <w:t xml:space="preserve"> method</w:t>
            </w:r>
          </w:p>
        </w:tc>
      </w:tr>
    </w:tbl>
    <w:p w:rsidR="00302BC8" w:rsidRPr="00BC1375" w:rsidRDefault="00302BC8">
      <w:pPr>
        <w:pStyle w:val="Anchor"/>
        <w:rPr>
          <w:w w:val="100"/>
          <w:highlight w:val="yellow"/>
        </w:rPr>
      </w:pPr>
    </w:p>
    <w:p w:rsidR="00302BC8" w:rsidRPr="00BC1375" w:rsidRDefault="00A4676B">
      <w:pPr>
        <w:pStyle w:val="Body"/>
        <w:rPr>
          <w:w w:val="100"/>
          <w:highlight w:val="yellow"/>
        </w:rPr>
      </w:pPr>
      <w:r w:rsidRPr="00A4676B">
        <w:rPr>
          <w:w w:val="100"/>
          <w:highlight w:val="yellow"/>
        </w:rPr>
        <w:t>Table A-5 lists the report generation Model callbacks you can override to alter the report generation for each client sequence file you run.</w:t>
      </w:r>
    </w:p>
    <w:tbl>
      <w:tblPr>
        <w:tblW w:w="0" w:type="auto"/>
        <w:jc w:val="right"/>
        <w:tblLayout w:type="fixed"/>
        <w:tblCellMar>
          <w:top w:w="120" w:type="dxa"/>
          <w:left w:w="2" w:type="dxa"/>
          <w:bottom w:w="60" w:type="dxa"/>
          <w:right w:w="2" w:type="dxa"/>
        </w:tblCellMar>
        <w:tblLook w:val="0000"/>
      </w:tblPr>
      <w:tblGrid>
        <w:gridCol w:w="2700"/>
        <w:gridCol w:w="5400"/>
      </w:tblGrid>
      <w:tr w:rsidR="00302BC8" w:rsidRPr="00BC1375">
        <w:trPr>
          <w:jc w:val="right"/>
        </w:trPr>
        <w:tc>
          <w:tcPr>
            <w:tcW w:w="8100" w:type="dxa"/>
            <w:gridSpan w:val="2"/>
            <w:tcBorders>
              <w:top w:val="nil"/>
              <w:left w:val="nil"/>
              <w:bottom w:val="nil"/>
              <w:right w:val="nil"/>
            </w:tcBorders>
            <w:tcMar>
              <w:top w:w="120" w:type="dxa"/>
              <w:left w:w="2" w:type="dxa"/>
              <w:bottom w:w="60" w:type="dxa"/>
              <w:right w:w="2" w:type="dxa"/>
            </w:tcMar>
            <w:vAlign w:val="center"/>
          </w:tcPr>
          <w:p w:rsidR="00302BC8" w:rsidRPr="00BC1375" w:rsidRDefault="00E221F4" w:rsidP="00154DCA">
            <w:pPr>
              <w:pStyle w:val="Tablecaption"/>
              <w:numPr>
                <w:ilvl w:val="0"/>
                <w:numId w:val="46"/>
              </w:numPr>
              <w:spacing w:after="200"/>
              <w:rPr>
                <w:rFonts w:eastAsiaTheme="minorEastAsia"/>
                <w:highlight w:val="yellow"/>
              </w:rPr>
            </w:pPr>
            <w:r w:rsidRPr="00A4676B">
              <w:rPr>
                <w:rFonts w:eastAsiaTheme="minorEastAsia"/>
                <w:w w:val="100"/>
                <w:highlight w:val="yellow"/>
              </w:rPr>
              <w:fldChar w:fldCharType="begin"/>
            </w:r>
            <w:r w:rsidR="00A4676B" w:rsidRPr="00A4676B">
              <w:rPr>
                <w:rFonts w:eastAsiaTheme="minorEastAsia"/>
                <w:w w:val="100"/>
                <w:highlight w:val="yellow"/>
              </w:rPr>
              <w:instrText>xe "reports:generating:Model callbacks (table)"</w:instrText>
            </w:r>
            <w:r w:rsidRPr="00A4676B">
              <w:rPr>
                <w:rFonts w:eastAsiaTheme="minorEastAsia"/>
                <w:w w:val="100"/>
                <w:highlight w:val="yellow"/>
              </w:rPr>
              <w:fldChar w:fldCharType="end"/>
            </w:r>
            <w:r w:rsidRPr="00A4676B">
              <w:rPr>
                <w:rFonts w:eastAsiaTheme="minorEastAsia"/>
                <w:w w:val="100"/>
                <w:highlight w:val="yellow"/>
              </w:rPr>
              <w:fldChar w:fldCharType="begin"/>
            </w:r>
            <w:r w:rsidR="00A4676B" w:rsidRPr="00A4676B">
              <w:rPr>
                <w:rFonts w:eastAsiaTheme="minorEastAsia"/>
                <w:w w:val="100"/>
                <w:highlight w:val="yellow"/>
              </w:rPr>
              <w:instrText>xe "Model callbacks:report generation (table);callbacks:Model:report generation (table)"</w:instrText>
            </w:r>
            <w:r w:rsidRPr="00A4676B">
              <w:rPr>
                <w:rFonts w:eastAsiaTheme="minorEastAsia"/>
                <w:w w:val="100"/>
                <w:highlight w:val="yellow"/>
              </w:rPr>
              <w:fldChar w:fldCharType="end"/>
            </w:r>
            <w:bookmarkStart w:id="1971" w:name="RTF370036003000300038003a00"/>
            <w:r w:rsidR="00A4676B" w:rsidRPr="00A4676B">
              <w:rPr>
                <w:rFonts w:eastAsiaTheme="minorEastAsia"/>
                <w:w w:val="100"/>
                <w:highlight w:val="yellow"/>
              </w:rPr>
              <w:t>Repo</w:t>
            </w:r>
            <w:bookmarkEnd w:id="1971"/>
            <w:r w:rsidR="00A4676B" w:rsidRPr="00A4676B">
              <w:rPr>
                <w:rFonts w:eastAsiaTheme="minorEastAsia"/>
                <w:w w:val="100"/>
                <w:highlight w:val="yellow"/>
              </w:rPr>
              <w:t>rt Generation Model Callbacks</w:t>
            </w:r>
          </w:p>
        </w:tc>
      </w:tr>
      <w:tr w:rsidR="00302BC8" w:rsidRPr="00BC1375">
        <w:trPr>
          <w:trHeight w:val="360"/>
          <w:jc w:val="right"/>
        </w:trPr>
        <w:tc>
          <w:tcPr>
            <w:tcW w:w="2700" w:type="dxa"/>
            <w:tcBorders>
              <w:top w:val="single" w:sz="4" w:space="0" w:color="000000"/>
              <w:left w:val="single" w:sz="4" w:space="0" w:color="000000"/>
              <w:bottom w:val="double" w:sz="4" w:space="0" w:color="000000"/>
              <w:right w:val="single" w:sz="4" w:space="0" w:color="000000"/>
            </w:tcBorders>
            <w:shd w:val="clear" w:color="000000" w:fill="auto"/>
            <w:tcMar>
              <w:top w:w="120" w:type="dxa"/>
              <w:left w:w="2" w:type="dxa"/>
              <w:bottom w:w="60" w:type="dxa"/>
              <w:right w:w="2" w:type="dxa"/>
            </w:tcMar>
            <w:vAlign w:val="bottom"/>
          </w:tcPr>
          <w:p w:rsidR="00302BC8" w:rsidRPr="00BC1375" w:rsidRDefault="00A4676B">
            <w:pPr>
              <w:pStyle w:val="TableHead"/>
              <w:rPr>
                <w:rFonts w:eastAsiaTheme="minorEastAsia"/>
                <w:highlight w:val="yellow"/>
              </w:rPr>
            </w:pPr>
            <w:r w:rsidRPr="00A4676B">
              <w:rPr>
                <w:rFonts w:eastAsiaTheme="minorEastAsia"/>
                <w:w w:val="100"/>
                <w:highlight w:val="yellow"/>
              </w:rPr>
              <w:t>Section of Report to Alter</w:t>
            </w:r>
          </w:p>
        </w:tc>
        <w:tc>
          <w:tcPr>
            <w:tcW w:w="5400" w:type="dxa"/>
            <w:tcBorders>
              <w:top w:val="single" w:sz="4" w:space="0" w:color="000000"/>
              <w:left w:val="single" w:sz="4" w:space="0" w:color="000000"/>
              <w:bottom w:val="double" w:sz="4" w:space="0" w:color="000000"/>
              <w:right w:val="single" w:sz="4" w:space="0" w:color="000000"/>
            </w:tcBorders>
            <w:shd w:val="clear" w:color="000000" w:fill="auto"/>
            <w:tcMar>
              <w:top w:w="120" w:type="dxa"/>
              <w:left w:w="2" w:type="dxa"/>
              <w:bottom w:w="60" w:type="dxa"/>
              <w:right w:w="2" w:type="dxa"/>
            </w:tcMar>
            <w:vAlign w:val="bottom"/>
          </w:tcPr>
          <w:p w:rsidR="00302BC8" w:rsidRPr="00BC1375" w:rsidRDefault="00A4676B">
            <w:pPr>
              <w:pStyle w:val="TableHead"/>
              <w:rPr>
                <w:rFonts w:eastAsiaTheme="minorEastAsia"/>
                <w:highlight w:val="yellow"/>
              </w:rPr>
            </w:pPr>
            <w:r w:rsidRPr="00A4676B">
              <w:rPr>
                <w:rFonts w:eastAsiaTheme="minorEastAsia"/>
                <w:w w:val="100"/>
                <w:highlight w:val="yellow"/>
              </w:rPr>
              <w:t>Model Callback to Override</w:t>
            </w:r>
          </w:p>
        </w:tc>
      </w:tr>
      <w:tr w:rsidR="00302BC8" w:rsidRPr="00BC1375">
        <w:trPr>
          <w:trHeight w:val="360"/>
          <w:jc w:val="right"/>
        </w:trPr>
        <w:tc>
          <w:tcPr>
            <w:tcW w:w="27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Header</w:t>
            </w:r>
          </w:p>
        </w:tc>
        <w:tc>
          <w:tcPr>
            <w:tcW w:w="5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ModifyReportHeader</w:t>
            </w:r>
          </w:p>
        </w:tc>
      </w:tr>
      <w:tr w:rsidR="00302BC8" w:rsidRPr="00BC1375">
        <w:trPr>
          <w:trHeight w:val="360"/>
          <w:jc w:val="right"/>
        </w:trPr>
        <w:tc>
          <w:tcPr>
            <w:tcW w:w="27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Footer</w:t>
            </w:r>
          </w:p>
        </w:tc>
        <w:tc>
          <w:tcPr>
            <w:tcW w:w="5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ModifyReportFooter</w:t>
            </w:r>
          </w:p>
        </w:tc>
      </w:tr>
      <w:tr w:rsidR="00302BC8" w:rsidRPr="00BC1375">
        <w:trPr>
          <w:trHeight w:val="1200"/>
          <w:jc w:val="right"/>
        </w:trPr>
        <w:tc>
          <w:tcPr>
            <w:tcW w:w="27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Each step result</w:t>
            </w:r>
          </w:p>
        </w:tc>
        <w:tc>
          <w:tcPr>
            <w:tcW w:w="5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w w:val="100"/>
                <w:highlight w:val="yellow"/>
              </w:rPr>
            </w:pPr>
            <w:r w:rsidRPr="00A4676B">
              <w:rPr>
                <w:rFonts w:eastAsiaTheme="minorEastAsia"/>
                <w:w w:val="100"/>
                <w:highlight w:val="yellow"/>
              </w:rPr>
              <w:t>ModifyReportEntry</w:t>
            </w:r>
          </w:p>
          <w:p w:rsidR="00302BC8" w:rsidRPr="00BC1375" w:rsidRDefault="00A4676B">
            <w:pPr>
              <w:pStyle w:val="Tablecell"/>
              <w:rPr>
                <w:rFonts w:eastAsiaTheme="minorEastAsia"/>
                <w:highlight w:val="yellow"/>
              </w:rPr>
            </w:pPr>
            <w:r w:rsidRPr="00A4676B">
              <w:rPr>
                <w:rFonts w:eastAsiaTheme="minorEastAsia"/>
                <w:w w:val="100"/>
                <w:highlight w:val="yellow"/>
              </w:rPr>
              <w:t>TestStand does not call this callback when you select DLL in the Select a Report Generator for Producing the Report Body section of the Contents tab of the Report Options dialog box.</w:t>
            </w:r>
          </w:p>
        </w:tc>
      </w:tr>
      <w:tr w:rsidR="00302BC8" w:rsidRPr="00BC1375">
        <w:trPr>
          <w:trHeight w:val="360"/>
          <w:jc w:val="right"/>
        </w:trPr>
        <w:tc>
          <w:tcPr>
            <w:tcW w:w="27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Entire report</w:t>
            </w:r>
          </w:p>
        </w:tc>
        <w:tc>
          <w:tcPr>
            <w:tcW w:w="5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TestReport</w:t>
            </w:r>
          </w:p>
        </w:tc>
      </w:tr>
      <w:tr w:rsidR="00302BC8" w:rsidRPr="00BC1375">
        <w:trPr>
          <w:trHeight w:val="360"/>
          <w:jc w:val="right"/>
        </w:trPr>
        <w:tc>
          <w:tcPr>
            <w:tcW w:w="27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Batch header</w:t>
            </w:r>
          </w:p>
        </w:tc>
        <w:tc>
          <w:tcPr>
            <w:tcW w:w="5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ModifyBatchReportHeader</w:t>
            </w:r>
          </w:p>
        </w:tc>
      </w:tr>
      <w:tr w:rsidR="00302BC8" w:rsidRPr="00BC1375">
        <w:trPr>
          <w:trHeight w:val="360"/>
          <w:jc w:val="right"/>
        </w:trPr>
        <w:tc>
          <w:tcPr>
            <w:tcW w:w="27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Batch footer</w:t>
            </w:r>
          </w:p>
        </w:tc>
        <w:tc>
          <w:tcPr>
            <w:tcW w:w="5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ModifyBatchReportFooter</w:t>
            </w:r>
          </w:p>
        </w:tc>
      </w:tr>
      <w:tr w:rsidR="00302BC8" w:rsidRPr="00BC1375">
        <w:trPr>
          <w:trHeight w:val="360"/>
          <w:jc w:val="right"/>
        </w:trPr>
        <w:tc>
          <w:tcPr>
            <w:tcW w:w="27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Each test socket result</w:t>
            </w:r>
          </w:p>
        </w:tc>
        <w:tc>
          <w:tcPr>
            <w:tcW w:w="5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ModifyBatchReportEntry</w:t>
            </w:r>
          </w:p>
        </w:tc>
      </w:tr>
      <w:tr w:rsidR="00302BC8" w:rsidRPr="00BC1375">
        <w:trPr>
          <w:trHeight w:val="360"/>
          <w:jc w:val="right"/>
        </w:trPr>
        <w:tc>
          <w:tcPr>
            <w:tcW w:w="27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lastRenderedPageBreak/>
              <w:t>Entire batch report</w:t>
            </w:r>
          </w:p>
        </w:tc>
        <w:tc>
          <w:tcPr>
            <w:tcW w:w="5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BatchReport</w:t>
            </w:r>
          </w:p>
        </w:tc>
      </w:tr>
    </w:tbl>
    <w:p w:rsidR="00302BC8" w:rsidRPr="00BC1375" w:rsidRDefault="00302BC8">
      <w:pPr>
        <w:pStyle w:val="Anchor"/>
        <w:rPr>
          <w:w w:val="100"/>
          <w:highlight w:val="yellow"/>
        </w:rPr>
      </w:pPr>
    </w:p>
    <w:p w:rsidR="00C6433B" w:rsidRDefault="00A4676B">
      <w:pPr>
        <w:pStyle w:val="Body"/>
        <w:rPr>
          <w:w w:val="100"/>
        </w:rPr>
      </w:pPr>
      <w:r w:rsidRPr="00A4676B">
        <w:rPr>
          <w:w w:val="100"/>
          <w:highlight w:val="yellow"/>
        </w:rPr>
        <w:t xml:space="preserve">Additionally, you can use the </w:t>
      </w:r>
      <w:r w:rsidRPr="00A4676B">
        <w:rPr>
          <w:rStyle w:val="Monospace"/>
          <w:w w:val="100"/>
          <w:highlight w:val="yellow"/>
        </w:rPr>
        <w:t>Step.Result.ReportText</w:t>
      </w:r>
      <w:r w:rsidRPr="00A4676B">
        <w:rPr>
          <w:w w:val="100"/>
          <w:highlight w:val="yellow"/>
        </w:rPr>
        <w:t xml:space="preserve"> property for each step in a client sequence file to add text to the step result in the report.</w:t>
      </w:r>
      <w:commentRangeEnd w:id="1960"/>
      <w:r w:rsidRPr="00A4676B">
        <w:rPr>
          <w:rStyle w:val="CommentReference"/>
          <w:rFonts w:ascii="Calibri" w:hAnsi="Calibri" w:cs="Times New Roman"/>
          <w:color w:val="auto"/>
          <w:w w:val="100"/>
          <w:highlight w:val="yellow"/>
        </w:rPr>
        <w:commentReference w:id="1960"/>
      </w:r>
    </w:p>
    <w:sectPr w:rsidR="00C6433B" w:rsidSect="00302BC8">
      <w:headerReference w:type="even" r:id="rId11"/>
      <w:headerReference w:type="default" r:id="rId12"/>
      <w:footerReference w:type="even" r:id="rId13"/>
      <w:footerReference w:type="default" r:id="rId14"/>
      <w:headerReference w:type="first" r:id="rId15"/>
      <w:footerReference w:type="first" r:id="rId16"/>
      <w:pgSz w:w="10080" w:h="12960"/>
      <w:pgMar w:top="1263" w:right="1080" w:bottom="1263" w:left="966" w:header="720" w:footer="720" w:gutter="0"/>
      <w:cols w:space="720"/>
      <w:noEndnote/>
      <w:titlePg/>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1" w:author="jgrey" w:date="2012-05-15T00:11:00Z" w:initials="j">
    <w:p w:rsidR="00125531" w:rsidRDefault="00125531">
      <w:pPr>
        <w:pStyle w:val="CommentText"/>
      </w:pPr>
      <w:r>
        <w:rPr>
          <w:rStyle w:val="CommentReference"/>
        </w:rPr>
        <w:annotationRef/>
      </w:r>
      <w:r>
        <w:t>My edits to this a pretty rough. The repeated nearly identical lists of sequence steps copied straight from the sequences seems like a poor way to document things. It would be easier to digest if we distilled out the commonalities and more informative if we had socket vs. controller execution tables like in the plug-in appendix. Ho</w:t>
      </w:r>
      <w:r>
        <w:t>w</w:t>
      </w:r>
      <w:r>
        <w:t>ever, I don't have time to do more than update what is already here. I could have made quite a few mistakes or failed to use parallel wording in the various similar lists.</w:t>
      </w:r>
    </w:p>
    <w:p w:rsidR="00125531" w:rsidRDefault="00125531">
      <w:pPr>
        <w:pStyle w:val="CommentText"/>
      </w:pPr>
      <w:r>
        <w:t>[CJ 05/11/2012] There are definitely pros and cons for the existing and proposed methods of doc</w:t>
      </w:r>
      <w:r>
        <w:t>u</w:t>
      </w:r>
      <w:r>
        <w:t xml:space="preserve">menting the process models. </w:t>
      </w:r>
      <w:r w:rsidRPr="00956AE5">
        <w:rPr>
          <w:highlight w:val="yellow"/>
        </w:rPr>
        <w:t>I will file a CAR for this suggestion.</w:t>
      </w:r>
    </w:p>
  </w:comment>
  <w:comment w:id="33" w:author="calliej" w:date="2012-05-15T00:11:00Z" w:initials="CJ">
    <w:p w:rsidR="00125531" w:rsidRDefault="00125531">
      <w:pPr>
        <w:pStyle w:val="CommentText"/>
      </w:pPr>
      <w:r>
        <w:rPr>
          <w:rStyle w:val="CommentReference"/>
        </w:rPr>
        <w:annotationRef/>
      </w:r>
      <w:r w:rsidRPr="00956AE5">
        <w:rPr>
          <w:highlight w:val="yellow"/>
        </w:rPr>
        <w:t>I’m guessing you meant to delete this as well</w:t>
      </w:r>
    </w:p>
  </w:comment>
  <w:comment w:id="39" w:author="calliej" w:date="2012-05-15T00:11:00Z" w:initials="CJ">
    <w:p w:rsidR="00125531" w:rsidRDefault="00125531">
      <w:pPr>
        <w:pStyle w:val="CommentText"/>
      </w:pPr>
      <w:r>
        <w:rPr>
          <w:rStyle w:val="CommentReference"/>
        </w:rPr>
        <w:annotationRef/>
      </w:r>
      <w:r w:rsidRPr="00950A92">
        <w:rPr>
          <w:highlight w:val="yellow"/>
        </w:rPr>
        <w:t>In a previous document, I su</w:t>
      </w:r>
      <w:r w:rsidRPr="00950A92">
        <w:rPr>
          <w:highlight w:val="yellow"/>
        </w:rPr>
        <w:t>g</w:t>
      </w:r>
      <w:r w:rsidRPr="00950A92">
        <w:rPr>
          <w:highlight w:val="yellow"/>
        </w:rPr>
        <w:t>gested using the existing wording from the RP dialog box. You approved. I suggest we do the same here.</w:t>
      </w:r>
      <w:r>
        <w:t xml:space="preserve"> The wording is “</w:t>
      </w:r>
      <w:r w:rsidRPr="00950A92">
        <w:t>, in which you enable or disable the installed built-in and custom result processing plug-ins in the active result processing configuration and also configure how the plug-ins process test results. Use the built-in reporting, database, and offline results plug-ins to generate reports, log data to databases, and store results in compact offline result files for processing later, respectively.</w:t>
      </w:r>
      <w:r>
        <w:t>”</w:t>
      </w:r>
    </w:p>
  </w:comment>
  <w:comment w:id="60" w:author="calliej" w:date="2012-05-15T00:11:00Z" w:initials="CJ">
    <w:p w:rsidR="00125531" w:rsidRDefault="00125531">
      <w:pPr>
        <w:pStyle w:val="CommentText"/>
      </w:pPr>
      <w:r>
        <w:rPr>
          <w:rStyle w:val="CommentReference"/>
        </w:rPr>
        <w:annotationRef/>
      </w:r>
      <w:r w:rsidRPr="004111DA">
        <w:rPr>
          <w:highlight w:val="yellow"/>
        </w:rPr>
        <w:t xml:space="preserve">Where is the bullet item/description for </w:t>
      </w:r>
      <w:proofErr w:type="spellStart"/>
      <w:r w:rsidRPr="004111DA">
        <w:rPr>
          <w:highlight w:val="yellow"/>
        </w:rPr>
        <w:t>DoPreUUT</w:t>
      </w:r>
      <w:proofErr w:type="spellEnd"/>
      <w:r w:rsidRPr="004111DA">
        <w:rPr>
          <w:highlight w:val="yellow"/>
        </w:rPr>
        <w:t>?</w:t>
      </w:r>
      <w:r>
        <w:t xml:space="preserve"> Do we need one?</w:t>
      </w:r>
    </w:p>
  </w:comment>
  <w:comment w:id="66" w:author="calliej" w:date="2012-05-15T00:11:00Z" w:initials="CJ">
    <w:p w:rsidR="00125531" w:rsidRDefault="00125531">
      <w:pPr>
        <w:pStyle w:val="CommentText"/>
      </w:pPr>
      <w:r>
        <w:rPr>
          <w:rStyle w:val="CommentReference"/>
        </w:rPr>
        <w:annotationRef/>
      </w:r>
      <w:r w:rsidRPr="004111DA">
        <w:rPr>
          <w:highlight w:val="yellow"/>
        </w:rPr>
        <w:t xml:space="preserve">Where is the bullet item/description for </w:t>
      </w:r>
      <w:proofErr w:type="spellStart"/>
      <w:r w:rsidRPr="004111DA">
        <w:rPr>
          <w:highlight w:val="yellow"/>
        </w:rPr>
        <w:t>DoPostUUT</w:t>
      </w:r>
      <w:proofErr w:type="spellEnd"/>
      <w:r w:rsidRPr="004111DA">
        <w:rPr>
          <w:highlight w:val="yellow"/>
        </w:rPr>
        <w:t>?</w:t>
      </w:r>
      <w:r>
        <w:t xml:space="preserve"> Do we need one?</w:t>
      </w:r>
    </w:p>
  </w:comment>
  <w:comment w:id="76" w:author="calliej" w:date="2012-05-15T00:11:00Z" w:initials="CJ">
    <w:p w:rsidR="00125531" w:rsidRDefault="00125531">
      <w:pPr>
        <w:pStyle w:val="CommentText"/>
      </w:pPr>
      <w:r>
        <w:rPr>
          <w:rStyle w:val="CommentReference"/>
        </w:rPr>
        <w:annotationRef/>
      </w:r>
      <w:r>
        <w:t xml:space="preserve">I don’t see this sequence in ModelSupport.seq. </w:t>
      </w:r>
      <w:r w:rsidRPr="00402188">
        <w:rPr>
          <w:highlight w:val="yellow"/>
        </w:rPr>
        <w:t xml:space="preserve">Do you mean Model </w:t>
      </w:r>
      <w:proofErr w:type="spellStart"/>
      <w:r w:rsidRPr="00402188">
        <w:rPr>
          <w:highlight w:val="yellow"/>
        </w:rPr>
        <w:t>Plugins</w:t>
      </w:r>
      <w:proofErr w:type="spellEnd"/>
      <w:r w:rsidRPr="00402188">
        <w:rPr>
          <w:highlight w:val="yellow"/>
        </w:rPr>
        <w:t xml:space="preserve"> – Begin?</w:t>
      </w:r>
      <w:r>
        <w:t xml:space="preserve"> (as in the following </w:t>
      </w:r>
      <w:proofErr w:type="spellStart"/>
      <w:r>
        <w:t>DatabaseOptions</w:t>
      </w:r>
      <w:proofErr w:type="spellEnd"/>
      <w:r>
        <w:t xml:space="preserve"> d</w:t>
      </w:r>
      <w:r>
        <w:t>e</w:t>
      </w:r>
      <w:r>
        <w:t>scription)?</w:t>
      </w:r>
    </w:p>
    <w:p w:rsidR="00097891" w:rsidRDefault="00097891">
      <w:pPr>
        <w:pStyle w:val="CommentText"/>
      </w:pPr>
    </w:p>
    <w:p w:rsidR="00097891" w:rsidRDefault="00097891">
      <w:pPr>
        <w:pStyle w:val="CommentText"/>
      </w:pPr>
      <w:r>
        <w:t>[MH] I think that’s what was meant.</w:t>
      </w:r>
    </w:p>
  </w:comment>
  <w:comment w:id="79" w:author="calliej" w:date="2012-05-15T00:11:00Z" w:initials="CJ">
    <w:p w:rsidR="00125531" w:rsidRDefault="00125531">
      <w:pPr>
        <w:pStyle w:val="CommentText"/>
      </w:pPr>
      <w:r>
        <w:rPr>
          <w:rStyle w:val="CommentReference"/>
        </w:rPr>
        <w:annotationRef/>
      </w:r>
      <w:r w:rsidRPr="00402188">
        <w:rPr>
          <w:highlight w:val="yellow"/>
        </w:rPr>
        <w:t xml:space="preserve">Model </w:t>
      </w:r>
      <w:proofErr w:type="spellStart"/>
      <w:r w:rsidRPr="00402188">
        <w:rPr>
          <w:highlight w:val="yellow"/>
        </w:rPr>
        <w:t>Plugins</w:t>
      </w:r>
      <w:proofErr w:type="spellEnd"/>
      <w:r w:rsidRPr="00402188">
        <w:rPr>
          <w:highlight w:val="yellow"/>
        </w:rPr>
        <w:t xml:space="preserve"> – Begin</w:t>
      </w:r>
      <w:r>
        <w:t xml:space="preserve"> (as in the following </w:t>
      </w:r>
      <w:proofErr w:type="spellStart"/>
      <w:r>
        <w:t>DatabaseOptions</w:t>
      </w:r>
      <w:proofErr w:type="spellEnd"/>
      <w:r>
        <w:t xml:space="preserve"> description)?</w:t>
      </w:r>
    </w:p>
    <w:p w:rsidR="00097891" w:rsidRDefault="00097891">
      <w:pPr>
        <w:pStyle w:val="CommentText"/>
      </w:pPr>
    </w:p>
    <w:p w:rsidR="00097891" w:rsidRDefault="00097891">
      <w:pPr>
        <w:pStyle w:val="CommentText"/>
      </w:pPr>
      <w:r>
        <w:t xml:space="preserve">[MH] Yes, however, in this context it should be referred to as: </w:t>
      </w:r>
      <w:r w:rsidRPr="00097891">
        <w:rPr>
          <w:highlight w:val="yellow"/>
        </w:rPr>
        <w:t xml:space="preserve">Model </w:t>
      </w:r>
      <w:proofErr w:type="spellStart"/>
      <w:r w:rsidRPr="00097891">
        <w:rPr>
          <w:highlight w:val="yellow"/>
        </w:rPr>
        <w:t>Plugin</w:t>
      </w:r>
      <w:proofErr w:type="spellEnd"/>
      <w:r w:rsidRPr="00097891">
        <w:rPr>
          <w:highlight w:val="yellow"/>
        </w:rPr>
        <w:t xml:space="preserve"> </w:t>
      </w:r>
      <w:r>
        <w:rPr>
          <w:highlight w:val="yellow"/>
        </w:rPr>
        <w:t>–</w:t>
      </w:r>
      <w:r w:rsidRPr="00097891">
        <w:rPr>
          <w:highlight w:val="yellow"/>
        </w:rPr>
        <w:t xml:space="preserve"> Begin</w:t>
      </w:r>
      <w:r>
        <w:t xml:space="preserve"> entry point </w:t>
      </w:r>
    </w:p>
    <w:p w:rsidR="00097891" w:rsidRDefault="00097891">
      <w:pPr>
        <w:pStyle w:val="CommentText"/>
      </w:pPr>
    </w:p>
    <w:p w:rsidR="00097891" w:rsidRDefault="00097891">
      <w:pPr>
        <w:pStyle w:val="CommentText"/>
      </w:pPr>
      <w:r>
        <w:t xml:space="preserve">Which is how it is in the </w:t>
      </w:r>
      <w:proofErr w:type="spellStart"/>
      <w:r>
        <w:t>DatabaseOptions</w:t>
      </w:r>
      <w:proofErr w:type="spellEnd"/>
      <w:r>
        <w:t xml:space="preserve"> descri</w:t>
      </w:r>
      <w:r>
        <w:t>p</w:t>
      </w:r>
      <w:r>
        <w:t>tion.</w:t>
      </w:r>
    </w:p>
  </w:comment>
  <w:comment w:id="85" w:author="calliej" w:date="2012-05-15T00:11:00Z" w:initials="CJ">
    <w:p w:rsidR="00125531" w:rsidRDefault="00125531">
      <w:pPr>
        <w:pStyle w:val="CommentText"/>
      </w:pPr>
      <w:r>
        <w:rPr>
          <w:rStyle w:val="CommentReference"/>
        </w:rPr>
        <w:annotationRef/>
      </w:r>
      <w:r w:rsidRPr="00F577DA">
        <w:rPr>
          <w:highlight w:val="yellow"/>
        </w:rPr>
        <w:t xml:space="preserve">To match </w:t>
      </w:r>
      <w:proofErr w:type="spellStart"/>
      <w:r w:rsidRPr="00F577DA">
        <w:rPr>
          <w:highlight w:val="yellow"/>
        </w:rPr>
        <w:t>DatabaseOptions</w:t>
      </w:r>
      <w:proofErr w:type="spellEnd"/>
      <w:r w:rsidRPr="00F577DA">
        <w:rPr>
          <w:highlight w:val="yellow"/>
        </w:rPr>
        <w:t xml:space="preserve"> description</w:t>
      </w:r>
    </w:p>
  </w:comment>
  <w:comment w:id="94" w:author="calliej" w:date="2012-05-15T00:11:00Z" w:initials="CJ">
    <w:p w:rsidR="00125531" w:rsidRDefault="00125531">
      <w:pPr>
        <w:pStyle w:val="CommentText"/>
      </w:pPr>
      <w:r>
        <w:rPr>
          <w:rStyle w:val="CommentReference"/>
        </w:rPr>
        <w:annotationRef/>
      </w:r>
      <w:r w:rsidRPr="00402188">
        <w:rPr>
          <w:highlight w:val="yellow"/>
        </w:rPr>
        <w:t>Check rewrite to avoid passive voice</w:t>
      </w:r>
    </w:p>
  </w:comment>
  <w:comment w:id="130" w:author="calliej" w:date="2012-05-15T00:11:00Z" w:initials="CJ">
    <w:p w:rsidR="00125531" w:rsidRDefault="00125531">
      <w:pPr>
        <w:pStyle w:val="CommentText"/>
      </w:pPr>
      <w:r>
        <w:rPr>
          <w:rStyle w:val="CommentReference"/>
        </w:rPr>
        <w:annotationRef/>
      </w:r>
      <w:r w:rsidRPr="00F577DA">
        <w:rPr>
          <w:highlight w:val="yellow"/>
        </w:rPr>
        <w:t xml:space="preserve">To match edits in </w:t>
      </w:r>
      <w:proofErr w:type="spellStart"/>
      <w:r w:rsidRPr="00F577DA">
        <w:rPr>
          <w:highlight w:val="yellow"/>
        </w:rPr>
        <w:t>ReportOptions</w:t>
      </w:r>
      <w:proofErr w:type="spellEnd"/>
      <w:r w:rsidRPr="00F577DA">
        <w:rPr>
          <w:highlight w:val="yellow"/>
        </w:rPr>
        <w:t xml:space="preserve"> description</w:t>
      </w:r>
    </w:p>
  </w:comment>
  <w:comment w:id="153" w:author="calliej" w:date="2012-05-15T00:11:00Z" w:initials="CJ">
    <w:p w:rsidR="00125531" w:rsidRDefault="00125531">
      <w:pPr>
        <w:pStyle w:val="CommentText"/>
      </w:pPr>
      <w:r>
        <w:rPr>
          <w:rStyle w:val="CommentReference"/>
        </w:rPr>
        <w:annotationRef/>
      </w:r>
      <w:r>
        <w:t>Edits to remove passive voice, possessive</w:t>
      </w:r>
    </w:p>
  </w:comment>
  <w:comment w:id="182" w:author="calliej" w:date="2012-05-15T00:11:00Z" w:initials="CJ">
    <w:p w:rsidR="00125531" w:rsidRDefault="00125531">
      <w:pPr>
        <w:pStyle w:val="CommentText"/>
      </w:pPr>
      <w:r>
        <w:rPr>
          <w:rStyle w:val="CommentReference"/>
        </w:rPr>
        <w:annotationRef/>
      </w:r>
      <w:proofErr w:type="spellStart"/>
      <w:r w:rsidRPr="00B846C2">
        <w:rPr>
          <w:highlight w:val="yellow"/>
        </w:rPr>
        <w:t>ReportOptions</w:t>
      </w:r>
      <w:proofErr w:type="spellEnd"/>
      <w:r w:rsidRPr="00B846C2">
        <w:rPr>
          <w:highlight w:val="yellow"/>
        </w:rPr>
        <w:t xml:space="preserve"> and </w:t>
      </w:r>
      <w:proofErr w:type="spellStart"/>
      <w:r w:rsidRPr="00B846C2">
        <w:rPr>
          <w:highlight w:val="yellow"/>
        </w:rPr>
        <w:t>DatabaseOptions</w:t>
      </w:r>
      <w:proofErr w:type="spellEnd"/>
      <w:r w:rsidRPr="00B846C2">
        <w:rPr>
          <w:highlight w:val="yellow"/>
        </w:rPr>
        <w:t xml:space="preserve"> say “for each”</w:t>
      </w:r>
      <w:r>
        <w:rPr>
          <w:highlight w:val="yellow"/>
        </w:rPr>
        <w:t xml:space="preserve">, which means something different. </w:t>
      </w:r>
      <w:r w:rsidRPr="00B846C2">
        <w:rPr>
          <w:highlight w:val="yellow"/>
        </w:rPr>
        <w:t xml:space="preserve">Which </w:t>
      </w:r>
      <w:r>
        <w:rPr>
          <w:highlight w:val="yellow"/>
        </w:rPr>
        <w:t xml:space="preserve">wording </w:t>
      </w:r>
      <w:r w:rsidRPr="00B846C2">
        <w:rPr>
          <w:highlight w:val="yellow"/>
        </w:rPr>
        <w:t>is correct?</w:t>
      </w:r>
    </w:p>
    <w:p w:rsidR="00C87416" w:rsidRDefault="00C87416">
      <w:pPr>
        <w:pStyle w:val="CommentText"/>
      </w:pPr>
    </w:p>
    <w:p w:rsidR="00C87416" w:rsidRDefault="00C87416">
      <w:pPr>
        <w:pStyle w:val="CommentText"/>
      </w:pPr>
      <w:r>
        <w:t>[MH] ‘in each’ sounds more correct to me but ot</w:t>
      </w:r>
      <w:r>
        <w:t>h</w:t>
      </w:r>
      <w:r>
        <w:t>ers may have a different opinion</w:t>
      </w:r>
    </w:p>
  </w:comment>
  <w:comment w:id="186" w:author="calliej" w:date="2012-05-15T00:11:00Z" w:initials="CJ">
    <w:p w:rsidR="00125531" w:rsidRDefault="00125531">
      <w:pPr>
        <w:pStyle w:val="CommentText"/>
      </w:pPr>
      <w:r>
        <w:rPr>
          <w:rStyle w:val="CommentReference"/>
        </w:rPr>
        <w:annotationRef/>
      </w:r>
      <w:r w:rsidRPr="00106588">
        <w:rPr>
          <w:highlight w:val="yellow"/>
        </w:rPr>
        <w:t xml:space="preserve">Rewrite possessive OR if there is really ambiguity about which UUT Done entry point we’re talking about, consider “The UUT Done entry point in the NI ReportGenerator.seq plug-in calls the </w:t>
      </w:r>
      <w:proofErr w:type="spellStart"/>
      <w:r w:rsidRPr="00106588">
        <w:rPr>
          <w:highlight w:val="yellow"/>
        </w:rPr>
        <w:t>TestReport</w:t>
      </w:r>
      <w:proofErr w:type="spellEnd"/>
      <w:r w:rsidRPr="00106588">
        <w:rPr>
          <w:highlight w:val="yellow"/>
        </w:rPr>
        <w:t>…”</w:t>
      </w:r>
    </w:p>
  </w:comment>
  <w:comment w:id="199" w:author="jgrey" w:date="2012-05-15T00:11:00Z" w:initials="j">
    <w:p w:rsidR="00125531" w:rsidRDefault="00125531">
      <w:pPr>
        <w:pStyle w:val="CommentText"/>
      </w:pPr>
      <w:r>
        <w:rPr>
          <w:rStyle w:val="CommentReference"/>
        </w:rPr>
        <w:annotationRef/>
      </w:r>
      <w:r w:rsidRPr="00B846C2">
        <w:rPr>
          <w:highlight w:val="yellow"/>
        </w:rPr>
        <w:t>Get Anand to verify this and review for similar issues.</w:t>
      </w:r>
    </w:p>
  </w:comment>
  <w:comment w:id="201" w:author="Manooch Hosseini" w:date="2012-05-15T00:11:00Z" w:initials="MH">
    <w:p w:rsidR="004711DB" w:rsidRDefault="004711DB">
      <w:pPr>
        <w:pStyle w:val="CommentText"/>
      </w:pPr>
      <w:r>
        <w:rPr>
          <w:rStyle w:val="CommentReference"/>
        </w:rPr>
        <w:annotationRef/>
      </w:r>
      <w:r>
        <w:t>Seems weird that we su</w:t>
      </w:r>
      <w:r>
        <w:t>d</w:t>
      </w:r>
      <w:r>
        <w:t xml:space="preserve">denly jump from talking about the </w:t>
      </w:r>
      <w:proofErr w:type="spellStart"/>
      <w:r>
        <w:t>AddReportBody</w:t>
      </w:r>
      <w:proofErr w:type="spellEnd"/>
      <w:r>
        <w:t xml:space="preserve"> sequence to talking about the </w:t>
      </w:r>
      <w:proofErr w:type="spellStart"/>
      <w:r>
        <w:t>GetATMLReport</w:t>
      </w:r>
      <w:proofErr w:type="spellEnd"/>
      <w:r>
        <w:t xml:space="preserve"> sequence.</w:t>
      </w:r>
    </w:p>
    <w:p w:rsidR="004711DB" w:rsidRDefault="004711DB">
      <w:pPr>
        <w:pStyle w:val="CommentText"/>
      </w:pPr>
    </w:p>
    <w:p w:rsidR="004711DB" w:rsidRPr="004711DB" w:rsidRDefault="004711DB">
      <w:pPr>
        <w:pStyle w:val="CommentText"/>
      </w:pPr>
      <w:r>
        <w:t xml:space="preserve">Also, the sentence doesn’t make sense: ‘… calls the </w:t>
      </w:r>
      <w:proofErr w:type="spellStart"/>
      <w:r>
        <w:t>Get_Atml_Report</w:t>
      </w:r>
      <w:proofErr w:type="spellEnd"/>
      <w:r>
        <w:t xml:space="preserve"> function </w:t>
      </w:r>
      <w:r>
        <w:rPr>
          <w:i/>
        </w:rPr>
        <w:t>the ATMLSupport.dll in the LabWindows/CVI Project.</w:t>
      </w:r>
      <w:r>
        <w:t>’</w:t>
      </w:r>
    </w:p>
  </w:comment>
  <w:comment w:id="212" w:author="calliej" w:date="2012-05-15T00:11:00Z" w:initials="CJ">
    <w:p w:rsidR="00125531" w:rsidRDefault="00125531">
      <w:pPr>
        <w:pStyle w:val="CommentText"/>
      </w:pPr>
      <w:r>
        <w:rPr>
          <w:rStyle w:val="CommentReference"/>
        </w:rPr>
        <w:annotationRef/>
      </w:r>
      <w:r w:rsidRPr="004111DA">
        <w:rPr>
          <w:highlight w:val="yellow"/>
        </w:rPr>
        <w:t>“for each” or “in each”?</w:t>
      </w:r>
    </w:p>
  </w:comment>
  <w:comment w:id="217" w:author="calliej" w:date="2012-05-15T00:11:00Z" w:initials="CJ">
    <w:p w:rsidR="00125531" w:rsidRDefault="00125531" w:rsidP="00742138">
      <w:pPr>
        <w:pStyle w:val="CommentText"/>
      </w:pPr>
      <w:r>
        <w:rPr>
          <w:rStyle w:val="CommentReference"/>
        </w:rPr>
        <w:annotationRef/>
      </w:r>
      <w:r w:rsidRPr="00106588">
        <w:rPr>
          <w:highlight w:val="yellow"/>
        </w:rPr>
        <w:t xml:space="preserve">Rewrite possessive OR if there is really ambiguity about which UUT Done entry point we’re talking about, consider “The UUT Done entry point in the NI </w:t>
      </w:r>
      <w:r>
        <w:rPr>
          <w:highlight w:val="yellow"/>
        </w:rPr>
        <w:t>DatabaseLogger</w:t>
      </w:r>
      <w:r w:rsidRPr="00106588">
        <w:rPr>
          <w:highlight w:val="yellow"/>
        </w:rPr>
        <w:t>.</w:t>
      </w:r>
      <w:r>
        <w:rPr>
          <w:highlight w:val="yellow"/>
        </w:rPr>
        <w:t xml:space="preserve">seq plug-in calls the </w:t>
      </w:r>
      <w:proofErr w:type="spellStart"/>
      <w:r>
        <w:rPr>
          <w:highlight w:val="yellow"/>
        </w:rPr>
        <w:t>LogToDatabase</w:t>
      </w:r>
      <w:proofErr w:type="spellEnd"/>
      <w:r w:rsidRPr="00106588">
        <w:rPr>
          <w:highlight w:val="yellow"/>
        </w:rPr>
        <w:t>…”</w:t>
      </w:r>
    </w:p>
    <w:p w:rsidR="00125531" w:rsidRDefault="00125531">
      <w:pPr>
        <w:pStyle w:val="CommentText"/>
      </w:pPr>
    </w:p>
  </w:comment>
  <w:comment w:id="227" w:author="Manooch Hosseini" w:date="2012-05-15T00:11:00Z" w:initials="MH">
    <w:p w:rsidR="000A3397" w:rsidRDefault="000A3397">
      <w:pPr>
        <w:pStyle w:val="CommentText"/>
      </w:pPr>
      <w:r>
        <w:rPr>
          <w:rStyle w:val="CommentReference"/>
        </w:rPr>
        <w:annotationRef/>
      </w:r>
      <w:r>
        <w:t xml:space="preserve">Making consistent with </w:t>
      </w:r>
      <w:proofErr w:type="spellStart"/>
      <w:r>
        <w:t>TestReport</w:t>
      </w:r>
      <w:proofErr w:type="spellEnd"/>
      <w:r>
        <w:t xml:space="preserve"> callback bullet</w:t>
      </w:r>
    </w:p>
  </w:comment>
  <w:comment w:id="252" w:author="calliej" w:date="2012-05-15T00:11:00Z" w:initials="CJ">
    <w:p w:rsidR="00125531" w:rsidRDefault="00125531">
      <w:pPr>
        <w:pStyle w:val="CommentText"/>
      </w:pPr>
      <w:r>
        <w:rPr>
          <w:rStyle w:val="CommentReference"/>
        </w:rPr>
        <w:annotationRef/>
      </w:r>
      <w:r w:rsidRPr="00AC580F">
        <w:rPr>
          <w:highlight w:val="yellow"/>
        </w:rPr>
        <w:t>For each or in each?</w:t>
      </w:r>
    </w:p>
  </w:comment>
  <w:comment w:id="319" w:author="calliej" w:date="2012-05-15T00:11:00Z" w:initials="CJ">
    <w:p w:rsidR="00125531" w:rsidRDefault="00125531">
      <w:pPr>
        <w:pStyle w:val="CommentText"/>
      </w:pPr>
      <w:r>
        <w:rPr>
          <w:rStyle w:val="CommentReference"/>
        </w:rPr>
        <w:annotationRef/>
      </w:r>
      <w:r w:rsidRPr="005F10F5">
        <w:rPr>
          <w:highlight w:val="yellow"/>
        </w:rPr>
        <w:t>What is doing all these things? The Initialize Execution Entry Point s</w:t>
      </w:r>
      <w:r w:rsidRPr="005F10F5">
        <w:rPr>
          <w:highlight w:val="yellow"/>
        </w:rPr>
        <w:t>e</w:t>
      </w:r>
      <w:r w:rsidRPr="005F10F5">
        <w:rPr>
          <w:highlight w:val="yellow"/>
        </w:rPr>
        <w:t xml:space="preserve">quence, the </w:t>
      </w:r>
      <w:proofErr w:type="spellStart"/>
      <w:r w:rsidRPr="005F10F5">
        <w:rPr>
          <w:highlight w:val="yellow"/>
        </w:rPr>
        <w:t>ModelOptions</w:t>
      </w:r>
      <w:proofErr w:type="spellEnd"/>
      <w:r w:rsidRPr="005F10F5">
        <w:rPr>
          <w:highlight w:val="yellow"/>
        </w:rPr>
        <w:t xml:space="preserve"> callback, or the client sequence file?</w:t>
      </w:r>
    </w:p>
    <w:p w:rsidR="000A3397" w:rsidRDefault="000A3397">
      <w:pPr>
        <w:pStyle w:val="CommentText"/>
      </w:pPr>
    </w:p>
    <w:p w:rsidR="000A3397" w:rsidRDefault="000A3397">
      <w:pPr>
        <w:pStyle w:val="CommentText"/>
      </w:pPr>
      <w:r>
        <w:t>[MH] I think James intended this to read as though the Initialize Execution Entry Point sequence is “d</w:t>
      </w:r>
      <w:r>
        <w:t>o</w:t>
      </w:r>
      <w:r>
        <w:t>ing all these things”.</w:t>
      </w:r>
    </w:p>
  </w:comment>
  <w:comment w:id="327" w:author="calliej" w:date="2012-05-15T00:11:00Z" w:initials="CJ">
    <w:p w:rsidR="00125531" w:rsidRDefault="00125531">
      <w:pPr>
        <w:pStyle w:val="CommentText"/>
      </w:pPr>
      <w:r>
        <w:rPr>
          <w:rStyle w:val="CommentReference"/>
        </w:rPr>
        <w:annotationRef/>
      </w:r>
      <w:r w:rsidRPr="005F10F5">
        <w:rPr>
          <w:highlight w:val="yellow"/>
        </w:rPr>
        <w:t>Check this verb</w:t>
      </w:r>
      <w:r>
        <w:t>. I think the phrase was missing a word</w:t>
      </w:r>
    </w:p>
  </w:comment>
  <w:comment w:id="341" w:author="calliej" w:date="2012-05-15T00:11:00Z" w:initials="CJ">
    <w:p w:rsidR="00125531" w:rsidRDefault="00125531">
      <w:pPr>
        <w:pStyle w:val="CommentText"/>
      </w:pPr>
      <w:r>
        <w:rPr>
          <w:rStyle w:val="CommentReference"/>
        </w:rPr>
        <w:annotationRef/>
      </w:r>
      <w:r>
        <w:t xml:space="preserve">Previous similar phrases used for each/in each – </w:t>
      </w:r>
      <w:r w:rsidRPr="005F10F5">
        <w:rPr>
          <w:highlight w:val="yellow"/>
        </w:rPr>
        <w:t>which phrase should we use throughout this doc?</w:t>
      </w:r>
    </w:p>
  </w:comment>
  <w:comment w:id="342" w:author="Manooch Hosseini" w:date="2012-05-15T00:11:00Z" w:initials="MH">
    <w:p w:rsidR="000A3397" w:rsidRDefault="000A3397">
      <w:pPr>
        <w:pStyle w:val="CommentText"/>
      </w:pPr>
      <w:r>
        <w:rPr>
          <w:rStyle w:val="CommentReference"/>
        </w:rPr>
        <w:annotationRef/>
      </w:r>
      <w:r>
        <w:t xml:space="preserve">James – should we use the term enabled instead of configured here? In all cases but the Model </w:t>
      </w:r>
      <w:proofErr w:type="spellStart"/>
      <w:r>
        <w:t>Plugins</w:t>
      </w:r>
      <w:proofErr w:type="spellEnd"/>
      <w:r>
        <w:t xml:space="preserve"> – Begin case, we only invoke the corresponding entry points of enabled model plug-in instances.</w:t>
      </w:r>
    </w:p>
  </w:comment>
  <w:comment w:id="361" w:author="Manooch Hosseini" w:date="2012-05-15T00:11:00Z" w:initials="MH">
    <w:p w:rsidR="005C7524" w:rsidRDefault="005C7524">
      <w:pPr>
        <w:pStyle w:val="CommentText"/>
      </w:pPr>
      <w:r>
        <w:rPr>
          <w:rStyle w:val="CommentReference"/>
        </w:rPr>
        <w:annotationRef/>
      </w:r>
      <w:r>
        <w:t xml:space="preserve">In some places we capitalize this, and in some places we don’t. What would we like to stick with? </w:t>
      </w:r>
    </w:p>
  </w:comment>
  <w:comment w:id="371" w:author="calliej" w:date="2012-05-15T00:11:00Z" w:initials="CJ">
    <w:p w:rsidR="00125531" w:rsidRDefault="00125531">
      <w:pPr>
        <w:pStyle w:val="CommentText"/>
      </w:pPr>
      <w:r>
        <w:rPr>
          <w:rStyle w:val="CommentReference"/>
        </w:rPr>
        <w:annotationRef/>
      </w:r>
      <w:r w:rsidRPr="00E44CC5">
        <w:rPr>
          <w:highlight w:val="yellow"/>
        </w:rPr>
        <w:t>We need to clearly identify throughout</w:t>
      </w:r>
    </w:p>
  </w:comment>
  <w:comment w:id="411" w:author="Manooch Hosseini" w:date="2012-05-15T00:11:00Z" w:initials="MH">
    <w:p w:rsidR="005C7524" w:rsidRDefault="005C7524">
      <w:pPr>
        <w:pStyle w:val="CommentText"/>
      </w:pPr>
      <w:r>
        <w:rPr>
          <w:rStyle w:val="CommentReference"/>
        </w:rPr>
        <w:annotationRef/>
      </w:r>
      <w:r>
        <w:t>Just staying consistent with Callie’s change in #2</w:t>
      </w:r>
    </w:p>
  </w:comment>
  <w:comment w:id="463" w:author="calliej" w:date="2012-05-15T00:11:00Z" w:initials="CJ">
    <w:p w:rsidR="00125531" w:rsidRDefault="00125531">
      <w:pPr>
        <w:pStyle w:val="CommentText"/>
      </w:pPr>
      <w:r>
        <w:rPr>
          <w:rStyle w:val="CommentReference"/>
        </w:rPr>
        <w:annotationRef/>
      </w:r>
      <w:r w:rsidRPr="00810237">
        <w:rPr>
          <w:highlight w:val="yellow"/>
        </w:rPr>
        <w:t xml:space="preserve">That’s not what I see in </w:t>
      </w:r>
      <w:r>
        <w:rPr>
          <w:highlight w:val="yellow"/>
        </w:rPr>
        <w:t>build 201</w:t>
      </w:r>
      <w:r w:rsidRPr="00810237">
        <w:rPr>
          <w:highlight w:val="yellow"/>
        </w:rPr>
        <w:t xml:space="preserve">. I see “Model </w:t>
      </w:r>
      <w:proofErr w:type="spellStart"/>
      <w:r w:rsidRPr="00810237">
        <w:rPr>
          <w:highlight w:val="yellow"/>
        </w:rPr>
        <w:t>Plugins</w:t>
      </w:r>
      <w:proofErr w:type="spellEnd"/>
      <w:r w:rsidRPr="00810237">
        <w:rPr>
          <w:highlight w:val="yellow"/>
        </w:rPr>
        <w:t xml:space="preserve"> – End” Which is correct?</w:t>
      </w:r>
    </w:p>
    <w:p w:rsidR="005C7524" w:rsidRDefault="005C7524">
      <w:pPr>
        <w:pStyle w:val="CommentText"/>
      </w:pPr>
    </w:p>
    <w:p w:rsidR="005C7524" w:rsidRDefault="005C7524">
      <w:pPr>
        <w:pStyle w:val="CommentText"/>
      </w:pPr>
      <w:r>
        <w:t>[MH] Should say:</w:t>
      </w:r>
    </w:p>
    <w:p w:rsidR="005C7524" w:rsidRDefault="005C7524">
      <w:pPr>
        <w:pStyle w:val="CommentText"/>
      </w:pPr>
    </w:p>
    <w:p w:rsidR="005C7524" w:rsidRDefault="005C7524">
      <w:pPr>
        <w:pStyle w:val="CommentText"/>
      </w:pPr>
      <w:r>
        <w:t xml:space="preserve">Calls the Model </w:t>
      </w:r>
      <w:proofErr w:type="spellStart"/>
      <w:r>
        <w:t>Plugins</w:t>
      </w:r>
      <w:proofErr w:type="spellEnd"/>
      <w:r>
        <w:t xml:space="preserve"> – End sequence.</w:t>
      </w:r>
    </w:p>
  </w:comment>
  <w:comment w:id="469" w:author="Manooch Hosseini" w:date="2012-05-15T00:11:00Z" w:initials="MH">
    <w:p w:rsidR="006927FA" w:rsidRDefault="006927FA">
      <w:pPr>
        <w:pStyle w:val="CommentText"/>
      </w:pPr>
      <w:r>
        <w:rPr>
          <w:rStyle w:val="CommentReference"/>
        </w:rPr>
        <w:annotationRef/>
      </w:r>
      <w:r>
        <w:t>Any reason we use the term ‘sequence editor’ here when we used the term ‘TestStand Sequence Editor’ in the Test UUTs se</w:t>
      </w:r>
      <w:r>
        <w:t>c</w:t>
      </w:r>
      <w:r>
        <w:t>tion?</w:t>
      </w:r>
    </w:p>
  </w:comment>
  <w:comment w:id="519" w:author="Manooch Hosseini" w:date="2012-05-15T00:11:00Z" w:initials="MH">
    <w:p w:rsidR="005C7524" w:rsidRDefault="005C7524">
      <w:pPr>
        <w:pStyle w:val="CommentText"/>
      </w:pPr>
      <w:r>
        <w:rPr>
          <w:rStyle w:val="CommentReference"/>
        </w:rPr>
        <w:annotationRef/>
      </w:r>
      <w:r>
        <w:t>This phrase no longer seems correct considering we removed any mention of these sequences from the Utility sequences section of the Sequential process model.</w:t>
      </w:r>
    </w:p>
  </w:comment>
  <w:comment w:id="520" w:author="Manooch Hosseini" w:date="2012-05-15T00:11:00Z" w:initials="MH">
    <w:p w:rsidR="008A7C99" w:rsidRDefault="008A7C99">
      <w:pPr>
        <w:pStyle w:val="CommentText"/>
      </w:pPr>
      <w:r>
        <w:rPr>
          <w:rStyle w:val="CommentReference"/>
        </w:rPr>
        <w:annotationRef/>
      </w:r>
      <w:r>
        <w:t>Is it just me or does this sound like the controlling execution launches a separate, individual UUT Information dialog box for each test socket?</w:t>
      </w:r>
    </w:p>
    <w:p w:rsidR="008A7C99" w:rsidRDefault="008A7C99">
      <w:pPr>
        <w:pStyle w:val="CommentText"/>
      </w:pPr>
    </w:p>
    <w:p w:rsidR="008A7C99" w:rsidRDefault="008A7C99">
      <w:pPr>
        <w:pStyle w:val="CommentText"/>
      </w:pPr>
      <w:r>
        <w:t>This is not the case. Perhaps it should read:</w:t>
      </w:r>
    </w:p>
    <w:p w:rsidR="008A7C99" w:rsidRDefault="008A7C99">
      <w:pPr>
        <w:pStyle w:val="CommentText"/>
      </w:pPr>
    </w:p>
    <w:p w:rsidR="008A7C99" w:rsidRDefault="008A7C99">
      <w:pPr>
        <w:pStyle w:val="CommentText"/>
      </w:pPr>
      <w:r>
        <w:t>“updates the Parallel UUT Information dialog box the controlling execution launches, for that test socket”</w:t>
      </w:r>
    </w:p>
  </w:comment>
  <w:comment w:id="528" w:author="jgrey" w:date="2012-05-15T00:11:00Z" w:initials="j">
    <w:p w:rsidR="00125531" w:rsidRDefault="00125531">
      <w:pPr>
        <w:pStyle w:val="CommentText"/>
      </w:pPr>
      <w:r>
        <w:rPr>
          <w:rStyle w:val="CommentReference"/>
        </w:rPr>
        <w:annotationRef/>
      </w:r>
      <w:r w:rsidRPr="00810237">
        <w:rPr>
          <w:highlight w:val="yellow"/>
        </w:rPr>
        <w:t>Have Doug verify that this is an improvement</w:t>
      </w:r>
    </w:p>
  </w:comment>
  <w:comment w:id="531" w:author="jgrey" w:date="2012-05-15T00:11:00Z" w:initials="j">
    <w:p w:rsidR="00125531" w:rsidRDefault="00125531">
      <w:pPr>
        <w:pStyle w:val="CommentText"/>
      </w:pPr>
      <w:r>
        <w:rPr>
          <w:rStyle w:val="CommentReference"/>
        </w:rPr>
        <w:annotationRef/>
      </w:r>
      <w:r w:rsidRPr="00810237">
        <w:rPr>
          <w:highlight w:val="yellow"/>
        </w:rPr>
        <w:t>Have Doug verify that this is an improvement</w:t>
      </w:r>
    </w:p>
  </w:comment>
  <w:comment w:id="558" w:author="Manooch Hosseini" w:date="2012-05-15T00:11:00Z" w:initials="MH">
    <w:p w:rsidR="006927FA" w:rsidRDefault="006927FA">
      <w:pPr>
        <w:pStyle w:val="CommentText"/>
      </w:pPr>
      <w:r>
        <w:rPr>
          <w:rStyle w:val="CommentReference"/>
        </w:rPr>
        <w:annotationRef/>
      </w:r>
      <w:r>
        <w:t>See comment MH28</w:t>
      </w:r>
    </w:p>
  </w:comment>
  <w:comment w:id="578" w:author="Manooch Hosseini" w:date="2012-05-15T00:11:00Z" w:initials="MH">
    <w:p w:rsidR="005A2B00" w:rsidRDefault="005A2B00">
      <w:pPr>
        <w:pStyle w:val="CommentText"/>
      </w:pPr>
      <w:r>
        <w:rPr>
          <w:rStyle w:val="CommentReference"/>
        </w:rPr>
        <w:annotationRef/>
      </w:r>
      <w:r>
        <w:t xml:space="preserve">After initializing the test socket executions but before calling </w:t>
      </w:r>
      <w:proofErr w:type="spellStart"/>
      <w:r>
        <w:t>ProcessDialogRequests</w:t>
      </w:r>
      <w:proofErr w:type="spellEnd"/>
      <w:r>
        <w:t>, we call the Tile Execution Windows utility sequence. Any reason we left this out?</w:t>
      </w:r>
    </w:p>
  </w:comment>
  <w:comment w:id="587" w:author="calliej" w:date="2012-05-15T00:11:00Z" w:initials="CJ">
    <w:p w:rsidR="00125531" w:rsidRDefault="00125531" w:rsidP="00C55630">
      <w:pPr>
        <w:pStyle w:val="CommentText"/>
      </w:pPr>
      <w:r>
        <w:rPr>
          <w:rStyle w:val="CommentReference"/>
        </w:rPr>
        <w:annotationRef/>
      </w:r>
      <w:r w:rsidRPr="00810237">
        <w:rPr>
          <w:highlight w:val="yellow"/>
        </w:rPr>
        <w:t xml:space="preserve">That’s not what I see in </w:t>
      </w:r>
      <w:r>
        <w:rPr>
          <w:highlight w:val="yellow"/>
        </w:rPr>
        <w:t>build 201</w:t>
      </w:r>
      <w:r w:rsidRPr="00810237">
        <w:rPr>
          <w:highlight w:val="yellow"/>
        </w:rPr>
        <w:t xml:space="preserve">. I see “Model </w:t>
      </w:r>
      <w:proofErr w:type="spellStart"/>
      <w:r w:rsidRPr="00810237">
        <w:rPr>
          <w:highlight w:val="yellow"/>
        </w:rPr>
        <w:t>Plugins</w:t>
      </w:r>
      <w:proofErr w:type="spellEnd"/>
      <w:r w:rsidRPr="00810237">
        <w:rPr>
          <w:highlight w:val="yellow"/>
        </w:rPr>
        <w:t xml:space="preserve"> – End” Which is correct?</w:t>
      </w:r>
    </w:p>
    <w:p w:rsidR="00125531" w:rsidRDefault="00125531">
      <w:pPr>
        <w:pStyle w:val="CommentText"/>
      </w:pPr>
    </w:p>
    <w:p w:rsidR="005A2B00" w:rsidRDefault="005A2B00">
      <w:pPr>
        <w:pStyle w:val="CommentText"/>
      </w:pPr>
    </w:p>
    <w:p w:rsidR="005A2B00" w:rsidRDefault="005A2B00">
      <w:pPr>
        <w:pStyle w:val="CommentText"/>
      </w:pPr>
      <w:r>
        <w:t>[MH] See my response to comment CJ27.</w:t>
      </w:r>
    </w:p>
  </w:comment>
  <w:comment w:id="624" w:author="jgrey" w:date="2012-05-15T00:11:00Z" w:initials="j">
    <w:p w:rsidR="00125531" w:rsidRDefault="00125531">
      <w:pPr>
        <w:pStyle w:val="CommentText"/>
      </w:pPr>
      <w:r>
        <w:t>This is the same as the seque</w:t>
      </w:r>
      <w:r>
        <w:t>n</w:t>
      </w:r>
      <w:r>
        <w:t xml:space="preserve">tial model except no </w:t>
      </w:r>
      <w:proofErr w:type="spellStart"/>
      <w:r>
        <w:t>ProcessSetup</w:t>
      </w:r>
      <w:proofErr w:type="spellEnd"/>
      <w:r>
        <w:t xml:space="preserve"> or </w:t>
      </w:r>
      <w:proofErr w:type="spellStart"/>
      <w:r>
        <w:t>ProcessCleanup</w:t>
      </w:r>
      <w:proofErr w:type="spellEnd"/>
      <w:r>
        <w:t xml:space="preserve">. </w:t>
      </w:r>
      <w:r w:rsidRPr="00C55630">
        <w:rPr>
          <w:highlight w:val="yellow"/>
        </w:rPr>
        <w:t>Maybe it would be clear just to say that?</w:t>
      </w:r>
      <w:r w:rsidRPr="00C55630">
        <w:rPr>
          <w:rStyle w:val="CommentReference"/>
          <w:highlight w:val="yellow"/>
        </w:rPr>
        <w:annotationRef/>
      </w:r>
    </w:p>
    <w:p w:rsidR="00125531" w:rsidRDefault="00125531">
      <w:pPr>
        <w:pStyle w:val="CommentText"/>
      </w:pPr>
      <w:r>
        <w:t>[CJ 05/13/12] Yes, maybe so. Now that this is a help doc, we could link content instead of repeat it. I’ll see what other reviewers have to say about this proposal.</w:t>
      </w:r>
    </w:p>
  </w:comment>
  <w:comment w:id="625" w:author="jgrey" w:date="2012-05-15T00:11:00Z" w:initials="j">
    <w:p w:rsidR="00125531" w:rsidRDefault="00125531">
      <w:pPr>
        <w:pStyle w:val="CommentText"/>
      </w:pPr>
      <w:r>
        <w:rPr>
          <w:rStyle w:val="CommentReference"/>
        </w:rPr>
        <w:annotationRef/>
      </w:r>
      <w:r w:rsidRPr="00C55630">
        <w:rPr>
          <w:highlight w:val="yellow"/>
        </w:rPr>
        <w:t>Ask Doug if he wants to add anything about the dialog calls</w:t>
      </w:r>
    </w:p>
  </w:comment>
  <w:comment w:id="758" w:author="Manooch Hosseini" w:date="2012-05-15T00:11:00Z" w:initials="MH">
    <w:p w:rsidR="00D976E7" w:rsidRDefault="00D976E7">
      <w:pPr>
        <w:pStyle w:val="CommentText"/>
      </w:pPr>
      <w:r>
        <w:rPr>
          <w:rStyle w:val="CommentReference"/>
        </w:rPr>
        <w:annotationRef/>
      </w:r>
      <w:r>
        <w:t>Sometimes we use the ‘util</w:t>
      </w:r>
      <w:r>
        <w:t>i</w:t>
      </w:r>
      <w:r>
        <w:t>ty sequence’ qualifier for Utility Sequences and sometimes we don’t. Should we try to be consistent with this?</w:t>
      </w:r>
    </w:p>
  </w:comment>
  <w:comment w:id="766" w:author="calliej" w:date="2012-05-15T00:11:00Z" w:initials="CJ">
    <w:p w:rsidR="00125531" w:rsidRDefault="00125531">
      <w:pPr>
        <w:pStyle w:val="CommentText"/>
      </w:pPr>
      <w:r>
        <w:rPr>
          <w:rStyle w:val="CommentReference"/>
        </w:rPr>
        <w:annotationRef/>
      </w:r>
      <w:r w:rsidRPr="00C00DAA">
        <w:rPr>
          <w:highlight w:val="yellow"/>
        </w:rPr>
        <w:t>I don’t see this in build 201</w:t>
      </w:r>
    </w:p>
    <w:p w:rsidR="00A01B4A" w:rsidRDefault="00A01B4A">
      <w:pPr>
        <w:pStyle w:val="CommentText"/>
      </w:pPr>
    </w:p>
    <w:p w:rsidR="00A01B4A" w:rsidRDefault="00A01B4A">
      <w:pPr>
        <w:pStyle w:val="CommentText"/>
      </w:pPr>
      <w:r>
        <w:t>[MH] I think James just copy and pasted from Test UUTs section. This step does not and should not exist in the Single Pass entry point, however, the comments in MH34 still apply here.</w:t>
      </w:r>
    </w:p>
  </w:comment>
  <w:comment w:id="773" w:author="calliej" w:date="2012-05-15T00:11:00Z" w:initials="CJ">
    <w:p w:rsidR="00125531" w:rsidRDefault="00125531">
      <w:pPr>
        <w:pStyle w:val="CommentText"/>
      </w:pPr>
      <w:r>
        <w:rPr>
          <w:rStyle w:val="CommentReference"/>
        </w:rPr>
        <w:annotationRef/>
      </w:r>
      <w:r w:rsidRPr="00C00DAA">
        <w:rPr>
          <w:highlight w:val="yellow"/>
        </w:rPr>
        <w:t xml:space="preserve">I don’t see this in build 201. You mean Model </w:t>
      </w:r>
      <w:proofErr w:type="spellStart"/>
      <w:r w:rsidRPr="00C00DAA">
        <w:rPr>
          <w:highlight w:val="yellow"/>
        </w:rPr>
        <w:t>Plugins</w:t>
      </w:r>
      <w:proofErr w:type="spellEnd"/>
      <w:r w:rsidRPr="00C00DAA">
        <w:rPr>
          <w:highlight w:val="yellow"/>
        </w:rPr>
        <w:t xml:space="preserve"> – End?</w:t>
      </w:r>
    </w:p>
    <w:p w:rsidR="00A01B4A" w:rsidRDefault="00A01B4A">
      <w:pPr>
        <w:pStyle w:val="CommentText"/>
      </w:pPr>
    </w:p>
    <w:p w:rsidR="00A01B4A" w:rsidRDefault="00A01B4A">
      <w:pPr>
        <w:pStyle w:val="CommentText"/>
      </w:pPr>
      <w:r>
        <w:t>[MH] Yes. See response to CJ27.</w:t>
      </w:r>
    </w:p>
  </w:comment>
  <w:comment w:id="744" w:author="jgrey" w:date="2012-05-15T00:11:00Z" w:initials="j">
    <w:p w:rsidR="00125531" w:rsidRDefault="00125531">
      <w:pPr>
        <w:pStyle w:val="CommentText"/>
      </w:pPr>
      <w:r>
        <w:rPr>
          <w:rStyle w:val="CommentReference"/>
        </w:rPr>
        <w:annotationRef/>
      </w:r>
      <w:r>
        <w:t xml:space="preserve">This is the same </w:t>
      </w:r>
      <w:proofErr w:type="spellStart"/>
      <w:r>
        <w:t>a</w:t>
      </w:r>
      <w:proofErr w:type="spellEnd"/>
      <w:r>
        <w:t xml:space="preserve"> the list for </w:t>
      </w:r>
      <w:proofErr w:type="spellStart"/>
      <w:r>
        <w:t>Tet</w:t>
      </w:r>
      <w:proofErr w:type="spellEnd"/>
      <w:r>
        <w:t xml:space="preserve"> UUTs except that Test UUTs is Single Pass in item 5. maybe it would be clearer not to repeat the nearly identical list?</w:t>
      </w:r>
    </w:p>
    <w:p w:rsidR="00125531" w:rsidRDefault="00125531">
      <w:pPr>
        <w:pStyle w:val="CommentText"/>
      </w:pPr>
      <w:r>
        <w:t xml:space="preserve">[CJ 05/13/12] </w:t>
      </w:r>
      <w:r w:rsidRPr="00C00DAA">
        <w:rPr>
          <w:highlight w:val="yellow"/>
        </w:rPr>
        <w:t>We could link instead? Check what other reviewers say</w:t>
      </w:r>
    </w:p>
    <w:p w:rsidR="00A01B4A" w:rsidRDefault="00A01B4A">
      <w:pPr>
        <w:pStyle w:val="CommentText"/>
      </w:pPr>
    </w:p>
    <w:p w:rsidR="00A01B4A" w:rsidRDefault="00A01B4A">
      <w:pPr>
        <w:pStyle w:val="CommentText"/>
      </w:pPr>
      <w:r>
        <w:t>[MH] It’s actually not exactly the same. Step 6 should not exist in this section. There may still be a clean way of consolidating the two and linking.</w:t>
      </w:r>
    </w:p>
  </w:comment>
  <w:comment w:id="788" w:author="jgrey" w:date="2012-05-15T00:11:00Z" w:initials="j">
    <w:p w:rsidR="00125531" w:rsidRDefault="00125531" w:rsidP="00440FAA">
      <w:pPr>
        <w:pStyle w:val="CommentText"/>
      </w:pPr>
      <w:r>
        <w:t>This is the same as the seque</w:t>
      </w:r>
      <w:r>
        <w:t>n</w:t>
      </w:r>
      <w:r>
        <w:t xml:space="preserve">tial model except no </w:t>
      </w:r>
      <w:proofErr w:type="spellStart"/>
      <w:r>
        <w:t>ProcessSetup</w:t>
      </w:r>
      <w:proofErr w:type="spellEnd"/>
      <w:r>
        <w:t xml:space="preserve"> or </w:t>
      </w:r>
      <w:proofErr w:type="spellStart"/>
      <w:r>
        <w:t>ProcessCleanup</w:t>
      </w:r>
      <w:proofErr w:type="spellEnd"/>
      <w:r>
        <w:t>. Maybe it would be clear just to say that?</w:t>
      </w:r>
      <w:r>
        <w:rPr>
          <w:rStyle w:val="CommentReference"/>
        </w:rPr>
        <w:annotationRef/>
      </w:r>
    </w:p>
    <w:p w:rsidR="00125531" w:rsidRDefault="00125531" w:rsidP="00440FAA">
      <w:pPr>
        <w:pStyle w:val="CommentText"/>
      </w:pPr>
      <w:r>
        <w:t xml:space="preserve">[CJ 05/13/12] </w:t>
      </w:r>
      <w:r w:rsidRPr="0027720B">
        <w:rPr>
          <w:highlight w:val="yellow"/>
        </w:rPr>
        <w:t>We did that because we thought it was better to give the user all the information they needed in one location instead of making them flip back several pages/scroll up in PDF. Now that this information resides in the help, we can link to a “main” topic that includes notes for the different models. Does that sound like what you want?</w:t>
      </w:r>
    </w:p>
  </w:comment>
  <w:comment w:id="789" w:author="jgrey" w:date="2012-05-15T00:11:00Z" w:initials="j">
    <w:p w:rsidR="00125531" w:rsidRDefault="00125531">
      <w:pPr>
        <w:pStyle w:val="CommentText"/>
      </w:pPr>
      <w:r>
        <w:rPr>
          <w:rStyle w:val="CommentReference"/>
        </w:rPr>
        <w:annotationRef/>
      </w:r>
      <w:r w:rsidRPr="0027720B">
        <w:rPr>
          <w:highlight w:val="yellow"/>
        </w:rPr>
        <w:t>Unless Doug wants to add something about the dialog, this is the same as sequential and listing it out again is confusing.</w:t>
      </w:r>
    </w:p>
  </w:comment>
  <w:comment w:id="863" w:author="jgrey" w:date="2012-05-15T00:11:00Z" w:initials="j">
    <w:p w:rsidR="00125531" w:rsidRDefault="00125531">
      <w:pPr>
        <w:pStyle w:val="CommentText"/>
      </w:pPr>
      <w:r>
        <w:rPr>
          <w:rStyle w:val="CommentReference"/>
        </w:rPr>
        <w:annotationRef/>
      </w:r>
      <w:proofErr w:type="spellStart"/>
      <w:r w:rsidRPr="00AC580F">
        <w:rPr>
          <w:highlight w:val="yellow"/>
        </w:rPr>
        <w:t>Manooch</w:t>
      </w:r>
      <w:proofErr w:type="spellEnd"/>
      <w:r w:rsidRPr="00AC580F">
        <w:rPr>
          <w:highlight w:val="yellow"/>
        </w:rPr>
        <w:t xml:space="preserve"> should review/revise</w:t>
      </w:r>
    </w:p>
  </w:comment>
  <w:comment w:id="870" w:author="jgrey" w:date="2012-05-15T00:11:00Z" w:initials="j">
    <w:p w:rsidR="00125531" w:rsidRDefault="00125531">
      <w:pPr>
        <w:pStyle w:val="CommentText"/>
      </w:pPr>
      <w:r>
        <w:rPr>
          <w:rStyle w:val="CommentReference"/>
        </w:rPr>
        <w:annotationRef/>
      </w:r>
      <w:r w:rsidRPr="00AC580F">
        <w:rPr>
          <w:highlight w:val="yellow"/>
        </w:rPr>
        <w:t xml:space="preserve">for </w:t>
      </w:r>
      <w:proofErr w:type="spellStart"/>
      <w:r w:rsidRPr="00AC580F">
        <w:rPr>
          <w:highlight w:val="yellow"/>
        </w:rPr>
        <w:t>manooch</w:t>
      </w:r>
      <w:proofErr w:type="spellEnd"/>
      <w:r w:rsidRPr="00AC580F">
        <w:rPr>
          <w:highlight w:val="yellow"/>
        </w:rPr>
        <w:t xml:space="preserve"> to review/revise</w:t>
      </w:r>
    </w:p>
  </w:comment>
  <w:comment w:id="875" w:author="Manooch Hosseini" w:date="2012-05-15T00:11:00Z" w:initials="MH">
    <w:p w:rsidR="003802B4" w:rsidRDefault="003802B4">
      <w:pPr>
        <w:pStyle w:val="CommentText"/>
      </w:pPr>
      <w:r>
        <w:rPr>
          <w:rStyle w:val="CommentReference"/>
        </w:rPr>
        <w:annotationRef/>
      </w:r>
      <w:r>
        <w:t>Same as my comment in the section for Parallel model</w:t>
      </w:r>
    </w:p>
  </w:comment>
  <w:comment w:id="876" w:author="Manooch Hosseini" w:date="2012-05-15T00:11:00Z" w:initials="MH">
    <w:p w:rsidR="00943264" w:rsidRDefault="00943264">
      <w:pPr>
        <w:pStyle w:val="CommentText"/>
      </w:pPr>
      <w:r>
        <w:rPr>
          <w:rStyle w:val="CommentReference"/>
        </w:rPr>
        <w:annotationRef/>
      </w:r>
      <w:r>
        <w:t>We never mention the In</w:t>
      </w:r>
      <w:r>
        <w:t>i</w:t>
      </w:r>
      <w:r>
        <w:t xml:space="preserve">tialize </w:t>
      </w:r>
      <w:proofErr w:type="spellStart"/>
      <w:r>
        <w:t>ModelData</w:t>
      </w:r>
      <w:proofErr w:type="spellEnd"/>
      <w:r>
        <w:t xml:space="preserve"> utility sequence.</w:t>
      </w:r>
    </w:p>
    <w:p w:rsidR="00943264" w:rsidRDefault="00943264">
      <w:pPr>
        <w:pStyle w:val="CommentText"/>
      </w:pPr>
    </w:p>
    <w:p w:rsidR="00943264" w:rsidRDefault="00943264">
      <w:pPr>
        <w:pStyle w:val="CommentText"/>
      </w:pPr>
      <w:r>
        <w:t>Also, should we have a separate section called Util</w:t>
      </w:r>
      <w:r>
        <w:t>i</w:t>
      </w:r>
      <w:r>
        <w:t xml:space="preserve">ty Methods to call out the </w:t>
      </w:r>
      <w:proofErr w:type="spellStart"/>
      <w:r>
        <w:t>ControllerAndSocketSynchronizationManager</w:t>
      </w:r>
      <w:proofErr w:type="spellEnd"/>
      <w:r>
        <w:t xml:space="preserve"> methods used in the Batch model?</w:t>
      </w:r>
    </w:p>
    <w:p w:rsidR="00943264" w:rsidRDefault="00943264">
      <w:pPr>
        <w:pStyle w:val="CommentText"/>
      </w:pPr>
    </w:p>
    <w:p w:rsidR="00943264" w:rsidRDefault="00943264">
      <w:pPr>
        <w:pStyle w:val="CommentText"/>
      </w:pPr>
      <w:r>
        <w:t>Main Execution entry points call:</w:t>
      </w:r>
    </w:p>
    <w:p w:rsidR="00943264" w:rsidRDefault="00943264">
      <w:pPr>
        <w:pStyle w:val="CommentText"/>
      </w:pPr>
      <w:proofErr w:type="spellStart"/>
      <w:r>
        <w:t>WaitForTestSockets</w:t>
      </w:r>
      <w:proofErr w:type="spellEnd"/>
      <w:r>
        <w:t xml:space="preserve">(), </w:t>
      </w:r>
      <w:proofErr w:type="spellStart"/>
      <w:r>
        <w:t>AllowTestSocketsToContinue</w:t>
      </w:r>
      <w:proofErr w:type="spellEnd"/>
      <w:r>
        <w:t xml:space="preserve">(), </w:t>
      </w:r>
      <w:proofErr w:type="spellStart"/>
      <w:r>
        <w:t>ControllerAndSocketSynchronizationManager</w:t>
      </w:r>
      <w:proofErr w:type="spellEnd"/>
      <w:r>
        <w:t xml:space="preserve">() constructor, </w:t>
      </w:r>
      <w:proofErr w:type="spellStart"/>
      <w:r>
        <w:t>WaitAndCheckExecutionStateForAllTestSockets</w:t>
      </w:r>
      <w:proofErr w:type="spellEnd"/>
      <w:r>
        <w:t>(), ControllerAndSocketSynchronizationCleanup.CleanupAllControllerAndSocketSynchronizationManagers()</w:t>
      </w:r>
    </w:p>
    <w:p w:rsidR="00943264" w:rsidRDefault="00943264">
      <w:pPr>
        <w:pStyle w:val="CommentText"/>
      </w:pPr>
    </w:p>
    <w:p w:rsidR="00943264" w:rsidRDefault="00943264">
      <w:pPr>
        <w:pStyle w:val="CommentText"/>
      </w:pPr>
      <w:r>
        <w:t>Hidden Execution entry points call:</w:t>
      </w:r>
    </w:p>
    <w:p w:rsidR="00943264" w:rsidRDefault="00943264">
      <w:pPr>
        <w:pStyle w:val="CommentText"/>
      </w:pPr>
      <w:proofErr w:type="spellStart"/>
      <w:r>
        <w:t>SyncWithController</w:t>
      </w:r>
      <w:proofErr w:type="spellEnd"/>
      <w:r>
        <w:t>()</w:t>
      </w:r>
    </w:p>
  </w:comment>
  <w:comment w:id="880" w:author="jgrey" w:date="2012-05-15T00:11:00Z" w:initials="j">
    <w:p w:rsidR="00125531" w:rsidRDefault="00125531">
      <w:pPr>
        <w:pStyle w:val="CommentText"/>
      </w:pPr>
      <w:r>
        <w:rPr>
          <w:rStyle w:val="CommentReference"/>
        </w:rPr>
        <w:annotationRef/>
      </w:r>
      <w:r w:rsidRPr="00AC580F">
        <w:rPr>
          <w:highlight w:val="yellow"/>
        </w:rPr>
        <w:t xml:space="preserve">I think </w:t>
      </w:r>
      <w:proofErr w:type="spellStart"/>
      <w:r w:rsidRPr="00AC580F">
        <w:rPr>
          <w:highlight w:val="yellow"/>
        </w:rPr>
        <w:t>Manooch</w:t>
      </w:r>
      <w:proofErr w:type="spellEnd"/>
      <w:r w:rsidRPr="00AC580F">
        <w:rPr>
          <w:highlight w:val="yellow"/>
        </w:rPr>
        <w:t xml:space="preserve"> remove this. </w:t>
      </w:r>
      <w:proofErr w:type="spellStart"/>
      <w:r w:rsidRPr="00AC580F">
        <w:rPr>
          <w:highlight w:val="yellow"/>
        </w:rPr>
        <w:t>Manooch</w:t>
      </w:r>
      <w:proofErr w:type="spellEnd"/>
      <w:r w:rsidRPr="00AC580F">
        <w:rPr>
          <w:highlight w:val="yellow"/>
        </w:rPr>
        <w:t xml:space="preserve"> needs to update/revise</w:t>
      </w:r>
    </w:p>
  </w:comment>
  <w:comment w:id="881" w:author="Manooch Hosseini" w:date="2012-05-15T00:11:00Z" w:initials="MH">
    <w:p w:rsidR="003802B4" w:rsidRDefault="003802B4">
      <w:pPr>
        <w:pStyle w:val="CommentText"/>
      </w:pPr>
      <w:r>
        <w:rPr>
          <w:rStyle w:val="CommentReference"/>
        </w:rPr>
        <w:annotationRef/>
      </w:r>
      <w:r>
        <w:t>Yes, this is gone</w:t>
      </w:r>
    </w:p>
  </w:comment>
  <w:comment w:id="886" w:author="Manooch Hosseini" w:date="2012-05-15T00:11:00Z" w:initials="MH">
    <w:p w:rsidR="003802B4" w:rsidRDefault="003802B4">
      <w:pPr>
        <w:pStyle w:val="CommentText"/>
      </w:pPr>
      <w:r>
        <w:rPr>
          <w:rStyle w:val="CommentReference"/>
        </w:rPr>
        <w:annotationRef/>
      </w:r>
      <w:r>
        <w:t>Correct. These are gone</w:t>
      </w:r>
    </w:p>
  </w:comment>
  <w:comment w:id="887" w:author="jgrey" w:date="2012-05-15T00:11:00Z" w:initials="j">
    <w:p w:rsidR="00125531" w:rsidRDefault="00125531">
      <w:pPr>
        <w:pStyle w:val="CommentText"/>
      </w:pPr>
      <w:r>
        <w:rPr>
          <w:rStyle w:val="CommentReference"/>
        </w:rPr>
        <w:annotationRef/>
      </w:r>
      <w:proofErr w:type="spellStart"/>
      <w:r w:rsidRPr="00AC580F">
        <w:rPr>
          <w:highlight w:val="yellow"/>
        </w:rPr>
        <w:t>Manooch</w:t>
      </w:r>
      <w:proofErr w:type="spellEnd"/>
      <w:r>
        <w:t xml:space="preserve"> removed these. </w:t>
      </w:r>
      <w:proofErr w:type="spellStart"/>
      <w:r>
        <w:t>Manooch</w:t>
      </w:r>
      <w:proofErr w:type="spellEnd"/>
      <w:r>
        <w:t xml:space="preserve"> needs to review</w:t>
      </w:r>
    </w:p>
  </w:comment>
  <w:comment w:id="900" w:author="Manooch Hosseini" w:date="2012-05-15T00:11:00Z" w:initials="MH">
    <w:p w:rsidR="003802B4" w:rsidRDefault="003802B4">
      <w:pPr>
        <w:pStyle w:val="CommentText"/>
      </w:pPr>
      <w:r>
        <w:rPr>
          <w:rStyle w:val="CommentReference"/>
        </w:rPr>
        <w:annotationRef/>
      </w:r>
      <w:r>
        <w:t>Yes, this is gone.</w:t>
      </w:r>
    </w:p>
  </w:comment>
  <w:comment w:id="901" w:author="jgrey" w:date="2012-05-15T00:11:00Z" w:initials="j">
    <w:p w:rsidR="00125531" w:rsidRDefault="00125531">
      <w:pPr>
        <w:pStyle w:val="CommentText"/>
      </w:pPr>
      <w:r>
        <w:rPr>
          <w:rStyle w:val="CommentReference"/>
        </w:rPr>
        <w:annotationRef/>
      </w:r>
      <w:r>
        <w:t xml:space="preserve">Removed by </w:t>
      </w:r>
      <w:proofErr w:type="spellStart"/>
      <w:r w:rsidRPr="00AC580F">
        <w:rPr>
          <w:highlight w:val="yellow"/>
        </w:rPr>
        <w:t>Manooch</w:t>
      </w:r>
      <w:proofErr w:type="spellEnd"/>
      <w:r>
        <w:t>. Needs his review.</w:t>
      </w:r>
    </w:p>
  </w:comment>
  <w:comment w:id="905" w:author="Manooch Hosseini" w:date="2012-05-15T00:11:00Z" w:initials="MH">
    <w:p w:rsidR="003802B4" w:rsidRDefault="003802B4">
      <w:pPr>
        <w:pStyle w:val="CommentText"/>
      </w:pPr>
      <w:r>
        <w:rPr>
          <w:rStyle w:val="CommentReference"/>
        </w:rPr>
        <w:annotationRef/>
      </w:r>
      <w:r>
        <w:t>This phrase does not seem correct. Is it just me?</w:t>
      </w:r>
    </w:p>
  </w:comment>
  <w:comment w:id="907" w:author="Manooch Hosseini" w:date="2012-05-15T00:11:00Z" w:initials="MH">
    <w:p w:rsidR="00943264" w:rsidRDefault="00943264">
      <w:pPr>
        <w:pStyle w:val="CommentText"/>
      </w:pPr>
      <w:r>
        <w:rPr>
          <w:rStyle w:val="CommentReference"/>
        </w:rPr>
        <w:annotationRef/>
      </w:r>
      <w:r>
        <w:t>Same as comment MH53.</w:t>
      </w:r>
    </w:p>
  </w:comment>
  <w:comment w:id="1030" w:author="Manooch Hosseini" w:date="2012-05-15T00:11:00Z" w:initials="MH">
    <w:p w:rsidR="00EA2453" w:rsidRDefault="00EA2453">
      <w:pPr>
        <w:pStyle w:val="CommentText"/>
      </w:pPr>
      <w:r>
        <w:rPr>
          <w:rStyle w:val="CommentReference"/>
        </w:rPr>
        <w:annotationRef/>
      </w:r>
      <w:r>
        <w:t>Confusing. I’m not sure what this is intended to mean.</w:t>
      </w:r>
    </w:p>
  </w:comment>
  <w:comment w:id="1071" w:author="calliej" w:date="2012-05-15T00:11:00Z" w:initials="CJ">
    <w:p w:rsidR="00EA2453" w:rsidRDefault="00125531">
      <w:pPr>
        <w:pStyle w:val="CommentText"/>
      </w:pPr>
      <w:r>
        <w:rPr>
          <w:rStyle w:val="CommentReference"/>
        </w:rPr>
        <w:annotationRef/>
      </w:r>
      <w:r w:rsidRPr="00943B9B">
        <w:rPr>
          <w:highlight w:val="yellow"/>
        </w:rPr>
        <w:t>I think this phrase is missing some words.</w:t>
      </w:r>
      <w:r>
        <w:t xml:space="preserve"> Consider “to wait for and monitor  test socket executions </w:t>
      </w:r>
      <w:r w:rsidRPr="00943B9B">
        <w:rPr>
          <w:b/>
        </w:rPr>
        <w:t>to determine</w:t>
      </w:r>
      <w:r>
        <w:t xml:space="preserve"> when the test soc</w:t>
      </w:r>
      <w:r>
        <w:t>k</w:t>
      </w:r>
      <w:r>
        <w:t xml:space="preserve">ets are ready to run.” </w:t>
      </w:r>
      <w:r w:rsidRPr="00943B9B">
        <w:rPr>
          <w:highlight w:val="yellow"/>
        </w:rPr>
        <w:t>Fix t/o</w:t>
      </w:r>
    </w:p>
  </w:comment>
  <w:comment w:id="1072" w:author="Manooch Hosseini" w:date="2012-05-15T00:11:00Z" w:initials="MH">
    <w:p w:rsidR="00EA2453" w:rsidRDefault="00EA2453">
      <w:pPr>
        <w:pStyle w:val="CommentText"/>
      </w:pPr>
      <w:r>
        <w:rPr>
          <w:rStyle w:val="CommentReference"/>
        </w:rPr>
        <w:annotationRef/>
      </w:r>
      <w:r>
        <w:t>“ready to run” is actually the name of a sync point in the Batch process model, so this is technically correct. There may be a better way of phrasing this though.</w:t>
      </w:r>
    </w:p>
  </w:comment>
  <w:comment w:id="1154" w:author="calliej" w:date="2012-05-15T00:11:00Z" w:initials="CJ">
    <w:p w:rsidR="00125531" w:rsidRDefault="00125531">
      <w:pPr>
        <w:pStyle w:val="CommentText"/>
      </w:pPr>
      <w:r>
        <w:rPr>
          <w:rStyle w:val="CommentReference"/>
        </w:rPr>
        <w:annotationRef/>
      </w:r>
      <w:r w:rsidRPr="00E44CC5">
        <w:rPr>
          <w:highlight w:val="yellow"/>
        </w:rPr>
        <w:t>Can change to “the corr</w:t>
      </w:r>
      <w:r w:rsidRPr="00E44CC5">
        <w:rPr>
          <w:highlight w:val="yellow"/>
        </w:rPr>
        <w:t>e</w:t>
      </w:r>
      <w:r w:rsidRPr="00E44CC5">
        <w:rPr>
          <w:highlight w:val="yellow"/>
        </w:rPr>
        <w:t xml:space="preserve">sponding </w:t>
      </w:r>
      <w:proofErr w:type="spellStart"/>
      <w:r w:rsidRPr="00E44CC5">
        <w:rPr>
          <w:highlight w:val="yellow"/>
        </w:rPr>
        <w:t>PostUUT</w:t>
      </w:r>
      <w:proofErr w:type="spellEnd"/>
      <w:r w:rsidRPr="00E44CC5">
        <w:rPr>
          <w:highlight w:val="yellow"/>
        </w:rPr>
        <w:t xml:space="preserve"> callbacks” ?</w:t>
      </w:r>
    </w:p>
  </w:comment>
  <w:comment w:id="1172" w:author="calliej" w:date="2012-05-15T00:11:00Z" w:initials="CJ">
    <w:p w:rsidR="00125531" w:rsidRPr="00077A99" w:rsidRDefault="00125531" w:rsidP="00077A99">
      <w:pPr>
        <w:pStyle w:val="ListNumber"/>
        <w:ind w:left="0" w:firstLine="0"/>
        <w:rPr>
          <w:w w:val="100"/>
        </w:rPr>
      </w:pPr>
      <w:r>
        <w:rPr>
          <w:rStyle w:val="CommentReference"/>
        </w:rPr>
        <w:annotationRef/>
      </w:r>
      <w:r>
        <w:rPr>
          <w:highlight w:val="yellow"/>
        </w:rPr>
        <w:t>S</w:t>
      </w:r>
      <w:r w:rsidRPr="00077A99">
        <w:rPr>
          <w:highlight w:val="yellow"/>
        </w:rPr>
        <w:t>houldn’t this be the full sentence as you use in other references?</w:t>
      </w:r>
      <w:r>
        <w:t xml:space="preserve"> “</w:t>
      </w:r>
      <w:r>
        <w:rPr>
          <w:w w:val="100"/>
        </w:rPr>
        <w:t xml:space="preserve">Calls the </w:t>
      </w:r>
      <w:proofErr w:type="spellStart"/>
      <w:r>
        <w:rPr>
          <w:w w:val="100"/>
        </w:rPr>
        <w:t>AllowTestSocketsToContinue</w:t>
      </w:r>
      <w:proofErr w:type="spellEnd"/>
      <w:r>
        <w:rPr>
          <w:w w:val="100"/>
        </w:rPr>
        <w:t xml:space="preserve"> utility method to notify test sockets to continue running.”</w:t>
      </w:r>
    </w:p>
  </w:comment>
  <w:comment w:id="1191" w:author="Manooch Hosseini" w:date="2012-05-15T00:11:00Z" w:initials="MH">
    <w:p w:rsidR="00775D9C" w:rsidRDefault="00775D9C">
      <w:pPr>
        <w:pStyle w:val="CommentText"/>
      </w:pPr>
      <w:r>
        <w:rPr>
          <w:rStyle w:val="CommentReference"/>
        </w:rPr>
        <w:annotationRef/>
      </w:r>
      <w:r>
        <w:t>This explanation may not be necessary if we add a Utility Methods section and explain the purpose of this method there.</w:t>
      </w:r>
    </w:p>
  </w:comment>
  <w:comment w:id="1197" w:author="calliej" w:date="2012-05-15T00:11:00Z" w:initials="CJ">
    <w:p w:rsidR="00125531" w:rsidRDefault="00125531">
      <w:pPr>
        <w:pStyle w:val="CommentText"/>
      </w:pPr>
      <w:r>
        <w:rPr>
          <w:rStyle w:val="CommentReference"/>
        </w:rPr>
        <w:annotationRef/>
      </w:r>
      <w:r w:rsidRPr="00077A99">
        <w:rPr>
          <w:highlight w:val="yellow"/>
        </w:rPr>
        <w:t>Shouldn’t this be a full se</w:t>
      </w:r>
      <w:r w:rsidRPr="00077A99">
        <w:rPr>
          <w:highlight w:val="yellow"/>
        </w:rPr>
        <w:t>n</w:t>
      </w:r>
      <w:r w:rsidRPr="00077A99">
        <w:rPr>
          <w:highlight w:val="yellow"/>
        </w:rPr>
        <w:t>tence as you use in other references?</w:t>
      </w:r>
      <w:r>
        <w:t xml:space="preserve"> “Calls the </w:t>
      </w:r>
      <w:proofErr w:type="spellStart"/>
      <w:r>
        <w:t>WaitForTestSockets</w:t>
      </w:r>
      <w:proofErr w:type="spellEnd"/>
      <w:r>
        <w:t xml:space="preserve"> utility method to wait for all test socket executions to complete.”</w:t>
      </w:r>
    </w:p>
  </w:comment>
  <w:comment w:id="1234" w:author="Manooch Hosseini" w:date="2012-05-15T00:11:00Z" w:initials="MH">
    <w:p w:rsidR="00775D9C" w:rsidRDefault="00775D9C">
      <w:pPr>
        <w:pStyle w:val="CommentText"/>
      </w:pPr>
      <w:r>
        <w:rPr>
          <w:rStyle w:val="CommentReference"/>
        </w:rPr>
        <w:annotationRef/>
      </w:r>
      <w:r>
        <w:t xml:space="preserve">Do we want to explain the </w:t>
      </w:r>
      <w:proofErr w:type="spellStart"/>
      <w:r>
        <w:t>CleanupAllControllerAndSocketSynchronizationManagers</w:t>
      </w:r>
      <w:proofErr w:type="spellEnd"/>
      <w:r>
        <w:t xml:space="preserve">() method that we call before </w:t>
      </w:r>
      <w:proofErr w:type="spellStart"/>
      <w:r>
        <w:t>ProcessCleanup</w:t>
      </w:r>
      <w:proofErr w:type="spellEnd"/>
      <w:r>
        <w:t>?</w:t>
      </w:r>
    </w:p>
  </w:comment>
  <w:comment w:id="1279" w:author="Manooch Hosseini" w:date="2012-05-15T00:11:00Z" w:initials="MH">
    <w:p w:rsidR="00980924" w:rsidRDefault="00980924">
      <w:pPr>
        <w:pStyle w:val="CommentText"/>
      </w:pPr>
      <w:r>
        <w:rPr>
          <w:rStyle w:val="CommentReference"/>
        </w:rPr>
        <w:annotationRef/>
      </w:r>
      <w:r>
        <w:t>Trying to remain consistent</w:t>
      </w:r>
    </w:p>
  </w:comment>
  <w:comment w:id="1351" w:author="Manooch Hosseini" w:date="2012-05-15T00:11:00Z" w:initials="MH">
    <w:p w:rsidR="00980924" w:rsidRDefault="00980924">
      <w:pPr>
        <w:pStyle w:val="CommentText"/>
      </w:pPr>
      <w:r>
        <w:rPr>
          <w:rStyle w:val="CommentReference"/>
        </w:rPr>
        <w:annotationRef/>
      </w:r>
      <w:r>
        <w:t>Just a preference. This is technically more correct. Really, I don’t think it makes sense for us to mention this here. We already explain it in the Test UUTs Execution entry point section. Any objections to deleting this?</w:t>
      </w:r>
    </w:p>
  </w:comment>
  <w:comment w:id="1409" w:author="calliej" w:date="2012-05-15T00:11:00Z" w:initials="CJ">
    <w:p w:rsidR="00125531" w:rsidRDefault="00125531" w:rsidP="00943B9B">
      <w:pPr>
        <w:pStyle w:val="ListNumber"/>
        <w:ind w:left="0" w:firstLine="0"/>
        <w:rPr>
          <w:w w:val="100"/>
        </w:rPr>
      </w:pPr>
      <w:r>
        <w:rPr>
          <w:rStyle w:val="CommentReference"/>
        </w:rPr>
        <w:annotationRef/>
      </w:r>
      <w:r w:rsidRPr="00943B9B">
        <w:rPr>
          <w:highlight w:val="yellow"/>
        </w:rPr>
        <w:t>Consider previous similar wording</w:t>
      </w:r>
      <w:r>
        <w:t xml:space="preserve"> “.. until </w:t>
      </w:r>
      <w:r w:rsidRPr="004E21FE">
        <w:rPr>
          <w:w w:val="100"/>
        </w:rPr>
        <w:t xml:space="preserve">the test sockets are ready </w:t>
      </w:r>
      <w:r>
        <w:rPr>
          <w:w w:val="100"/>
        </w:rPr>
        <w:t>to be added back to the batch synchronization.”</w:t>
      </w:r>
      <w:r w:rsidRPr="004E21FE">
        <w:rPr>
          <w:w w:val="100"/>
        </w:rPr>
        <w:t>.</w:t>
      </w:r>
      <w:r>
        <w:rPr>
          <w:w w:val="100"/>
        </w:rPr>
        <w:t xml:space="preserve"> OR until the controlling execution allows the test sockets to be added back to the batch synchronization</w:t>
      </w:r>
    </w:p>
    <w:p w:rsidR="00125531" w:rsidRDefault="00125531">
      <w:pPr>
        <w:pStyle w:val="CommentText"/>
      </w:pPr>
    </w:p>
  </w:comment>
  <w:comment w:id="1445" w:author="Manooch Hosseini" w:date="2012-05-15T00:11:00Z" w:initials="MH">
    <w:p w:rsidR="00D55FE7" w:rsidRDefault="00D55FE7">
      <w:pPr>
        <w:pStyle w:val="CommentText"/>
      </w:pPr>
      <w:r>
        <w:rPr>
          <w:rStyle w:val="CommentReference"/>
        </w:rPr>
        <w:annotationRef/>
      </w:r>
      <w:r>
        <w:t>Not overly attached to this.</w:t>
      </w:r>
    </w:p>
  </w:comment>
  <w:comment w:id="1519" w:author="Manooch Hosseini" w:date="2012-05-15T00:29:00Z" w:initials="MH">
    <w:p w:rsidR="00EE7878" w:rsidRDefault="00EE7878">
      <w:pPr>
        <w:pStyle w:val="CommentText"/>
      </w:pPr>
      <w:r>
        <w:rPr>
          <w:rStyle w:val="CommentReference"/>
        </w:rPr>
        <w:annotationRef/>
      </w:r>
      <w:r>
        <w:t>The fact that the model does this seems weird. I’m going to discuss with Doug. This part of the sentence may no longer be valid after discussion with Doug.</w:t>
      </w:r>
    </w:p>
  </w:comment>
  <w:comment w:id="1522" w:author="calliej" w:date="2012-05-15T00:11:00Z" w:initials="CJ">
    <w:p w:rsidR="00125531" w:rsidRDefault="00125531">
      <w:pPr>
        <w:pStyle w:val="CommentText"/>
      </w:pPr>
      <w:r>
        <w:rPr>
          <w:rStyle w:val="CommentReference"/>
        </w:rPr>
        <w:annotationRef/>
      </w:r>
      <w:r w:rsidRPr="00943B9B">
        <w:rPr>
          <w:highlight w:val="yellow"/>
        </w:rPr>
        <w:t>Check edits</w:t>
      </w:r>
      <w:r>
        <w:t xml:space="preserve"> for clarity</w:t>
      </w:r>
    </w:p>
  </w:comment>
  <w:comment w:id="1533" w:author="Manooch Hosseini" w:date="2012-05-15T15:42:00Z" w:initials="MH">
    <w:p w:rsidR="002E0D92" w:rsidRDefault="002E0D92">
      <w:pPr>
        <w:pStyle w:val="CommentText"/>
      </w:pPr>
      <w:r>
        <w:rPr>
          <w:rStyle w:val="CommentReference"/>
        </w:rPr>
        <w:annotationRef/>
      </w:r>
      <w:r>
        <w:t>Should probably be a step before this one that mentions adding/removing sockets from the batch specification. I sent an email out to Doug, James, and Anand to get their input on whether or not we should add this to the model.</w:t>
      </w:r>
    </w:p>
  </w:comment>
  <w:comment w:id="1617" w:author="calliej" w:date="2012-05-15T00:11:00Z" w:initials="CJ">
    <w:p w:rsidR="00125531" w:rsidRDefault="00125531">
      <w:pPr>
        <w:pStyle w:val="CommentText"/>
      </w:pPr>
      <w:r>
        <w:rPr>
          <w:rStyle w:val="CommentReference"/>
        </w:rPr>
        <w:annotationRef/>
      </w:r>
      <w:r w:rsidRPr="00211ED2">
        <w:rPr>
          <w:highlight w:val="yellow"/>
        </w:rPr>
        <w:t>See previous comment</w:t>
      </w:r>
      <w:r>
        <w:t xml:space="preserve"> ‘the corresponding” ?</w:t>
      </w:r>
    </w:p>
  </w:comment>
  <w:comment w:id="1632" w:author="calliej" w:date="2012-05-15T00:11:00Z" w:initials="CJ">
    <w:p w:rsidR="00125531" w:rsidRDefault="00125531">
      <w:pPr>
        <w:pStyle w:val="CommentText"/>
      </w:pPr>
      <w:r>
        <w:rPr>
          <w:rStyle w:val="CommentReference"/>
        </w:rPr>
        <w:annotationRef/>
      </w:r>
      <w:r w:rsidRPr="00211ED2">
        <w:rPr>
          <w:highlight w:val="yellow"/>
        </w:rPr>
        <w:t>Use full sentence as sugges</w:t>
      </w:r>
      <w:r w:rsidRPr="00211ED2">
        <w:rPr>
          <w:highlight w:val="yellow"/>
        </w:rPr>
        <w:t>t</w:t>
      </w:r>
      <w:r w:rsidRPr="00211ED2">
        <w:rPr>
          <w:highlight w:val="yellow"/>
        </w:rPr>
        <w:t>ed in previous list of steps</w:t>
      </w:r>
    </w:p>
  </w:comment>
  <w:comment w:id="1641" w:author="Manooch Hosseini" w:date="2012-05-15T15:57:00Z" w:initials="MH">
    <w:p w:rsidR="00AE0F66" w:rsidRDefault="00AE0F66" w:rsidP="00AE0F66">
      <w:pPr>
        <w:pStyle w:val="CommentText"/>
      </w:pPr>
      <w:r>
        <w:rPr>
          <w:rStyle w:val="CommentReference"/>
        </w:rPr>
        <w:annotationRef/>
      </w:r>
      <w:r>
        <w:t>This explanation may not be necessary if we add a Utility Methods section and explain the purpose of this method there.</w:t>
      </w:r>
    </w:p>
  </w:comment>
  <w:comment w:id="1642" w:author="calliej" w:date="2012-05-15T00:11:00Z" w:initials="CJ">
    <w:p w:rsidR="00125531" w:rsidRDefault="00125531">
      <w:pPr>
        <w:pStyle w:val="CommentText"/>
      </w:pPr>
      <w:r>
        <w:rPr>
          <w:rStyle w:val="CommentReference"/>
        </w:rPr>
        <w:annotationRef/>
      </w:r>
      <w:r w:rsidRPr="00211ED2">
        <w:rPr>
          <w:highlight w:val="yellow"/>
        </w:rPr>
        <w:t>Use full sentence as sugges</w:t>
      </w:r>
      <w:r w:rsidRPr="00211ED2">
        <w:rPr>
          <w:highlight w:val="yellow"/>
        </w:rPr>
        <w:t>t</w:t>
      </w:r>
      <w:r w:rsidRPr="00211ED2">
        <w:rPr>
          <w:highlight w:val="yellow"/>
        </w:rPr>
        <w:t>ed in previous list of steps</w:t>
      </w:r>
    </w:p>
  </w:comment>
  <w:comment w:id="1784" w:author="Manooch Hosseini" w:date="2012-05-15T16:11:00Z" w:initials="MH">
    <w:p w:rsidR="004325E2" w:rsidRDefault="004325E2" w:rsidP="004325E2">
      <w:pPr>
        <w:pStyle w:val="CommentText"/>
      </w:pPr>
      <w:r>
        <w:rPr>
          <w:rStyle w:val="CommentReference"/>
        </w:rPr>
        <w:annotationRef/>
      </w:r>
      <w:r>
        <w:t>Just a preference. This is technically more correct. Really, I don’t think it makes sense for us to mention this here. We already explain it in the Test UUTs Execution entry point section. Any objections to deleting this?</w:t>
      </w:r>
    </w:p>
  </w:comment>
  <w:comment w:id="1789" w:author="jgrey" w:date="2012-05-15T00:11:00Z" w:initials="j">
    <w:p w:rsidR="00125531" w:rsidRDefault="00125531">
      <w:pPr>
        <w:pStyle w:val="CommentText"/>
      </w:pPr>
      <w:r>
        <w:rPr>
          <w:rStyle w:val="CommentReference"/>
        </w:rPr>
        <w:annotationRef/>
      </w:r>
      <w:r>
        <w:t>this seems like pretty bad wording to me, but that is how it was</w:t>
      </w:r>
    </w:p>
    <w:p w:rsidR="00125531" w:rsidRDefault="00125531">
      <w:pPr>
        <w:pStyle w:val="CommentText"/>
      </w:pPr>
    </w:p>
    <w:p w:rsidR="00125531" w:rsidRDefault="00125531">
      <w:pPr>
        <w:pStyle w:val="CommentText"/>
      </w:pPr>
      <w:r>
        <w:t xml:space="preserve">[CJ 05/14/12] </w:t>
      </w:r>
      <w:r w:rsidRPr="002737D5">
        <w:rPr>
          <w:highlight w:val="yellow"/>
        </w:rPr>
        <w:t>Do these edits make it better?</w:t>
      </w:r>
    </w:p>
  </w:comment>
  <w:comment w:id="1820" w:author="calliej" w:date="2012-05-15T00:11:00Z" w:initials="CJ">
    <w:p w:rsidR="00125531" w:rsidRPr="002737D5" w:rsidRDefault="00125531" w:rsidP="002737D5">
      <w:pPr>
        <w:pStyle w:val="ListNumber"/>
        <w:ind w:left="0" w:firstLine="0"/>
        <w:rPr>
          <w:w w:val="100"/>
        </w:rPr>
      </w:pPr>
      <w:r>
        <w:rPr>
          <w:rStyle w:val="CommentReference"/>
        </w:rPr>
        <w:annotationRef/>
      </w:r>
      <w:r w:rsidRPr="00943B9B">
        <w:rPr>
          <w:highlight w:val="yellow"/>
        </w:rPr>
        <w:t>Consider previous similar wording</w:t>
      </w:r>
      <w:r>
        <w:t xml:space="preserve"> “.. until </w:t>
      </w:r>
      <w:r w:rsidRPr="004E21FE">
        <w:rPr>
          <w:w w:val="100"/>
        </w:rPr>
        <w:t xml:space="preserve">the test sockets are ready </w:t>
      </w:r>
      <w:r>
        <w:rPr>
          <w:w w:val="100"/>
        </w:rPr>
        <w:t>to be added back to the batch synchronization.” OR “until the controlling execution allows the test sockets to be added back to the batch synchronization.”</w:t>
      </w:r>
    </w:p>
  </w:comment>
  <w:comment w:id="1871" w:author="Manooch Hosseini" w:date="2012-05-15T16:14:00Z" w:initials="MH">
    <w:p w:rsidR="00775ABC" w:rsidRDefault="00775ABC">
      <w:pPr>
        <w:pStyle w:val="CommentText"/>
      </w:pPr>
      <w:r>
        <w:rPr>
          <w:rStyle w:val="CommentReference"/>
        </w:rPr>
        <w:annotationRef/>
      </w:r>
      <w:r w:rsidR="00EA3B0C">
        <w:t>Seems like this table is mis</w:t>
      </w:r>
      <w:r w:rsidR="00EA3B0C">
        <w:t>s</w:t>
      </w:r>
      <w:r w:rsidR="00EA3B0C">
        <w:t>ing ManagedModelSupport.dll</w:t>
      </w:r>
    </w:p>
  </w:comment>
  <w:comment w:id="1878" w:author="calliej" w:date="2012-05-15T00:11:00Z" w:initials="CJ">
    <w:p w:rsidR="00125531" w:rsidRDefault="00125531">
      <w:pPr>
        <w:pStyle w:val="CommentText"/>
      </w:pPr>
      <w:r>
        <w:rPr>
          <w:rStyle w:val="CommentReference"/>
        </w:rPr>
        <w:annotationRef/>
      </w:r>
      <w:r w:rsidRPr="002E6A07">
        <w:rPr>
          <w:highlight w:val="yellow"/>
        </w:rPr>
        <w:t>Check rewrite</w:t>
      </w:r>
      <w:r>
        <w:t xml:space="preserve"> to avoid pa</w:t>
      </w:r>
      <w:r>
        <w:t>s</w:t>
      </w:r>
      <w:r>
        <w:t>sive voice</w:t>
      </w:r>
    </w:p>
  </w:comment>
  <w:comment w:id="1881" w:author="calliej" w:date="2012-05-15T00:11:00Z" w:initials="CJ">
    <w:p w:rsidR="00125531" w:rsidRDefault="00125531">
      <w:pPr>
        <w:pStyle w:val="CommentText"/>
      </w:pPr>
      <w:r>
        <w:rPr>
          <w:rStyle w:val="CommentReference"/>
        </w:rPr>
        <w:annotationRef/>
      </w:r>
      <w:r w:rsidRPr="002737D5">
        <w:rPr>
          <w:highlight w:val="yellow"/>
        </w:rPr>
        <w:t>Rewrite active</w:t>
      </w:r>
      <w:r>
        <w:t>: The NI_ReportGenerator.seq model plug-in calls these functions.</w:t>
      </w:r>
    </w:p>
  </w:comment>
  <w:comment w:id="1968" w:author="calliej" w:date="2012-05-15T00:11:00Z" w:initials="CJ">
    <w:p w:rsidR="00125531" w:rsidRDefault="00125531">
      <w:pPr>
        <w:pStyle w:val="CommentText"/>
      </w:pPr>
      <w:r>
        <w:rPr>
          <w:rStyle w:val="CommentReference"/>
        </w:rPr>
        <w:annotationRef/>
      </w:r>
      <w:r w:rsidRPr="002E6A07">
        <w:rPr>
          <w:highlight w:val="yellow"/>
        </w:rPr>
        <w:t xml:space="preserve">Should we update to include model plug-ins and </w:t>
      </w:r>
      <w:proofErr w:type="spellStart"/>
      <w:r w:rsidRPr="002E6A07">
        <w:rPr>
          <w:highlight w:val="yellow"/>
        </w:rPr>
        <w:t>ModelPlugin</w:t>
      </w:r>
      <w:proofErr w:type="spellEnd"/>
      <w:r w:rsidRPr="002E6A07">
        <w:rPr>
          <w:highlight w:val="yellow"/>
        </w:rPr>
        <w:t xml:space="preserve"> directory</w:t>
      </w:r>
      <w:r>
        <w:t>?</w:t>
      </w:r>
    </w:p>
  </w:comment>
  <w:comment w:id="1960" w:author="jgrey" w:date="2012-05-15T00:11:00Z" w:initials="j">
    <w:p w:rsidR="00125531" w:rsidRDefault="00125531">
      <w:pPr>
        <w:pStyle w:val="CommentText"/>
      </w:pPr>
      <w:r>
        <w:rPr>
          <w:rStyle w:val="CommentReference"/>
        </w:rPr>
        <w:annotationRef/>
      </w:r>
      <w:r w:rsidRPr="002737D5">
        <w:rPr>
          <w:highlight w:val="yellow"/>
        </w:rPr>
        <w:t>Ask Anand</w:t>
      </w:r>
      <w:r>
        <w:t xml:space="preserve"> what we should do about this. Should it be moved to the end of the plug-in chapter? Should some of this be deleted?</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E5CC7" w:rsidRDefault="009E5CC7">
      <w:pPr>
        <w:spacing w:after="0" w:line="240" w:lineRule="auto"/>
      </w:pPr>
      <w:r>
        <w:separator/>
      </w:r>
    </w:p>
  </w:endnote>
  <w:endnote w:type="continuationSeparator" w:id="0">
    <w:p w:rsidR="009E5CC7" w:rsidRDefault="009E5CC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notTrueType/>
    <w:pitch w:val="variable"/>
    <w:sig w:usb0="00000000" w:usb1="10000000" w:usb2="00000000" w:usb3="00000000" w:csb0="80000000" w:csb1="00000000"/>
  </w:font>
  <w:font w:name="Stone Sans Bold">
    <w:panose1 w:val="00000000000000000000"/>
    <w:charset w:val="00"/>
    <w:family w:val="swiss"/>
    <w:notTrueType/>
    <w:pitch w:val="variable"/>
    <w:sig w:usb0="00000003" w:usb1="00000000" w:usb2="00000000" w:usb3="00000000" w:csb0="00000001" w:csb1="00000000"/>
  </w:font>
  <w:font w:name="Helvetica Condensed">
    <w:panose1 w:val="00000000000000000000"/>
    <w:charset w:val="00"/>
    <w:family w:val="swiss"/>
    <w:notTrueType/>
    <w:pitch w:val="variable"/>
    <w:sig w:usb0="00000003" w:usb1="00000000" w:usb2="00000000" w:usb3="00000000" w:csb0="00000001" w:csb1="00000000"/>
  </w:font>
  <w:font w:name="Times">
    <w:panose1 w:val="000005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Helvetica">
    <w:panose1 w:val="000B0500000000000000"/>
    <w:charset w:val="00"/>
    <w:family w:val="swiss"/>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ZapfDingbats">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5531" w:rsidRDefault="00125531">
    <w:pPr>
      <w:pStyle w:val="Mfooter"/>
      <w:rPr>
        <w:w w:val="100"/>
      </w:rPr>
    </w:pPr>
    <w:r>
      <w:rPr>
        <w:w w:val="100"/>
      </w:rPr>
      <w:t>NI TestStand Reference Manual</w:t>
    </w:r>
    <w:r>
      <w:rPr>
        <w:w w:val="100"/>
      </w:rPr>
      <w:tab/>
      <w:t>A-</w:t>
    </w:r>
    <w:r w:rsidR="00E221F4">
      <w:rPr>
        <w:w w:val="100"/>
      </w:rPr>
      <w:fldChar w:fldCharType="begin"/>
    </w:r>
    <w:r>
      <w:rPr>
        <w:w w:val="100"/>
      </w:rPr>
      <w:instrText xml:space="preserve"> PAGE </w:instrText>
    </w:r>
    <w:r w:rsidR="00E221F4">
      <w:rPr>
        <w:w w:val="100"/>
      </w:rPr>
      <w:fldChar w:fldCharType="separate"/>
    </w:r>
    <w:r w:rsidR="00E833F7">
      <w:rPr>
        <w:noProof/>
        <w:w w:val="100"/>
      </w:rPr>
      <w:t>54</w:t>
    </w:r>
    <w:r w:rsidR="00E221F4">
      <w:rPr>
        <w:w w:val="100"/>
      </w:rPr>
      <w:fldChar w:fldCharType="end"/>
    </w:r>
    <w:r>
      <w:rPr>
        <w:w w:val="100"/>
      </w:rPr>
      <w:tab/>
      <w:t>ni.com</w:t>
    </w:r>
  </w:p>
  <w:p w:rsidR="00125531" w:rsidRDefault="00125531">
    <w:pPr>
      <w:pStyle w:val="Body"/>
      <w:rPr>
        <w:w w:val="10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5531" w:rsidRDefault="00125531">
    <w:pPr>
      <w:pStyle w:val="Mfooter"/>
      <w:rPr>
        <w:w w:val="100"/>
      </w:rPr>
    </w:pPr>
    <w:r>
      <w:rPr>
        <w:i w:val="0"/>
        <w:iCs w:val="0"/>
        <w:w w:val="100"/>
      </w:rPr>
      <w:t>©</w:t>
    </w:r>
    <w:r>
      <w:rPr>
        <w:w w:val="100"/>
      </w:rPr>
      <w:t xml:space="preserve"> National Instruments Corporation</w:t>
    </w:r>
    <w:r>
      <w:rPr>
        <w:w w:val="100"/>
      </w:rPr>
      <w:tab/>
      <w:t>A-</w:t>
    </w:r>
    <w:r w:rsidR="00E221F4">
      <w:rPr>
        <w:w w:val="100"/>
      </w:rPr>
      <w:fldChar w:fldCharType="begin"/>
    </w:r>
    <w:r>
      <w:rPr>
        <w:w w:val="100"/>
      </w:rPr>
      <w:instrText xml:space="preserve"> PAGE </w:instrText>
    </w:r>
    <w:r w:rsidR="00E221F4">
      <w:rPr>
        <w:w w:val="100"/>
      </w:rPr>
      <w:fldChar w:fldCharType="separate"/>
    </w:r>
    <w:r w:rsidR="00E833F7">
      <w:rPr>
        <w:noProof/>
        <w:w w:val="100"/>
      </w:rPr>
      <w:t>53</w:t>
    </w:r>
    <w:r w:rsidR="00E221F4">
      <w:rPr>
        <w:w w:val="100"/>
      </w:rPr>
      <w:fldChar w:fldCharType="end"/>
    </w:r>
    <w:r>
      <w:rPr>
        <w:w w:val="100"/>
      </w:rPr>
      <w:tab/>
      <w:t>NI TestStand Reference Manual</w:t>
    </w:r>
  </w:p>
  <w:p w:rsidR="00125531" w:rsidRDefault="00125531">
    <w:pPr>
      <w:pStyle w:val="Body"/>
      <w:rPr>
        <w:w w:val="100"/>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5531" w:rsidRDefault="00125531">
    <w:pPr>
      <w:pStyle w:val="Mfooter"/>
      <w:rPr>
        <w:w w:val="100"/>
      </w:rPr>
    </w:pPr>
    <w:r>
      <w:rPr>
        <w:i w:val="0"/>
        <w:iCs w:val="0"/>
        <w:w w:val="100"/>
      </w:rPr>
      <w:t>©</w:t>
    </w:r>
    <w:r>
      <w:rPr>
        <w:w w:val="100"/>
      </w:rPr>
      <w:t xml:space="preserve"> National Instruments Corporation</w:t>
    </w:r>
    <w:r>
      <w:rPr>
        <w:w w:val="100"/>
      </w:rPr>
      <w:tab/>
      <w:t>A-</w:t>
    </w:r>
    <w:r w:rsidR="00E221F4">
      <w:rPr>
        <w:w w:val="100"/>
      </w:rPr>
      <w:fldChar w:fldCharType="begin"/>
    </w:r>
    <w:r>
      <w:rPr>
        <w:w w:val="100"/>
      </w:rPr>
      <w:instrText xml:space="preserve"> PAGE </w:instrText>
    </w:r>
    <w:r w:rsidR="00E221F4">
      <w:rPr>
        <w:w w:val="100"/>
      </w:rPr>
      <w:fldChar w:fldCharType="separate"/>
    </w:r>
    <w:r w:rsidR="00E833F7">
      <w:rPr>
        <w:noProof/>
        <w:w w:val="100"/>
      </w:rPr>
      <w:t>1</w:t>
    </w:r>
    <w:r w:rsidR="00E221F4">
      <w:rPr>
        <w:w w:val="100"/>
      </w:rPr>
      <w:fldChar w:fldCharType="end"/>
    </w:r>
    <w:r>
      <w:rPr>
        <w:w w:val="100"/>
      </w:rPr>
      <w:tab/>
      <w:t>NI TestStand Reference Manual</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E5CC7" w:rsidRDefault="009E5CC7">
      <w:pPr>
        <w:spacing w:after="0" w:line="240" w:lineRule="auto"/>
      </w:pPr>
      <w:r>
        <w:separator/>
      </w:r>
    </w:p>
  </w:footnote>
  <w:footnote w:type="continuationSeparator" w:id="0">
    <w:p w:rsidR="009E5CC7" w:rsidRDefault="009E5CC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5531" w:rsidRDefault="00125531">
    <w:pPr>
      <w:pStyle w:val="Mheader"/>
      <w:rPr>
        <w:w w:val="100"/>
      </w:rPr>
    </w:pPr>
    <w:r>
      <w:rPr>
        <w:w w:val="100"/>
      </w:rPr>
      <w:t>Appendix A</w:t>
    </w:r>
    <w:r>
      <w:rPr>
        <w:w w:val="100"/>
      </w:rPr>
      <w:t> </w:t>
    </w:r>
    <w:r>
      <w:rPr>
        <w:w w:val="100"/>
      </w:rPr>
      <w:t> </w:t>
    </w:r>
    <w:r>
      <w:rPr>
        <w:w w:val="100"/>
      </w:rPr>
      <w:t>Process Model Architecture</w:t>
    </w:r>
  </w:p>
  <w:p w:rsidR="00125531" w:rsidRDefault="00125531">
    <w:pPr>
      <w:pStyle w:val="Body"/>
      <w:rPr>
        <w:w w:val="10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5531" w:rsidRDefault="00125531">
    <w:pPr>
      <w:pStyle w:val="Mheader"/>
      <w:rPr>
        <w:w w:val="100"/>
      </w:rPr>
    </w:pPr>
    <w:r>
      <w:rPr>
        <w:w w:val="100"/>
      </w:rPr>
      <w:tab/>
      <w:t>Appendix A</w:t>
    </w:r>
    <w:r>
      <w:rPr>
        <w:w w:val="100"/>
      </w:rPr>
      <w:t> </w:t>
    </w:r>
    <w:r>
      <w:rPr>
        <w:w w:val="100"/>
      </w:rPr>
      <w:t> </w:t>
    </w:r>
    <w:r>
      <w:rPr>
        <w:w w:val="100"/>
      </w:rPr>
      <w:t>Process Model Architecture</w:t>
    </w:r>
  </w:p>
  <w:p w:rsidR="00125531" w:rsidRDefault="00125531">
    <w:pPr>
      <w:pStyle w:val="Body"/>
      <w:rPr>
        <w:w w:val="100"/>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5531" w:rsidRDefault="00125531">
    <w:pPr>
      <w:pStyle w:val="Anchor"/>
      <w:spacing w:after="560" w:line="560" w:lineRule="atLeast"/>
      <w:ind w:left="0" w:right="1800"/>
      <w:jc w:val="left"/>
      <w:rPr>
        <w:rFonts w:ascii="Helvetica Condensed" w:hAnsi="Helvetica Condensed" w:cs="Helvetica Condensed"/>
        <w:b/>
        <w:bCs/>
        <w:w w:val="100"/>
        <w:sz w:val="48"/>
        <w:szCs w:val="48"/>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B95EF142"/>
    <w:lvl w:ilvl="0">
      <w:numFmt w:val="bullet"/>
      <w:lvlText w:val="*"/>
      <w:lvlJc w:val="left"/>
    </w:lvl>
  </w:abstractNum>
  <w:abstractNum w:abstractNumId="1">
    <w:nsid w:val="029C41AD"/>
    <w:multiLevelType w:val="hybridMultilevel"/>
    <w:tmpl w:val="A96650D4"/>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
    <w:nsid w:val="02C203D5"/>
    <w:multiLevelType w:val="hybridMultilevel"/>
    <w:tmpl w:val="4A3422B6"/>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6D0027C"/>
    <w:multiLevelType w:val="hybridMultilevel"/>
    <w:tmpl w:val="16700F1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F57E95"/>
    <w:multiLevelType w:val="hybridMultilevel"/>
    <w:tmpl w:val="F8487F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8843695"/>
    <w:multiLevelType w:val="hybridMultilevel"/>
    <w:tmpl w:val="82A68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9A0679A"/>
    <w:multiLevelType w:val="hybridMultilevel"/>
    <w:tmpl w:val="A96650D4"/>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7">
    <w:nsid w:val="3C1821C0"/>
    <w:multiLevelType w:val="hybridMultilevel"/>
    <w:tmpl w:val="0CFC96C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753786E"/>
    <w:multiLevelType w:val="hybridMultilevel"/>
    <w:tmpl w:val="AAC84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2DE4D3E"/>
    <w:multiLevelType w:val="hybridMultilevel"/>
    <w:tmpl w:val="2E3E48D6"/>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56B51454"/>
    <w:multiLevelType w:val="hybridMultilevel"/>
    <w:tmpl w:val="7AFEFC12"/>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
    <w:nsid w:val="5E0527A8"/>
    <w:multiLevelType w:val="hybridMultilevel"/>
    <w:tmpl w:val="0E4CC8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5F9B7C0C"/>
    <w:multiLevelType w:val="hybridMultilevel"/>
    <w:tmpl w:val="497CA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4D50513"/>
    <w:multiLevelType w:val="hybridMultilevel"/>
    <w:tmpl w:val="2E3E48D6"/>
    <w:lvl w:ilvl="0" w:tplc="0409000F">
      <w:start w:val="1"/>
      <w:numFmt w:val="decimal"/>
      <w:lvlText w:val="%1."/>
      <w:lvlJc w:val="left"/>
      <w:pPr>
        <w:ind w:left="1890" w:hanging="360"/>
      </w:pPr>
      <w:rPr>
        <w:rFonts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4">
    <w:nsid w:val="66F805C6"/>
    <w:multiLevelType w:val="hybridMultilevel"/>
    <w:tmpl w:val="7AFEFC12"/>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5">
    <w:nsid w:val="6E6F6E73"/>
    <w:multiLevelType w:val="hybridMultilevel"/>
    <w:tmpl w:val="F612A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14705A5"/>
    <w:multiLevelType w:val="hybridMultilevel"/>
    <w:tmpl w:val="857ED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4FF3833"/>
    <w:multiLevelType w:val="hybridMultilevel"/>
    <w:tmpl w:val="A96650D4"/>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8">
    <w:nsid w:val="7E915170"/>
    <w:multiLevelType w:val="hybridMultilevel"/>
    <w:tmpl w:val="4A3422B6"/>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0"/>
    <w:lvlOverride w:ilvl="0">
      <w:lvl w:ilvl="0">
        <w:start w:val="1"/>
        <w:numFmt w:val="bullet"/>
        <w:lvlText w:val="A"/>
        <w:legacy w:legacy="1" w:legacySpace="0" w:legacyIndent="0"/>
        <w:lvlJc w:val="right"/>
        <w:pPr>
          <w:ind w:left="0" w:firstLine="0"/>
        </w:pPr>
        <w:rPr>
          <w:rFonts w:ascii="Stone Sans Bold" w:hAnsi="Stone Sans Bold" w:hint="default"/>
          <w:b w:val="0"/>
          <w:i w:val="0"/>
          <w:strike w:val="0"/>
          <w:color w:val="000000"/>
          <w:sz w:val="144"/>
          <w:u w:val="none"/>
        </w:rPr>
      </w:lvl>
    </w:lvlOverride>
  </w:num>
  <w:num w:numId="2">
    <w:abstractNumId w:val="0"/>
    <w:lvlOverride w:ilvl="0">
      <w:lvl w:ilvl="0">
        <w:start w:val="1"/>
        <w:numFmt w:val="bullet"/>
        <w:lvlText w:val="Figure A‑1.  "/>
        <w:legacy w:legacy="1" w:legacySpace="0" w:legacyIndent="0"/>
        <w:lvlJc w:val="left"/>
        <w:pPr>
          <w:ind w:left="2160" w:firstLine="0"/>
        </w:pPr>
        <w:rPr>
          <w:rFonts w:ascii="Helvetica Condensed" w:hAnsi="Helvetica Condensed" w:hint="default"/>
          <w:b/>
          <w:i w:val="0"/>
          <w:strike w:val="0"/>
          <w:color w:val="000000"/>
          <w:sz w:val="18"/>
          <w:u w:val="none"/>
        </w:rPr>
      </w:lvl>
    </w:lvlOverride>
  </w:num>
  <w:num w:numId="3">
    <w:abstractNumId w:val="0"/>
    <w:lvlOverride w:ilvl="0">
      <w:lvl w:ilvl="0">
        <w:start w:val="1"/>
        <w:numFmt w:val="bullet"/>
        <w:lvlText w:val="Table A‑1.  "/>
        <w:legacy w:legacy="1" w:legacySpace="0" w:legacyIndent="0"/>
        <w:lvlJc w:val="left"/>
        <w:pPr>
          <w:ind w:left="0" w:firstLine="0"/>
        </w:pPr>
        <w:rPr>
          <w:rFonts w:ascii="Helvetica Condensed" w:hAnsi="Helvetica Condensed" w:hint="default"/>
          <w:b/>
          <w:i w:val="0"/>
          <w:strike w:val="0"/>
          <w:color w:val="000000"/>
          <w:sz w:val="18"/>
          <w:u w:val="none"/>
        </w:rPr>
      </w:lvl>
    </w:lvlOverride>
  </w:num>
  <w:num w:numId="4">
    <w:abstractNumId w:val="0"/>
    <w:lvlOverride w:ilvl="0">
      <w:lvl w:ilvl="0">
        <w:start w:val="1"/>
        <w:numFmt w:val="bullet"/>
        <w:lvlText w:val="• "/>
        <w:legacy w:legacy="1" w:legacySpace="0" w:legacyIndent="0"/>
        <w:lvlJc w:val="left"/>
        <w:pPr>
          <w:ind w:left="2160" w:firstLine="0"/>
        </w:pPr>
        <w:rPr>
          <w:rFonts w:ascii="Times" w:hAnsi="Times" w:hint="default"/>
          <w:b w:val="0"/>
          <w:i w:val="0"/>
          <w:strike w:val="0"/>
          <w:color w:val="000000"/>
          <w:sz w:val="20"/>
          <w:u w:val="none"/>
        </w:rPr>
      </w:lvl>
    </w:lvlOverride>
  </w:num>
  <w:num w:numId="5">
    <w:abstractNumId w:val="0"/>
    <w:lvlOverride w:ilvl="0">
      <w:lvl w:ilvl="0">
        <w:start w:val="1"/>
        <w:numFmt w:val="bullet"/>
        <w:lvlText w:val=" Note "/>
        <w:legacy w:legacy="1" w:legacySpace="0" w:legacyIndent="0"/>
        <w:lvlJc w:val="left"/>
        <w:pPr>
          <w:ind w:left="0" w:firstLine="0"/>
        </w:pPr>
        <w:rPr>
          <w:rFonts w:ascii="Helvetica Condensed" w:hAnsi="Helvetica Condensed" w:hint="default"/>
          <w:b/>
          <w:i w:val="0"/>
          <w:strike w:val="0"/>
          <w:color w:val="000000"/>
          <w:sz w:val="18"/>
          <w:u w:val="none"/>
        </w:rPr>
      </w:lvl>
    </w:lvlOverride>
  </w:num>
  <w:num w:numId="6">
    <w:abstractNumId w:val="0"/>
    <w:lvlOverride w:ilvl="0">
      <w:lvl w:ilvl="0">
        <w:start w:val="1"/>
        <w:numFmt w:val="bullet"/>
        <w:lvlText w:val="1. "/>
        <w:legacy w:legacy="1" w:legacySpace="0" w:legacyIndent="0"/>
        <w:lvlJc w:val="left"/>
        <w:pPr>
          <w:ind w:left="2160" w:firstLine="0"/>
        </w:pPr>
        <w:rPr>
          <w:rFonts w:ascii="Times" w:hAnsi="Times" w:hint="default"/>
          <w:b w:val="0"/>
          <w:i w:val="0"/>
          <w:strike w:val="0"/>
          <w:color w:val="000000"/>
          <w:sz w:val="20"/>
          <w:u w:val="none"/>
        </w:rPr>
      </w:lvl>
    </w:lvlOverride>
  </w:num>
  <w:num w:numId="7">
    <w:abstractNumId w:val="0"/>
    <w:lvlOverride w:ilvl="0">
      <w:lvl w:ilvl="0">
        <w:start w:val="1"/>
        <w:numFmt w:val="bullet"/>
        <w:lvlText w:val="2. "/>
        <w:legacy w:legacy="1" w:legacySpace="0" w:legacyIndent="0"/>
        <w:lvlJc w:val="left"/>
        <w:pPr>
          <w:ind w:left="2160" w:firstLine="0"/>
        </w:pPr>
        <w:rPr>
          <w:rFonts w:ascii="Times" w:hAnsi="Times" w:hint="default"/>
          <w:b w:val="0"/>
          <w:i w:val="0"/>
          <w:strike w:val="0"/>
          <w:color w:val="000000"/>
          <w:sz w:val="20"/>
          <w:u w:val="none"/>
        </w:rPr>
      </w:lvl>
    </w:lvlOverride>
  </w:num>
  <w:num w:numId="8">
    <w:abstractNumId w:val="0"/>
    <w:lvlOverride w:ilvl="0">
      <w:lvl w:ilvl="0">
        <w:start w:val="1"/>
        <w:numFmt w:val="bullet"/>
        <w:lvlText w:val="3. "/>
        <w:legacy w:legacy="1" w:legacySpace="0" w:legacyIndent="0"/>
        <w:lvlJc w:val="left"/>
        <w:pPr>
          <w:ind w:left="2160" w:firstLine="0"/>
        </w:pPr>
        <w:rPr>
          <w:rFonts w:ascii="Times" w:hAnsi="Times" w:hint="default"/>
          <w:b w:val="0"/>
          <w:i w:val="0"/>
          <w:strike w:val="0"/>
          <w:color w:val="000000"/>
          <w:sz w:val="20"/>
          <w:u w:val="none"/>
        </w:rPr>
      </w:lvl>
    </w:lvlOverride>
  </w:num>
  <w:num w:numId="9">
    <w:abstractNumId w:val="0"/>
    <w:lvlOverride w:ilvl="0">
      <w:lvl w:ilvl="0">
        <w:start w:val="1"/>
        <w:numFmt w:val="bullet"/>
        <w:lvlText w:val="4. "/>
        <w:legacy w:legacy="1" w:legacySpace="0" w:legacyIndent="0"/>
        <w:lvlJc w:val="left"/>
        <w:pPr>
          <w:ind w:left="2160" w:firstLine="0"/>
        </w:pPr>
        <w:rPr>
          <w:rFonts w:ascii="Times" w:hAnsi="Times" w:hint="default"/>
          <w:b w:val="0"/>
          <w:i w:val="0"/>
          <w:strike w:val="0"/>
          <w:color w:val="000000"/>
          <w:sz w:val="20"/>
          <w:u w:val="none"/>
        </w:rPr>
      </w:lvl>
    </w:lvlOverride>
  </w:num>
  <w:num w:numId="10">
    <w:abstractNumId w:val="0"/>
    <w:lvlOverride w:ilvl="0">
      <w:lvl w:ilvl="0">
        <w:start w:val="1"/>
        <w:numFmt w:val="bullet"/>
        <w:lvlText w:val="5. "/>
        <w:legacy w:legacy="1" w:legacySpace="0" w:legacyIndent="0"/>
        <w:lvlJc w:val="left"/>
        <w:pPr>
          <w:ind w:left="2160" w:firstLine="0"/>
        </w:pPr>
        <w:rPr>
          <w:rFonts w:ascii="Times" w:hAnsi="Times" w:hint="default"/>
          <w:b w:val="0"/>
          <w:i w:val="0"/>
          <w:strike w:val="0"/>
          <w:color w:val="000000"/>
          <w:sz w:val="20"/>
          <w:u w:val="none"/>
        </w:rPr>
      </w:lvl>
    </w:lvlOverride>
  </w:num>
  <w:num w:numId="11">
    <w:abstractNumId w:val="0"/>
    <w:lvlOverride w:ilvl="0">
      <w:lvl w:ilvl="0">
        <w:start w:val="1"/>
        <w:numFmt w:val="bullet"/>
        <w:lvlText w:val="6. "/>
        <w:legacy w:legacy="1" w:legacySpace="0" w:legacyIndent="0"/>
        <w:lvlJc w:val="left"/>
        <w:pPr>
          <w:ind w:left="2160" w:firstLine="0"/>
        </w:pPr>
        <w:rPr>
          <w:rFonts w:ascii="Times" w:hAnsi="Times" w:hint="default"/>
          <w:b w:val="0"/>
          <w:i w:val="0"/>
          <w:strike w:val="0"/>
          <w:color w:val="000000"/>
          <w:sz w:val="20"/>
          <w:u w:val="none"/>
        </w:rPr>
      </w:lvl>
    </w:lvlOverride>
  </w:num>
  <w:num w:numId="12">
    <w:abstractNumId w:val="0"/>
    <w:lvlOverride w:ilvl="0">
      <w:lvl w:ilvl="0">
        <w:start w:val="1"/>
        <w:numFmt w:val="bullet"/>
        <w:lvlText w:val="7. "/>
        <w:legacy w:legacy="1" w:legacySpace="0" w:legacyIndent="0"/>
        <w:lvlJc w:val="left"/>
        <w:pPr>
          <w:ind w:left="2160" w:firstLine="0"/>
        </w:pPr>
        <w:rPr>
          <w:rFonts w:ascii="Times" w:hAnsi="Times" w:hint="default"/>
          <w:b w:val="0"/>
          <w:i w:val="0"/>
          <w:strike w:val="0"/>
          <w:color w:val="000000"/>
          <w:sz w:val="20"/>
          <w:u w:val="none"/>
        </w:rPr>
      </w:lvl>
    </w:lvlOverride>
  </w:num>
  <w:num w:numId="13">
    <w:abstractNumId w:val="0"/>
    <w:lvlOverride w:ilvl="0">
      <w:lvl w:ilvl="0">
        <w:start w:val="1"/>
        <w:numFmt w:val="bullet"/>
        <w:lvlText w:val="8. "/>
        <w:legacy w:legacy="1" w:legacySpace="0" w:legacyIndent="0"/>
        <w:lvlJc w:val="left"/>
        <w:pPr>
          <w:ind w:left="2160" w:firstLine="0"/>
        </w:pPr>
        <w:rPr>
          <w:rFonts w:ascii="Times" w:hAnsi="Times" w:hint="default"/>
          <w:b w:val="0"/>
          <w:i w:val="0"/>
          <w:strike w:val="0"/>
          <w:color w:val="000000"/>
          <w:sz w:val="20"/>
          <w:u w:val="none"/>
        </w:rPr>
      </w:lvl>
    </w:lvlOverride>
  </w:num>
  <w:num w:numId="14">
    <w:abstractNumId w:val="0"/>
    <w:lvlOverride w:ilvl="0">
      <w:lvl w:ilvl="0">
        <w:start w:val="1"/>
        <w:numFmt w:val="bullet"/>
        <w:lvlText w:val="9. "/>
        <w:legacy w:legacy="1" w:legacySpace="0" w:legacyIndent="0"/>
        <w:lvlJc w:val="left"/>
        <w:pPr>
          <w:ind w:left="2160" w:firstLine="0"/>
        </w:pPr>
        <w:rPr>
          <w:rFonts w:ascii="Times" w:hAnsi="Times" w:hint="default"/>
          <w:b w:val="0"/>
          <w:i w:val="0"/>
          <w:strike w:val="0"/>
          <w:color w:val="000000"/>
          <w:sz w:val="20"/>
          <w:u w:val="none"/>
        </w:rPr>
      </w:lvl>
    </w:lvlOverride>
  </w:num>
  <w:num w:numId="15">
    <w:abstractNumId w:val="0"/>
    <w:lvlOverride w:ilvl="0">
      <w:lvl w:ilvl="0">
        <w:start w:val="1"/>
        <w:numFmt w:val="bullet"/>
        <w:lvlText w:val="10. "/>
        <w:legacy w:legacy="1" w:legacySpace="0" w:legacyIndent="0"/>
        <w:lvlJc w:val="left"/>
        <w:pPr>
          <w:ind w:left="2160" w:firstLine="0"/>
        </w:pPr>
        <w:rPr>
          <w:rFonts w:ascii="Times" w:hAnsi="Times" w:hint="default"/>
          <w:b w:val="0"/>
          <w:i w:val="0"/>
          <w:strike w:val="0"/>
          <w:color w:val="000000"/>
          <w:sz w:val="20"/>
          <w:u w:val="none"/>
        </w:rPr>
      </w:lvl>
    </w:lvlOverride>
  </w:num>
  <w:num w:numId="16">
    <w:abstractNumId w:val="0"/>
    <w:lvlOverride w:ilvl="0">
      <w:lvl w:ilvl="0">
        <w:start w:val="1"/>
        <w:numFmt w:val="bullet"/>
        <w:lvlText w:val="11. "/>
        <w:legacy w:legacy="1" w:legacySpace="0" w:legacyIndent="0"/>
        <w:lvlJc w:val="left"/>
        <w:pPr>
          <w:ind w:left="2160" w:firstLine="0"/>
        </w:pPr>
        <w:rPr>
          <w:rFonts w:ascii="Times" w:hAnsi="Times" w:hint="default"/>
          <w:b w:val="0"/>
          <w:i w:val="0"/>
          <w:strike w:val="0"/>
          <w:color w:val="000000"/>
          <w:sz w:val="20"/>
          <w:u w:val="none"/>
        </w:rPr>
      </w:lvl>
    </w:lvlOverride>
  </w:num>
  <w:num w:numId="17">
    <w:abstractNumId w:val="0"/>
    <w:lvlOverride w:ilvl="0">
      <w:lvl w:ilvl="0">
        <w:start w:val="1"/>
        <w:numFmt w:val="bullet"/>
        <w:lvlText w:val="12. "/>
        <w:legacy w:legacy="1" w:legacySpace="0" w:legacyIndent="0"/>
        <w:lvlJc w:val="left"/>
        <w:pPr>
          <w:ind w:left="2160" w:firstLine="0"/>
        </w:pPr>
        <w:rPr>
          <w:rFonts w:ascii="Times" w:hAnsi="Times" w:hint="default"/>
          <w:b w:val="0"/>
          <w:i w:val="0"/>
          <w:strike w:val="0"/>
          <w:color w:val="000000"/>
          <w:sz w:val="20"/>
          <w:u w:val="none"/>
        </w:rPr>
      </w:lvl>
    </w:lvlOverride>
  </w:num>
  <w:num w:numId="18">
    <w:abstractNumId w:val="0"/>
    <w:lvlOverride w:ilvl="0">
      <w:lvl w:ilvl="0">
        <w:start w:val="1"/>
        <w:numFmt w:val="bullet"/>
        <w:lvlText w:val="13. "/>
        <w:legacy w:legacy="1" w:legacySpace="0" w:legacyIndent="0"/>
        <w:lvlJc w:val="left"/>
        <w:pPr>
          <w:ind w:left="2160" w:firstLine="0"/>
        </w:pPr>
        <w:rPr>
          <w:rFonts w:ascii="Times" w:hAnsi="Times" w:hint="default"/>
          <w:b w:val="0"/>
          <w:i w:val="0"/>
          <w:strike w:val="0"/>
          <w:color w:val="000000"/>
          <w:sz w:val="20"/>
          <w:u w:val="none"/>
        </w:rPr>
      </w:lvl>
    </w:lvlOverride>
  </w:num>
  <w:num w:numId="19">
    <w:abstractNumId w:val="0"/>
    <w:lvlOverride w:ilvl="0">
      <w:lvl w:ilvl="0">
        <w:start w:val="1"/>
        <w:numFmt w:val="bullet"/>
        <w:lvlText w:val="14. "/>
        <w:legacy w:legacy="1" w:legacySpace="0" w:legacyIndent="0"/>
        <w:lvlJc w:val="left"/>
        <w:pPr>
          <w:ind w:left="2160" w:firstLine="0"/>
        </w:pPr>
        <w:rPr>
          <w:rFonts w:ascii="Times" w:hAnsi="Times" w:hint="default"/>
          <w:b w:val="0"/>
          <w:i w:val="0"/>
          <w:strike w:val="0"/>
          <w:color w:val="000000"/>
          <w:sz w:val="20"/>
          <w:u w:val="none"/>
        </w:rPr>
      </w:lvl>
    </w:lvlOverride>
  </w:num>
  <w:num w:numId="20">
    <w:abstractNumId w:val="0"/>
    <w:lvlOverride w:ilvl="0">
      <w:lvl w:ilvl="0">
        <w:start w:val="1"/>
        <w:numFmt w:val="bullet"/>
        <w:lvlText w:val="15. "/>
        <w:legacy w:legacy="1" w:legacySpace="0" w:legacyIndent="0"/>
        <w:lvlJc w:val="left"/>
        <w:pPr>
          <w:ind w:left="2160" w:firstLine="0"/>
        </w:pPr>
        <w:rPr>
          <w:rFonts w:ascii="Times" w:hAnsi="Times" w:hint="default"/>
          <w:b w:val="0"/>
          <w:i w:val="0"/>
          <w:strike w:val="0"/>
          <w:color w:val="000000"/>
          <w:sz w:val="20"/>
          <w:u w:val="none"/>
        </w:rPr>
      </w:lvl>
    </w:lvlOverride>
  </w:num>
  <w:num w:numId="21">
    <w:abstractNumId w:val="0"/>
    <w:lvlOverride w:ilvl="0">
      <w:lvl w:ilvl="0">
        <w:start w:val="1"/>
        <w:numFmt w:val="bullet"/>
        <w:lvlText w:val="16. "/>
        <w:legacy w:legacy="1" w:legacySpace="0" w:legacyIndent="0"/>
        <w:lvlJc w:val="left"/>
        <w:pPr>
          <w:ind w:left="2160" w:firstLine="0"/>
        </w:pPr>
        <w:rPr>
          <w:rFonts w:ascii="Times" w:hAnsi="Times" w:hint="default"/>
          <w:b w:val="0"/>
          <w:i w:val="0"/>
          <w:strike w:val="0"/>
          <w:color w:val="000000"/>
          <w:sz w:val="20"/>
          <w:u w:val="none"/>
        </w:rPr>
      </w:lvl>
    </w:lvlOverride>
  </w:num>
  <w:num w:numId="22">
    <w:abstractNumId w:val="0"/>
    <w:lvlOverride w:ilvl="0">
      <w:lvl w:ilvl="0">
        <w:start w:val="1"/>
        <w:numFmt w:val="bullet"/>
        <w:lvlText w:val="17. "/>
        <w:legacy w:legacy="1" w:legacySpace="0" w:legacyIndent="0"/>
        <w:lvlJc w:val="left"/>
        <w:pPr>
          <w:ind w:left="2160" w:firstLine="0"/>
        </w:pPr>
        <w:rPr>
          <w:rFonts w:ascii="Times" w:hAnsi="Times" w:hint="default"/>
          <w:b w:val="0"/>
          <w:i w:val="0"/>
          <w:strike w:val="0"/>
          <w:color w:val="000000"/>
          <w:sz w:val="20"/>
          <w:u w:val="none"/>
        </w:rPr>
      </w:lvl>
    </w:lvlOverride>
  </w:num>
  <w:num w:numId="23">
    <w:abstractNumId w:val="0"/>
    <w:lvlOverride w:ilvl="0">
      <w:lvl w:ilvl="0">
        <w:start w:val="1"/>
        <w:numFmt w:val="bullet"/>
        <w:lvlText w:val="18. "/>
        <w:legacy w:legacy="1" w:legacySpace="0" w:legacyIndent="0"/>
        <w:lvlJc w:val="left"/>
        <w:pPr>
          <w:ind w:left="2160" w:firstLine="0"/>
        </w:pPr>
        <w:rPr>
          <w:rFonts w:ascii="Times" w:hAnsi="Times" w:hint="default"/>
          <w:b w:val="0"/>
          <w:i w:val="0"/>
          <w:strike w:val="0"/>
          <w:color w:val="000000"/>
          <w:sz w:val="20"/>
          <w:u w:val="none"/>
        </w:rPr>
      </w:lvl>
    </w:lvlOverride>
  </w:num>
  <w:num w:numId="24">
    <w:abstractNumId w:val="0"/>
    <w:lvlOverride w:ilvl="0">
      <w:lvl w:ilvl="0">
        <w:start w:val="1"/>
        <w:numFmt w:val="bullet"/>
        <w:lvlText w:val="19. "/>
        <w:legacy w:legacy="1" w:legacySpace="0" w:legacyIndent="0"/>
        <w:lvlJc w:val="left"/>
        <w:pPr>
          <w:ind w:left="2160" w:firstLine="0"/>
        </w:pPr>
        <w:rPr>
          <w:rFonts w:ascii="Times" w:hAnsi="Times" w:hint="default"/>
          <w:b w:val="0"/>
          <w:i w:val="0"/>
          <w:strike w:val="0"/>
          <w:color w:val="000000"/>
          <w:sz w:val="20"/>
          <w:u w:val="none"/>
        </w:rPr>
      </w:lvl>
    </w:lvlOverride>
  </w:num>
  <w:num w:numId="25">
    <w:abstractNumId w:val="0"/>
    <w:lvlOverride w:ilvl="0">
      <w:lvl w:ilvl="0">
        <w:start w:val="1"/>
        <w:numFmt w:val="bullet"/>
        <w:lvlText w:val="20. "/>
        <w:legacy w:legacy="1" w:legacySpace="0" w:legacyIndent="0"/>
        <w:lvlJc w:val="left"/>
        <w:pPr>
          <w:ind w:left="2160" w:firstLine="0"/>
        </w:pPr>
        <w:rPr>
          <w:rFonts w:ascii="Times" w:hAnsi="Times" w:hint="default"/>
          <w:b w:val="0"/>
          <w:i w:val="0"/>
          <w:strike w:val="0"/>
          <w:color w:val="000000"/>
          <w:sz w:val="20"/>
          <w:u w:val="none"/>
        </w:rPr>
      </w:lvl>
    </w:lvlOverride>
  </w:num>
  <w:num w:numId="26">
    <w:abstractNumId w:val="0"/>
    <w:lvlOverride w:ilvl="0">
      <w:lvl w:ilvl="0">
        <w:start w:val="1"/>
        <w:numFmt w:val="bullet"/>
        <w:lvlText w:val="21. "/>
        <w:legacy w:legacy="1" w:legacySpace="0" w:legacyIndent="0"/>
        <w:lvlJc w:val="left"/>
        <w:pPr>
          <w:ind w:left="2160" w:firstLine="0"/>
        </w:pPr>
        <w:rPr>
          <w:rFonts w:ascii="Times" w:hAnsi="Times" w:hint="default"/>
          <w:b w:val="0"/>
          <w:i w:val="0"/>
          <w:strike w:val="0"/>
          <w:color w:val="000000"/>
          <w:sz w:val="20"/>
          <w:u w:val="none"/>
        </w:rPr>
      </w:lvl>
    </w:lvlOverride>
  </w:num>
  <w:num w:numId="27">
    <w:abstractNumId w:val="0"/>
    <w:lvlOverride w:ilvl="0">
      <w:lvl w:ilvl="0">
        <w:start w:val="1"/>
        <w:numFmt w:val="bullet"/>
        <w:lvlText w:val="22. "/>
        <w:legacy w:legacy="1" w:legacySpace="0" w:legacyIndent="0"/>
        <w:lvlJc w:val="left"/>
        <w:pPr>
          <w:ind w:left="2160" w:firstLine="0"/>
        </w:pPr>
        <w:rPr>
          <w:rFonts w:ascii="Times" w:hAnsi="Times" w:hint="default"/>
          <w:b w:val="0"/>
          <w:i w:val="0"/>
          <w:strike w:val="0"/>
          <w:color w:val="000000"/>
          <w:sz w:val="20"/>
          <w:u w:val="none"/>
        </w:rPr>
      </w:lvl>
    </w:lvlOverride>
  </w:num>
  <w:num w:numId="28">
    <w:abstractNumId w:val="0"/>
    <w:lvlOverride w:ilvl="0">
      <w:lvl w:ilvl="0">
        <w:start w:val="1"/>
        <w:numFmt w:val="bullet"/>
        <w:lvlText w:val="23. "/>
        <w:legacy w:legacy="1" w:legacySpace="0" w:legacyIndent="0"/>
        <w:lvlJc w:val="left"/>
        <w:pPr>
          <w:ind w:left="2160" w:firstLine="0"/>
        </w:pPr>
        <w:rPr>
          <w:rFonts w:ascii="Times" w:hAnsi="Times" w:hint="default"/>
          <w:b w:val="0"/>
          <w:i w:val="0"/>
          <w:strike w:val="0"/>
          <w:color w:val="000000"/>
          <w:sz w:val="20"/>
          <w:u w:val="none"/>
        </w:rPr>
      </w:lvl>
    </w:lvlOverride>
  </w:num>
  <w:num w:numId="29">
    <w:abstractNumId w:val="0"/>
    <w:lvlOverride w:ilvl="0">
      <w:lvl w:ilvl="0">
        <w:start w:val="1"/>
        <w:numFmt w:val="bullet"/>
        <w:lvlText w:val="24. "/>
        <w:legacy w:legacy="1" w:legacySpace="0" w:legacyIndent="0"/>
        <w:lvlJc w:val="left"/>
        <w:pPr>
          <w:ind w:left="2250" w:firstLine="0"/>
        </w:pPr>
        <w:rPr>
          <w:rFonts w:ascii="Times" w:hAnsi="Times" w:hint="default"/>
          <w:b w:val="0"/>
          <w:i w:val="0"/>
          <w:strike w:val="0"/>
          <w:color w:val="000000"/>
          <w:sz w:val="20"/>
          <w:u w:val="none"/>
        </w:rPr>
      </w:lvl>
    </w:lvlOverride>
  </w:num>
  <w:num w:numId="30">
    <w:abstractNumId w:val="0"/>
    <w:lvlOverride w:ilvl="0">
      <w:lvl w:ilvl="0">
        <w:start w:val="1"/>
        <w:numFmt w:val="bullet"/>
        <w:lvlText w:val="25. "/>
        <w:legacy w:legacy="1" w:legacySpace="0" w:legacyIndent="0"/>
        <w:lvlJc w:val="left"/>
        <w:pPr>
          <w:ind w:left="2160" w:firstLine="0"/>
        </w:pPr>
        <w:rPr>
          <w:rFonts w:ascii="Times" w:hAnsi="Times" w:hint="default"/>
          <w:b w:val="0"/>
          <w:i w:val="0"/>
          <w:strike w:val="0"/>
          <w:color w:val="000000"/>
          <w:sz w:val="20"/>
          <w:u w:val="none"/>
        </w:rPr>
      </w:lvl>
    </w:lvlOverride>
  </w:num>
  <w:num w:numId="31">
    <w:abstractNumId w:val="0"/>
    <w:lvlOverride w:ilvl="0">
      <w:lvl w:ilvl="0">
        <w:start w:val="1"/>
        <w:numFmt w:val="bullet"/>
        <w:lvlText w:val="26. "/>
        <w:legacy w:legacy="1" w:legacySpace="0" w:legacyIndent="0"/>
        <w:lvlJc w:val="left"/>
        <w:pPr>
          <w:ind w:left="2160" w:firstLine="0"/>
        </w:pPr>
        <w:rPr>
          <w:rFonts w:ascii="Times" w:hAnsi="Times" w:hint="default"/>
          <w:b w:val="0"/>
          <w:i w:val="0"/>
          <w:strike w:val="0"/>
          <w:color w:val="000000"/>
          <w:sz w:val="20"/>
          <w:u w:val="none"/>
        </w:rPr>
      </w:lvl>
    </w:lvlOverride>
  </w:num>
  <w:num w:numId="32">
    <w:abstractNumId w:val="0"/>
    <w:lvlOverride w:ilvl="0">
      <w:lvl w:ilvl="0">
        <w:start w:val="1"/>
        <w:numFmt w:val="bullet"/>
        <w:lvlText w:val="27. "/>
        <w:legacy w:legacy="1" w:legacySpace="0" w:legacyIndent="0"/>
        <w:lvlJc w:val="left"/>
        <w:pPr>
          <w:ind w:left="2160" w:firstLine="0"/>
        </w:pPr>
        <w:rPr>
          <w:rFonts w:ascii="Times" w:hAnsi="Times" w:hint="default"/>
          <w:b w:val="0"/>
          <w:i w:val="0"/>
          <w:strike w:val="0"/>
          <w:color w:val="000000"/>
          <w:sz w:val="20"/>
          <w:u w:val="none"/>
        </w:rPr>
      </w:lvl>
    </w:lvlOverride>
  </w:num>
  <w:num w:numId="33">
    <w:abstractNumId w:val="0"/>
    <w:lvlOverride w:ilvl="0">
      <w:lvl w:ilvl="0">
        <w:start w:val="1"/>
        <w:numFmt w:val="bullet"/>
        <w:lvlText w:val="28. "/>
        <w:legacy w:legacy="1" w:legacySpace="0" w:legacyIndent="0"/>
        <w:lvlJc w:val="left"/>
        <w:pPr>
          <w:ind w:left="2160" w:firstLine="0"/>
        </w:pPr>
        <w:rPr>
          <w:rFonts w:ascii="Times" w:hAnsi="Times" w:hint="default"/>
          <w:b w:val="0"/>
          <w:i w:val="0"/>
          <w:strike w:val="0"/>
          <w:color w:val="000000"/>
          <w:sz w:val="20"/>
          <w:u w:val="none"/>
        </w:rPr>
      </w:lvl>
    </w:lvlOverride>
  </w:num>
  <w:num w:numId="34">
    <w:abstractNumId w:val="0"/>
    <w:lvlOverride w:ilvl="0">
      <w:lvl w:ilvl="0">
        <w:start w:val="1"/>
        <w:numFmt w:val="bullet"/>
        <w:lvlText w:val="29. "/>
        <w:legacy w:legacy="1" w:legacySpace="0" w:legacyIndent="0"/>
        <w:lvlJc w:val="left"/>
        <w:pPr>
          <w:ind w:left="2160" w:firstLine="0"/>
        </w:pPr>
        <w:rPr>
          <w:rFonts w:ascii="Times" w:hAnsi="Times" w:hint="default"/>
          <w:b w:val="0"/>
          <w:i w:val="0"/>
          <w:strike w:val="0"/>
          <w:color w:val="000000"/>
          <w:sz w:val="20"/>
          <w:u w:val="none"/>
        </w:rPr>
      </w:lvl>
    </w:lvlOverride>
  </w:num>
  <w:num w:numId="35">
    <w:abstractNumId w:val="0"/>
    <w:lvlOverride w:ilvl="0">
      <w:lvl w:ilvl="0">
        <w:start w:val="1"/>
        <w:numFmt w:val="bullet"/>
        <w:lvlText w:val="30. "/>
        <w:legacy w:legacy="1" w:legacySpace="0" w:legacyIndent="0"/>
        <w:lvlJc w:val="left"/>
        <w:pPr>
          <w:ind w:left="2160" w:firstLine="0"/>
        </w:pPr>
        <w:rPr>
          <w:rFonts w:ascii="Times" w:hAnsi="Times" w:hint="default"/>
          <w:b w:val="0"/>
          <w:i w:val="0"/>
          <w:strike w:val="0"/>
          <w:color w:val="000000"/>
          <w:sz w:val="20"/>
          <w:u w:val="none"/>
        </w:rPr>
      </w:lvl>
    </w:lvlOverride>
  </w:num>
  <w:num w:numId="36">
    <w:abstractNumId w:val="0"/>
    <w:lvlOverride w:ilvl="0">
      <w:lvl w:ilvl="0">
        <w:start w:val="1"/>
        <w:numFmt w:val="bullet"/>
        <w:lvlText w:val="31. "/>
        <w:legacy w:legacy="1" w:legacySpace="0" w:legacyIndent="0"/>
        <w:lvlJc w:val="left"/>
        <w:pPr>
          <w:ind w:left="2160" w:firstLine="0"/>
        </w:pPr>
        <w:rPr>
          <w:rFonts w:ascii="Times" w:hAnsi="Times" w:hint="default"/>
          <w:b w:val="0"/>
          <w:i w:val="0"/>
          <w:strike w:val="0"/>
          <w:color w:val="000000"/>
          <w:sz w:val="20"/>
          <w:u w:val="none"/>
        </w:rPr>
      </w:lvl>
    </w:lvlOverride>
  </w:num>
  <w:num w:numId="37">
    <w:abstractNumId w:val="0"/>
    <w:lvlOverride w:ilvl="0">
      <w:lvl w:ilvl="0">
        <w:start w:val="1"/>
        <w:numFmt w:val="bullet"/>
        <w:lvlText w:val="32. "/>
        <w:legacy w:legacy="1" w:legacySpace="0" w:legacyIndent="0"/>
        <w:lvlJc w:val="left"/>
        <w:pPr>
          <w:ind w:left="2160" w:firstLine="0"/>
        </w:pPr>
        <w:rPr>
          <w:rFonts w:ascii="Times" w:hAnsi="Times" w:hint="default"/>
          <w:b w:val="0"/>
          <w:i w:val="0"/>
          <w:strike w:val="0"/>
          <w:color w:val="000000"/>
          <w:sz w:val="20"/>
          <w:u w:val="none"/>
        </w:rPr>
      </w:lvl>
    </w:lvlOverride>
  </w:num>
  <w:num w:numId="38">
    <w:abstractNumId w:val="0"/>
    <w:lvlOverride w:ilvl="0">
      <w:lvl w:ilvl="0">
        <w:start w:val="1"/>
        <w:numFmt w:val="bullet"/>
        <w:lvlText w:val="33. "/>
        <w:legacy w:legacy="1" w:legacySpace="0" w:legacyIndent="0"/>
        <w:lvlJc w:val="left"/>
        <w:pPr>
          <w:ind w:left="2160" w:firstLine="0"/>
        </w:pPr>
        <w:rPr>
          <w:rFonts w:ascii="Times" w:hAnsi="Times" w:hint="default"/>
          <w:b w:val="0"/>
          <w:i w:val="0"/>
          <w:strike w:val="0"/>
          <w:color w:val="000000"/>
          <w:sz w:val="20"/>
          <w:u w:val="none"/>
        </w:rPr>
      </w:lvl>
    </w:lvlOverride>
  </w:num>
  <w:num w:numId="39">
    <w:abstractNumId w:val="0"/>
    <w:lvlOverride w:ilvl="0">
      <w:lvl w:ilvl="0">
        <w:start w:val="1"/>
        <w:numFmt w:val="bullet"/>
        <w:lvlText w:val="34. "/>
        <w:legacy w:legacy="1" w:legacySpace="0" w:legacyIndent="0"/>
        <w:lvlJc w:val="left"/>
        <w:pPr>
          <w:ind w:left="2160" w:firstLine="0"/>
        </w:pPr>
        <w:rPr>
          <w:rFonts w:ascii="Times" w:hAnsi="Times" w:hint="default"/>
          <w:b w:val="0"/>
          <w:i w:val="0"/>
          <w:strike w:val="0"/>
          <w:color w:val="000000"/>
          <w:sz w:val="20"/>
          <w:u w:val="none"/>
        </w:rPr>
      </w:lvl>
    </w:lvlOverride>
  </w:num>
  <w:num w:numId="40">
    <w:abstractNumId w:val="0"/>
    <w:lvlOverride w:ilvl="0">
      <w:lvl w:ilvl="0">
        <w:start w:val="1"/>
        <w:numFmt w:val="bullet"/>
        <w:lvlText w:val="35. "/>
        <w:legacy w:legacy="1" w:legacySpace="0" w:legacyIndent="0"/>
        <w:lvlJc w:val="left"/>
        <w:pPr>
          <w:ind w:left="2160" w:firstLine="0"/>
        </w:pPr>
        <w:rPr>
          <w:rFonts w:ascii="Times" w:hAnsi="Times" w:hint="default"/>
          <w:b w:val="0"/>
          <w:i w:val="0"/>
          <w:strike w:val="0"/>
          <w:color w:val="000000"/>
          <w:sz w:val="20"/>
          <w:u w:val="none"/>
        </w:rPr>
      </w:lvl>
    </w:lvlOverride>
  </w:num>
  <w:num w:numId="41">
    <w:abstractNumId w:val="0"/>
    <w:lvlOverride w:ilvl="0">
      <w:lvl w:ilvl="0">
        <w:start w:val="1"/>
        <w:numFmt w:val="bullet"/>
        <w:lvlText w:val="36. "/>
        <w:legacy w:legacy="1" w:legacySpace="0" w:legacyIndent="0"/>
        <w:lvlJc w:val="left"/>
        <w:pPr>
          <w:ind w:left="2160" w:firstLine="0"/>
        </w:pPr>
        <w:rPr>
          <w:rFonts w:ascii="Times" w:hAnsi="Times" w:hint="default"/>
          <w:b w:val="0"/>
          <w:i w:val="0"/>
          <w:strike w:val="0"/>
          <w:color w:val="000000"/>
          <w:sz w:val="20"/>
          <w:u w:val="none"/>
        </w:rPr>
      </w:lvl>
    </w:lvlOverride>
  </w:num>
  <w:num w:numId="42">
    <w:abstractNumId w:val="0"/>
    <w:lvlOverride w:ilvl="0">
      <w:lvl w:ilvl="0">
        <w:start w:val="1"/>
        <w:numFmt w:val="bullet"/>
        <w:lvlText w:val="37. "/>
        <w:legacy w:legacy="1" w:legacySpace="0" w:legacyIndent="0"/>
        <w:lvlJc w:val="left"/>
        <w:pPr>
          <w:ind w:left="2160" w:firstLine="0"/>
        </w:pPr>
        <w:rPr>
          <w:rFonts w:ascii="Times" w:hAnsi="Times" w:hint="default"/>
          <w:b w:val="0"/>
          <w:i w:val="0"/>
          <w:strike w:val="0"/>
          <w:color w:val="000000"/>
          <w:sz w:val="20"/>
          <w:u w:val="none"/>
        </w:rPr>
      </w:lvl>
    </w:lvlOverride>
  </w:num>
  <w:num w:numId="43">
    <w:abstractNumId w:val="0"/>
    <w:lvlOverride w:ilvl="0">
      <w:lvl w:ilvl="0">
        <w:start w:val="1"/>
        <w:numFmt w:val="bullet"/>
        <w:lvlText w:val="Table A‑2.  "/>
        <w:legacy w:legacy="1" w:legacySpace="0" w:legacyIndent="0"/>
        <w:lvlJc w:val="left"/>
        <w:pPr>
          <w:ind w:left="0" w:firstLine="0"/>
        </w:pPr>
        <w:rPr>
          <w:rFonts w:ascii="Helvetica Condensed" w:hAnsi="Helvetica Condensed" w:hint="default"/>
          <w:b/>
          <w:i w:val="0"/>
          <w:strike w:val="0"/>
          <w:color w:val="000000"/>
          <w:sz w:val="18"/>
          <w:u w:val="none"/>
        </w:rPr>
      </w:lvl>
    </w:lvlOverride>
  </w:num>
  <w:num w:numId="44">
    <w:abstractNumId w:val="0"/>
    <w:lvlOverride w:ilvl="0">
      <w:lvl w:ilvl="0">
        <w:start w:val="1"/>
        <w:numFmt w:val="bullet"/>
        <w:lvlText w:val="Table A‑3.  "/>
        <w:legacy w:legacy="1" w:legacySpace="0" w:legacyIndent="0"/>
        <w:lvlJc w:val="left"/>
        <w:pPr>
          <w:ind w:left="0" w:firstLine="0"/>
        </w:pPr>
        <w:rPr>
          <w:rFonts w:ascii="Helvetica Condensed" w:hAnsi="Helvetica Condensed" w:hint="default"/>
          <w:b/>
          <w:i w:val="0"/>
          <w:strike w:val="0"/>
          <w:color w:val="000000"/>
          <w:sz w:val="18"/>
          <w:u w:val="none"/>
        </w:rPr>
      </w:lvl>
    </w:lvlOverride>
  </w:num>
  <w:num w:numId="45">
    <w:abstractNumId w:val="0"/>
    <w:lvlOverride w:ilvl="0">
      <w:lvl w:ilvl="0">
        <w:start w:val="1"/>
        <w:numFmt w:val="bullet"/>
        <w:lvlText w:val="Table A‑4.  "/>
        <w:legacy w:legacy="1" w:legacySpace="0" w:legacyIndent="0"/>
        <w:lvlJc w:val="left"/>
        <w:pPr>
          <w:ind w:left="0" w:firstLine="0"/>
        </w:pPr>
        <w:rPr>
          <w:rFonts w:ascii="Helvetica Condensed" w:hAnsi="Helvetica Condensed" w:hint="default"/>
          <w:b/>
          <w:i w:val="0"/>
          <w:strike w:val="0"/>
          <w:color w:val="000000"/>
          <w:sz w:val="18"/>
          <w:u w:val="none"/>
        </w:rPr>
      </w:lvl>
    </w:lvlOverride>
  </w:num>
  <w:num w:numId="46">
    <w:abstractNumId w:val="0"/>
    <w:lvlOverride w:ilvl="0">
      <w:lvl w:ilvl="0">
        <w:start w:val="1"/>
        <w:numFmt w:val="bullet"/>
        <w:lvlText w:val="Table A‑5.  "/>
        <w:legacy w:legacy="1" w:legacySpace="0" w:legacyIndent="0"/>
        <w:lvlJc w:val="left"/>
        <w:pPr>
          <w:ind w:left="0" w:firstLine="0"/>
        </w:pPr>
        <w:rPr>
          <w:rFonts w:ascii="Helvetica Condensed" w:hAnsi="Helvetica Condensed" w:hint="default"/>
          <w:b/>
          <w:i w:val="0"/>
          <w:strike w:val="0"/>
          <w:color w:val="000000"/>
          <w:sz w:val="18"/>
          <w:u w:val="none"/>
        </w:rPr>
      </w:lvl>
    </w:lvlOverride>
  </w:num>
  <w:num w:numId="47">
    <w:abstractNumId w:val="15"/>
  </w:num>
  <w:num w:numId="48">
    <w:abstractNumId w:val="3"/>
  </w:num>
  <w:num w:numId="49">
    <w:abstractNumId w:val="5"/>
  </w:num>
  <w:num w:numId="50">
    <w:abstractNumId w:val="7"/>
  </w:num>
  <w:num w:numId="51">
    <w:abstractNumId w:val="1"/>
  </w:num>
  <w:num w:numId="52">
    <w:abstractNumId w:val="2"/>
  </w:num>
  <w:num w:numId="53">
    <w:abstractNumId w:val="17"/>
  </w:num>
  <w:num w:numId="54">
    <w:abstractNumId w:val="18"/>
  </w:num>
  <w:num w:numId="55">
    <w:abstractNumId w:val="6"/>
  </w:num>
  <w:num w:numId="56">
    <w:abstractNumId w:val="8"/>
  </w:num>
  <w:num w:numId="57">
    <w:abstractNumId w:val="4"/>
  </w:num>
  <w:num w:numId="58">
    <w:abstractNumId w:val="16"/>
  </w:num>
  <w:num w:numId="59">
    <w:abstractNumId w:val="14"/>
  </w:num>
  <w:num w:numId="60">
    <w:abstractNumId w:val="12"/>
  </w:num>
  <w:num w:numId="61">
    <w:abstractNumId w:val="11"/>
  </w:num>
  <w:num w:numId="62">
    <w:abstractNumId w:val="9"/>
  </w:num>
  <w:num w:numId="63">
    <w:abstractNumId w:val="10"/>
  </w:num>
  <w:num w:numId="64">
    <w:abstractNumId w:val="13"/>
  </w:num>
  <w:numIdMacAtCleanup w:val="6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embedSystemFonts/>
  <w:bordersDoNotSurroundHeader/>
  <w:bordersDoNotSurroundFooter/>
  <w:proofState w:spelling="clean"/>
  <w:trackRevisions/>
  <w:doNotTrackMoves/>
  <w:defaultTabStop w:val="720"/>
  <w:autoHyphenation/>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916A8"/>
    <w:rsid w:val="000403D4"/>
    <w:rsid w:val="00047070"/>
    <w:rsid w:val="000658E5"/>
    <w:rsid w:val="0007080C"/>
    <w:rsid w:val="00077A99"/>
    <w:rsid w:val="00080C21"/>
    <w:rsid w:val="00082F92"/>
    <w:rsid w:val="00086CE2"/>
    <w:rsid w:val="00096BFA"/>
    <w:rsid w:val="00097891"/>
    <w:rsid w:val="000A3397"/>
    <w:rsid w:val="000B0E5B"/>
    <w:rsid w:val="000C06A0"/>
    <w:rsid w:val="000D3F7C"/>
    <w:rsid w:val="000D6E3A"/>
    <w:rsid w:val="000D7927"/>
    <w:rsid w:val="000E2A43"/>
    <w:rsid w:val="000F4FE9"/>
    <w:rsid w:val="00104E7A"/>
    <w:rsid w:val="00106588"/>
    <w:rsid w:val="001176BB"/>
    <w:rsid w:val="00125531"/>
    <w:rsid w:val="00154DCA"/>
    <w:rsid w:val="001802A8"/>
    <w:rsid w:val="00186971"/>
    <w:rsid w:val="001A16EA"/>
    <w:rsid w:val="001A575E"/>
    <w:rsid w:val="001A79D0"/>
    <w:rsid w:val="001B5E1F"/>
    <w:rsid w:val="001C6BCB"/>
    <w:rsid w:val="001F488C"/>
    <w:rsid w:val="00211ED2"/>
    <w:rsid w:val="00220F20"/>
    <w:rsid w:val="00223E1A"/>
    <w:rsid w:val="00224093"/>
    <w:rsid w:val="0022645D"/>
    <w:rsid w:val="002428ED"/>
    <w:rsid w:val="0027240D"/>
    <w:rsid w:val="002737D5"/>
    <w:rsid w:val="0027720B"/>
    <w:rsid w:val="002A1B61"/>
    <w:rsid w:val="002C41D5"/>
    <w:rsid w:val="002C61CD"/>
    <w:rsid w:val="002E0D92"/>
    <w:rsid w:val="002E6A07"/>
    <w:rsid w:val="003009B7"/>
    <w:rsid w:val="00302BC8"/>
    <w:rsid w:val="003314A6"/>
    <w:rsid w:val="00341C03"/>
    <w:rsid w:val="003579A5"/>
    <w:rsid w:val="003802B4"/>
    <w:rsid w:val="003C4F08"/>
    <w:rsid w:val="003E1089"/>
    <w:rsid w:val="00402188"/>
    <w:rsid w:val="00402983"/>
    <w:rsid w:val="004111DA"/>
    <w:rsid w:val="00424B80"/>
    <w:rsid w:val="004325E2"/>
    <w:rsid w:val="00440FAA"/>
    <w:rsid w:val="004568C9"/>
    <w:rsid w:val="004711DB"/>
    <w:rsid w:val="0047249A"/>
    <w:rsid w:val="0047773C"/>
    <w:rsid w:val="004B3704"/>
    <w:rsid w:val="004D5DF8"/>
    <w:rsid w:val="004E21FE"/>
    <w:rsid w:val="00507549"/>
    <w:rsid w:val="00516ED1"/>
    <w:rsid w:val="0053125E"/>
    <w:rsid w:val="005438A7"/>
    <w:rsid w:val="00572B3B"/>
    <w:rsid w:val="00592C49"/>
    <w:rsid w:val="005A2B00"/>
    <w:rsid w:val="005A50F7"/>
    <w:rsid w:val="005A7151"/>
    <w:rsid w:val="005C7524"/>
    <w:rsid w:val="005D006B"/>
    <w:rsid w:val="005E1954"/>
    <w:rsid w:val="005E50C1"/>
    <w:rsid w:val="005F10F5"/>
    <w:rsid w:val="005F7E42"/>
    <w:rsid w:val="00640D43"/>
    <w:rsid w:val="0066134A"/>
    <w:rsid w:val="00665BA3"/>
    <w:rsid w:val="006927FA"/>
    <w:rsid w:val="00695785"/>
    <w:rsid w:val="006D4D0C"/>
    <w:rsid w:val="007014CA"/>
    <w:rsid w:val="0070176E"/>
    <w:rsid w:val="00706C15"/>
    <w:rsid w:val="00707E88"/>
    <w:rsid w:val="00742138"/>
    <w:rsid w:val="00743F98"/>
    <w:rsid w:val="0076041D"/>
    <w:rsid w:val="007616B1"/>
    <w:rsid w:val="00775ABC"/>
    <w:rsid w:val="00775D9C"/>
    <w:rsid w:val="007801BD"/>
    <w:rsid w:val="007D22F6"/>
    <w:rsid w:val="007D2C30"/>
    <w:rsid w:val="007D68FF"/>
    <w:rsid w:val="007E399C"/>
    <w:rsid w:val="00805223"/>
    <w:rsid w:val="00810237"/>
    <w:rsid w:val="008238E4"/>
    <w:rsid w:val="008306A0"/>
    <w:rsid w:val="0084056E"/>
    <w:rsid w:val="00857787"/>
    <w:rsid w:val="0086575C"/>
    <w:rsid w:val="00884205"/>
    <w:rsid w:val="008916A8"/>
    <w:rsid w:val="00893876"/>
    <w:rsid w:val="00897C2B"/>
    <w:rsid w:val="008A7C99"/>
    <w:rsid w:val="008B4006"/>
    <w:rsid w:val="008D5235"/>
    <w:rsid w:val="008E1CD8"/>
    <w:rsid w:val="00907AD7"/>
    <w:rsid w:val="00930D87"/>
    <w:rsid w:val="009359FF"/>
    <w:rsid w:val="009362CE"/>
    <w:rsid w:val="00943264"/>
    <w:rsid w:val="00943B9B"/>
    <w:rsid w:val="00950A92"/>
    <w:rsid w:val="00956AE5"/>
    <w:rsid w:val="00960BC8"/>
    <w:rsid w:val="00976DA3"/>
    <w:rsid w:val="00980924"/>
    <w:rsid w:val="00982F02"/>
    <w:rsid w:val="009A248D"/>
    <w:rsid w:val="009B7162"/>
    <w:rsid w:val="009D020D"/>
    <w:rsid w:val="009D3E6A"/>
    <w:rsid w:val="009E26C3"/>
    <w:rsid w:val="009E5CC7"/>
    <w:rsid w:val="009F2990"/>
    <w:rsid w:val="00A01B4A"/>
    <w:rsid w:val="00A43960"/>
    <w:rsid w:val="00A4676B"/>
    <w:rsid w:val="00A648A7"/>
    <w:rsid w:val="00A75D48"/>
    <w:rsid w:val="00A7688B"/>
    <w:rsid w:val="00A825DF"/>
    <w:rsid w:val="00A95C13"/>
    <w:rsid w:val="00AA3BB0"/>
    <w:rsid w:val="00AA4ADD"/>
    <w:rsid w:val="00AB0F2B"/>
    <w:rsid w:val="00AC580F"/>
    <w:rsid w:val="00AE0F66"/>
    <w:rsid w:val="00AE3734"/>
    <w:rsid w:val="00B02744"/>
    <w:rsid w:val="00B52178"/>
    <w:rsid w:val="00B61946"/>
    <w:rsid w:val="00B846C2"/>
    <w:rsid w:val="00B9206A"/>
    <w:rsid w:val="00B93E1D"/>
    <w:rsid w:val="00B96349"/>
    <w:rsid w:val="00B97A48"/>
    <w:rsid w:val="00BC1375"/>
    <w:rsid w:val="00BD66B2"/>
    <w:rsid w:val="00C00187"/>
    <w:rsid w:val="00C00DAA"/>
    <w:rsid w:val="00C06EF2"/>
    <w:rsid w:val="00C25BC8"/>
    <w:rsid w:val="00C546F4"/>
    <w:rsid w:val="00C55630"/>
    <w:rsid w:val="00C6433B"/>
    <w:rsid w:val="00C86560"/>
    <w:rsid w:val="00C87416"/>
    <w:rsid w:val="00CB0792"/>
    <w:rsid w:val="00CB4EC0"/>
    <w:rsid w:val="00CB536F"/>
    <w:rsid w:val="00CF240D"/>
    <w:rsid w:val="00CF2E48"/>
    <w:rsid w:val="00D057DF"/>
    <w:rsid w:val="00D12971"/>
    <w:rsid w:val="00D1566F"/>
    <w:rsid w:val="00D27EC2"/>
    <w:rsid w:val="00D52332"/>
    <w:rsid w:val="00D55FE7"/>
    <w:rsid w:val="00D6121C"/>
    <w:rsid w:val="00D676A2"/>
    <w:rsid w:val="00D976E7"/>
    <w:rsid w:val="00DC3F1F"/>
    <w:rsid w:val="00E16A15"/>
    <w:rsid w:val="00E22165"/>
    <w:rsid w:val="00E221F4"/>
    <w:rsid w:val="00E42365"/>
    <w:rsid w:val="00E44CC5"/>
    <w:rsid w:val="00E467E1"/>
    <w:rsid w:val="00E637D7"/>
    <w:rsid w:val="00E63B14"/>
    <w:rsid w:val="00E67777"/>
    <w:rsid w:val="00E8336F"/>
    <w:rsid w:val="00E833F7"/>
    <w:rsid w:val="00E86478"/>
    <w:rsid w:val="00E8746F"/>
    <w:rsid w:val="00EA2453"/>
    <w:rsid w:val="00EA3B0C"/>
    <w:rsid w:val="00EA7F51"/>
    <w:rsid w:val="00EB7494"/>
    <w:rsid w:val="00ED587F"/>
    <w:rsid w:val="00EE00CC"/>
    <w:rsid w:val="00EE7878"/>
    <w:rsid w:val="00F15103"/>
    <w:rsid w:val="00F2597C"/>
    <w:rsid w:val="00F563A9"/>
    <w:rsid w:val="00F577DA"/>
    <w:rsid w:val="00F6096C"/>
    <w:rsid w:val="00FB0E55"/>
    <w:rsid w:val="00FE0188"/>
    <w:rsid w:val="00FE402B"/>
    <w:rsid w:val="00FF3ECE"/>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2B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chor">
    <w:name w:val="Anchor"/>
    <w:next w:val="Figurecaption"/>
    <w:rsid w:val="00302BC8"/>
    <w:pPr>
      <w:suppressAutoHyphens/>
      <w:autoSpaceDE w:val="0"/>
      <w:autoSpaceDN w:val="0"/>
      <w:adjustRightInd w:val="0"/>
      <w:spacing w:line="240" w:lineRule="atLeast"/>
      <w:ind w:left="2160"/>
      <w:jc w:val="center"/>
    </w:pPr>
    <w:rPr>
      <w:rFonts w:ascii="Times" w:hAnsi="Times" w:cs="Times"/>
      <w:color w:val="000000"/>
      <w:w w:val="0"/>
    </w:rPr>
  </w:style>
  <w:style w:type="paragraph" w:customStyle="1" w:styleId="AnchorTOP">
    <w:name w:val="AnchorTOP"/>
    <w:next w:val="Figurecaption"/>
    <w:uiPriority w:val="99"/>
    <w:rsid w:val="00302BC8"/>
    <w:pPr>
      <w:suppressAutoHyphens/>
      <w:autoSpaceDE w:val="0"/>
      <w:autoSpaceDN w:val="0"/>
      <w:adjustRightInd w:val="0"/>
      <w:spacing w:line="60" w:lineRule="atLeast"/>
      <w:ind w:left="2160"/>
      <w:jc w:val="center"/>
    </w:pPr>
    <w:rPr>
      <w:rFonts w:ascii="Times" w:hAnsi="Times" w:cs="Times"/>
      <w:color w:val="000000"/>
      <w:w w:val="0"/>
      <w:sz w:val="4"/>
      <w:szCs w:val="4"/>
    </w:rPr>
  </w:style>
  <w:style w:type="paragraph" w:customStyle="1" w:styleId="Equation">
    <w:name w:val="Equation"/>
    <w:uiPriority w:val="99"/>
    <w:rsid w:val="00302BC8"/>
    <w:pPr>
      <w:tabs>
        <w:tab w:val="left" w:pos="2160"/>
      </w:tabs>
      <w:suppressAutoHyphens/>
      <w:autoSpaceDE w:val="0"/>
      <w:autoSpaceDN w:val="0"/>
      <w:adjustRightInd w:val="0"/>
      <w:spacing w:before="200" w:line="240" w:lineRule="atLeast"/>
      <w:ind w:left="2160"/>
      <w:jc w:val="center"/>
    </w:pPr>
    <w:rPr>
      <w:rFonts w:ascii="Times" w:hAnsi="Times" w:cs="Times"/>
      <w:color w:val="000000"/>
      <w:w w:val="0"/>
    </w:rPr>
  </w:style>
  <w:style w:type="paragraph" w:customStyle="1" w:styleId="PLDspacer">
    <w:name w:val="PLD spacer"/>
    <w:uiPriority w:val="99"/>
    <w:rsid w:val="00302BC8"/>
    <w:pPr>
      <w:keepNext/>
      <w:suppressAutoHyphens/>
      <w:autoSpaceDE w:val="0"/>
      <w:autoSpaceDN w:val="0"/>
      <w:adjustRightInd w:val="0"/>
      <w:ind w:left="2160"/>
    </w:pPr>
    <w:rPr>
      <w:rFonts w:ascii="Times" w:hAnsi="Times" w:cs="Times"/>
      <w:color w:val="000000"/>
      <w:w w:val="0"/>
      <w:sz w:val="4"/>
      <w:szCs w:val="4"/>
    </w:rPr>
  </w:style>
  <w:style w:type="paragraph" w:customStyle="1" w:styleId="Tablecell">
    <w:name w:val="Table cell"/>
    <w:uiPriority w:val="99"/>
    <w:rsid w:val="00302BC8"/>
    <w:pPr>
      <w:suppressAutoHyphens/>
      <w:autoSpaceDE w:val="0"/>
      <w:autoSpaceDN w:val="0"/>
      <w:adjustRightInd w:val="0"/>
      <w:spacing w:before="120" w:after="60" w:line="240" w:lineRule="atLeast"/>
      <w:ind w:left="100" w:right="100"/>
    </w:pPr>
    <w:rPr>
      <w:rFonts w:ascii="Times" w:hAnsi="Times" w:cs="Times"/>
      <w:color w:val="000000"/>
      <w:w w:val="0"/>
    </w:rPr>
  </w:style>
  <w:style w:type="paragraph" w:customStyle="1" w:styleId="ListDiamond">
    <w:name w:val="List:Diamond"/>
    <w:uiPriority w:val="99"/>
    <w:rsid w:val="00302BC8"/>
    <w:pPr>
      <w:tabs>
        <w:tab w:val="left" w:pos="2160"/>
      </w:tabs>
      <w:suppressAutoHyphens/>
      <w:autoSpaceDE w:val="0"/>
      <w:autoSpaceDN w:val="0"/>
      <w:adjustRightInd w:val="0"/>
      <w:spacing w:before="200" w:line="240" w:lineRule="atLeast"/>
      <w:ind w:left="2160" w:hanging="360"/>
    </w:pPr>
    <w:rPr>
      <w:rFonts w:ascii="Times" w:hAnsi="Times" w:cs="Times"/>
      <w:color w:val="000000"/>
      <w:w w:val="0"/>
    </w:rPr>
  </w:style>
  <w:style w:type="paragraph" w:customStyle="1" w:styleId="Tablecell-8pt">
    <w:name w:val="Table cell-8pt"/>
    <w:uiPriority w:val="99"/>
    <w:rsid w:val="00302BC8"/>
    <w:pPr>
      <w:suppressAutoHyphens/>
      <w:autoSpaceDE w:val="0"/>
      <w:autoSpaceDN w:val="0"/>
      <w:adjustRightInd w:val="0"/>
      <w:spacing w:before="120" w:after="60" w:line="200" w:lineRule="atLeast"/>
      <w:ind w:left="100" w:right="100"/>
    </w:pPr>
    <w:rPr>
      <w:rFonts w:ascii="Times" w:hAnsi="Times" w:cs="Times"/>
      <w:color w:val="000000"/>
      <w:w w:val="0"/>
      <w:sz w:val="16"/>
      <w:szCs w:val="16"/>
    </w:rPr>
  </w:style>
  <w:style w:type="paragraph" w:customStyle="1" w:styleId="ListBulletaftergraphic">
    <w:name w:val="List:Bullet(after graphic)"/>
    <w:uiPriority w:val="99"/>
    <w:rsid w:val="00302BC8"/>
    <w:pPr>
      <w:tabs>
        <w:tab w:val="left" w:pos="2520"/>
      </w:tabs>
      <w:suppressAutoHyphens/>
      <w:autoSpaceDE w:val="0"/>
      <w:autoSpaceDN w:val="0"/>
      <w:adjustRightInd w:val="0"/>
      <w:spacing w:before="200" w:line="240" w:lineRule="atLeast"/>
      <w:ind w:left="2520" w:hanging="360"/>
    </w:pPr>
    <w:rPr>
      <w:rFonts w:ascii="Times" w:hAnsi="Times" w:cs="Times"/>
      <w:color w:val="000000"/>
      <w:w w:val="0"/>
    </w:rPr>
  </w:style>
  <w:style w:type="paragraph" w:customStyle="1" w:styleId="Appendix">
    <w:name w:val="Appendix #"/>
    <w:uiPriority w:val="99"/>
    <w:rsid w:val="00302BC8"/>
    <w:pPr>
      <w:suppressAutoHyphens/>
      <w:autoSpaceDE w:val="0"/>
      <w:autoSpaceDN w:val="0"/>
      <w:adjustRightInd w:val="0"/>
      <w:spacing w:line="1520" w:lineRule="atLeast"/>
      <w:jc w:val="right"/>
    </w:pPr>
    <w:rPr>
      <w:rFonts w:ascii="Stone Sans Bold" w:hAnsi="Stone Sans Bold" w:cs="Stone Sans Bold"/>
      <w:color w:val="000000"/>
      <w:w w:val="0"/>
      <w:sz w:val="144"/>
      <w:szCs w:val="144"/>
    </w:rPr>
  </w:style>
  <w:style w:type="paragraph" w:customStyle="1" w:styleId="Tablecell-8ptC">
    <w:name w:val="Table cell-8ptC"/>
    <w:uiPriority w:val="99"/>
    <w:rsid w:val="00302BC8"/>
    <w:pPr>
      <w:suppressAutoHyphens/>
      <w:autoSpaceDE w:val="0"/>
      <w:autoSpaceDN w:val="0"/>
      <w:adjustRightInd w:val="0"/>
      <w:spacing w:before="120" w:after="60" w:line="200" w:lineRule="atLeast"/>
      <w:ind w:left="100" w:right="100"/>
      <w:jc w:val="center"/>
    </w:pPr>
    <w:rPr>
      <w:rFonts w:ascii="Times" w:hAnsi="Times" w:cs="Times"/>
      <w:color w:val="000000"/>
      <w:w w:val="0"/>
      <w:sz w:val="16"/>
      <w:szCs w:val="16"/>
    </w:rPr>
  </w:style>
  <w:style w:type="paragraph" w:customStyle="1" w:styleId="MarginArtText">
    <w:name w:val="Margin Art Text"/>
    <w:uiPriority w:val="99"/>
    <w:rsid w:val="00302BC8"/>
    <w:pPr>
      <w:suppressAutoHyphens/>
      <w:autoSpaceDE w:val="0"/>
      <w:autoSpaceDN w:val="0"/>
      <w:adjustRightInd w:val="0"/>
      <w:spacing w:line="180" w:lineRule="atLeast"/>
      <w:ind w:left="60" w:right="60"/>
      <w:jc w:val="center"/>
    </w:pPr>
    <w:rPr>
      <w:rFonts w:ascii="Helvetica" w:hAnsi="Helvetica" w:cs="Helvetica"/>
      <w:color w:val="000000"/>
      <w:w w:val="0"/>
      <w:sz w:val="16"/>
      <w:szCs w:val="16"/>
    </w:rPr>
  </w:style>
  <w:style w:type="paragraph" w:customStyle="1" w:styleId="Indent1aftergraphic">
    <w:name w:val="Indent1(after graphic)"/>
    <w:next w:val="Indent1"/>
    <w:uiPriority w:val="99"/>
    <w:rsid w:val="00302BC8"/>
    <w:pPr>
      <w:suppressAutoHyphens/>
      <w:autoSpaceDE w:val="0"/>
      <w:autoSpaceDN w:val="0"/>
      <w:adjustRightInd w:val="0"/>
      <w:spacing w:before="200" w:line="240" w:lineRule="atLeast"/>
      <w:ind w:left="2520"/>
    </w:pPr>
    <w:rPr>
      <w:rFonts w:ascii="Times" w:hAnsi="Times" w:cs="Times"/>
      <w:color w:val="000000"/>
      <w:w w:val="0"/>
    </w:rPr>
  </w:style>
  <w:style w:type="paragraph" w:customStyle="1" w:styleId="Mfooter">
    <w:name w:val="M:footer"/>
    <w:uiPriority w:val="99"/>
    <w:rsid w:val="00302BC8"/>
    <w:pPr>
      <w:tabs>
        <w:tab w:val="center" w:pos="4040"/>
        <w:tab w:val="right" w:pos="8100"/>
      </w:tabs>
      <w:suppressAutoHyphens/>
      <w:autoSpaceDE w:val="0"/>
      <w:autoSpaceDN w:val="0"/>
      <w:adjustRightInd w:val="0"/>
      <w:spacing w:line="180" w:lineRule="atLeast"/>
    </w:pPr>
    <w:rPr>
      <w:rFonts w:ascii="Helvetica Condensed" w:hAnsi="Helvetica Condensed" w:cs="Helvetica Condensed"/>
      <w:i/>
      <w:iCs/>
      <w:color w:val="000000"/>
      <w:w w:val="0"/>
      <w:sz w:val="16"/>
      <w:szCs w:val="16"/>
    </w:rPr>
  </w:style>
  <w:style w:type="paragraph" w:customStyle="1" w:styleId="Tablecell-C">
    <w:name w:val="Table cell-C"/>
    <w:uiPriority w:val="99"/>
    <w:rsid w:val="00302BC8"/>
    <w:pPr>
      <w:suppressAutoHyphens/>
      <w:autoSpaceDE w:val="0"/>
      <w:autoSpaceDN w:val="0"/>
      <w:adjustRightInd w:val="0"/>
      <w:spacing w:before="120" w:after="60" w:line="240" w:lineRule="atLeast"/>
      <w:ind w:left="100" w:right="100"/>
      <w:jc w:val="center"/>
    </w:pPr>
    <w:rPr>
      <w:rFonts w:ascii="Times" w:hAnsi="Times" w:cs="Times"/>
      <w:color w:val="000000"/>
      <w:w w:val="0"/>
    </w:rPr>
  </w:style>
  <w:style w:type="paragraph" w:customStyle="1" w:styleId="TableHead">
    <w:name w:val="Table Head"/>
    <w:uiPriority w:val="99"/>
    <w:rsid w:val="00302BC8"/>
    <w:pPr>
      <w:suppressAutoHyphens/>
      <w:autoSpaceDE w:val="0"/>
      <w:autoSpaceDN w:val="0"/>
      <w:adjustRightInd w:val="0"/>
      <w:spacing w:before="120" w:after="60" w:line="240" w:lineRule="atLeast"/>
      <w:ind w:left="100" w:right="100"/>
      <w:jc w:val="center"/>
    </w:pPr>
    <w:rPr>
      <w:rFonts w:ascii="Times" w:hAnsi="Times" w:cs="Times"/>
      <w:b/>
      <w:bCs/>
      <w:color w:val="000000"/>
      <w:w w:val="0"/>
    </w:rPr>
  </w:style>
  <w:style w:type="paragraph" w:customStyle="1" w:styleId="Mheader">
    <w:name w:val="M:header"/>
    <w:uiPriority w:val="99"/>
    <w:rsid w:val="00302BC8"/>
    <w:pPr>
      <w:tabs>
        <w:tab w:val="right" w:pos="8100"/>
      </w:tabs>
      <w:suppressAutoHyphens/>
      <w:autoSpaceDE w:val="0"/>
      <w:autoSpaceDN w:val="0"/>
      <w:adjustRightInd w:val="0"/>
      <w:spacing w:before="60" w:line="200" w:lineRule="atLeast"/>
    </w:pPr>
    <w:rPr>
      <w:rFonts w:ascii="Helvetica Condensed" w:hAnsi="Helvetica Condensed" w:cs="Helvetica Condensed"/>
      <w:i/>
      <w:iCs/>
      <w:color w:val="000000"/>
      <w:w w:val="0"/>
      <w:sz w:val="16"/>
      <w:szCs w:val="16"/>
    </w:rPr>
  </w:style>
  <w:style w:type="paragraph" w:customStyle="1" w:styleId="TableHead-8pt">
    <w:name w:val="Table Head-8pt"/>
    <w:uiPriority w:val="99"/>
    <w:rsid w:val="00302BC8"/>
    <w:pPr>
      <w:suppressAutoHyphens/>
      <w:autoSpaceDE w:val="0"/>
      <w:autoSpaceDN w:val="0"/>
      <w:adjustRightInd w:val="0"/>
      <w:spacing w:before="120" w:after="60" w:line="200" w:lineRule="atLeast"/>
      <w:ind w:left="100" w:right="100"/>
      <w:jc w:val="center"/>
    </w:pPr>
    <w:rPr>
      <w:rFonts w:ascii="Times" w:hAnsi="Times" w:cs="Times"/>
      <w:b/>
      <w:bCs/>
      <w:color w:val="000000"/>
      <w:w w:val="0"/>
      <w:sz w:val="16"/>
      <w:szCs w:val="16"/>
    </w:rPr>
  </w:style>
  <w:style w:type="paragraph" w:customStyle="1" w:styleId="EquationNum">
    <w:name w:val="EquationNum"/>
    <w:uiPriority w:val="99"/>
    <w:rsid w:val="00302BC8"/>
    <w:pPr>
      <w:tabs>
        <w:tab w:val="left" w:pos="2160"/>
      </w:tabs>
      <w:suppressAutoHyphens/>
      <w:autoSpaceDE w:val="0"/>
      <w:autoSpaceDN w:val="0"/>
      <w:adjustRightInd w:val="0"/>
      <w:spacing w:before="200" w:line="240" w:lineRule="atLeast"/>
      <w:ind w:left="2160"/>
      <w:jc w:val="center"/>
    </w:pPr>
    <w:rPr>
      <w:rFonts w:ascii="Times" w:hAnsi="Times" w:cs="Times"/>
      <w:color w:val="000000"/>
      <w:w w:val="0"/>
    </w:rPr>
  </w:style>
  <w:style w:type="paragraph" w:customStyle="1" w:styleId="Caution">
    <w:name w:val="Caution"/>
    <w:next w:val="Body"/>
    <w:uiPriority w:val="99"/>
    <w:rsid w:val="00302BC8"/>
    <w:pPr>
      <w:tabs>
        <w:tab w:val="left" w:pos="920"/>
      </w:tabs>
      <w:suppressAutoHyphens/>
      <w:autoSpaceDE w:val="0"/>
      <w:autoSpaceDN w:val="0"/>
      <w:adjustRightInd w:val="0"/>
      <w:spacing w:before="280" w:after="280" w:line="240" w:lineRule="atLeast"/>
      <w:ind w:left="920" w:hanging="920"/>
    </w:pPr>
    <w:rPr>
      <w:rFonts w:ascii="Times" w:hAnsi="Times" w:cs="Times"/>
      <w:color w:val="000000"/>
      <w:w w:val="0"/>
    </w:rPr>
  </w:style>
  <w:style w:type="paragraph" w:customStyle="1" w:styleId="Figurecaption">
    <w:name w:val="Figure caption"/>
    <w:next w:val="Body"/>
    <w:uiPriority w:val="99"/>
    <w:rsid w:val="00302BC8"/>
    <w:pPr>
      <w:suppressAutoHyphens/>
      <w:autoSpaceDE w:val="0"/>
      <w:autoSpaceDN w:val="0"/>
      <w:adjustRightInd w:val="0"/>
      <w:spacing w:before="140" w:line="220" w:lineRule="atLeast"/>
      <w:ind w:left="2160"/>
      <w:jc w:val="center"/>
    </w:pPr>
    <w:rPr>
      <w:rFonts w:ascii="Helvetica Condensed" w:hAnsi="Helvetica Condensed" w:cs="Helvetica Condensed"/>
      <w:color w:val="000000"/>
      <w:w w:val="0"/>
      <w:sz w:val="18"/>
      <w:szCs w:val="18"/>
    </w:rPr>
  </w:style>
  <w:style w:type="paragraph" w:customStyle="1" w:styleId="Tablecaption">
    <w:name w:val="Table caption"/>
    <w:uiPriority w:val="99"/>
    <w:rsid w:val="00302BC8"/>
    <w:pPr>
      <w:suppressAutoHyphens/>
      <w:autoSpaceDE w:val="0"/>
      <w:autoSpaceDN w:val="0"/>
      <w:adjustRightInd w:val="0"/>
      <w:spacing w:before="100" w:line="220" w:lineRule="atLeast"/>
      <w:jc w:val="center"/>
    </w:pPr>
    <w:rPr>
      <w:rFonts w:ascii="Helvetica Condensed" w:hAnsi="Helvetica Condensed" w:cs="Helvetica Condensed"/>
      <w:color w:val="000000"/>
      <w:w w:val="0"/>
      <w:sz w:val="18"/>
      <w:szCs w:val="18"/>
    </w:rPr>
  </w:style>
  <w:style w:type="paragraph" w:customStyle="1" w:styleId="ChapAppxtitle">
    <w:name w:val="Chap/Appx title"/>
    <w:next w:val="Body1"/>
    <w:uiPriority w:val="99"/>
    <w:rsid w:val="00302BC8"/>
    <w:pPr>
      <w:suppressAutoHyphens/>
      <w:autoSpaceDE w:val="0"/>
      <w:autoSpaceDN w:val="0"/>
      <w:adjustRightInd w:val="0"/>
      <w:spacing w:after="560" w:line="560" w:lineRule="atLeast"/>
      <w:ind w:right="1800"/>
    </w:pPr>
    <w:rPr>
      <w:rFonts w:ascii="Helvetica Condensed" w:hAnsi="Helvetica Condensed" w:cs="Helvetica Condensed"/>
      <w:b/>
      <w:bCs/>
      <w:color w:val="000000"/>
      <w:w w:val="0"/>
      <w:sz w:val="48"/>
      <w:szCs w:val="48"/>
    </w:rPr>
  </w:style>
  <w:style w:type="paragraph" w:customStyle="1" w:styleId="Footnote">
    <w:name w:val="Footnote"/>
    <w:uiPriority w:val="99"/>
    <w:rsid w:val="00302B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autoSpaceDE w:val="0"/>
      <w:autoSpaceDN w:val="0"/>
      <w:adjustRightInd w:val="0"/>
      <w:spacing w:after="40" w:line="180" w:lineRule="atLeast"/>
      <w:ind w:left="140" w:hanging="140"/>
    </w:pPr>
    <w:rPr>
      <w:rFonts w:ascii="Times" w:hAnsi="Times" w:cs="Times"/>
      <w:color w:val="000000"/>
      <w:w w:val="0"/>
      <w:sz w:val="16"/>
      <w:szCs w:val="16"/>
    </w:rPr>
  </w:style>
  <w:style w:type="paragraph" w:customStyle="1" w:styleId="Note">
    <w:name w:val="Note"/>
    <w:next w:val="Body"/>
    <w:uiPriority w:val="99"/>
    <w:rsid w:val="00302BC8"/>
    <w:pPr>
      <w:tabs>
        <w:tab w:val="left" w:pos="920"/>
      </w:tabs>
      <w:suppressAutoHyphens/>
      <w:autoSpaceDE w:val="0"/>
      <w:autoSpaceDN w:val="0"/>
      <w:adjustRightInd w:val="0"/>
      <w:spacing w:before="280" w:after="280" w:line="240" w:lineRule="atLeast"/>
      <w:ind w:left="920" w:hanging="920"/>
    </w:pPr>
    <w:rPr>
      <w:rFonts w:ascii="Times" w:hAnsi="Times" w:cs="Times"/>
      <w:color w:val="000000"/>
      <w:w w:val="0"/>
    </w:rPr>
  </w:style>
  <w:style w:type="paragraph" w:customStyle="1" w:styleId="Tablecell-PLD">
    <w:name w:val="Table cell-PLD"/>
    <w:uiPriority w:val="99"/>
    <w:rsid w:val="00302BC8"/>
    <w:pPr>
      <w:tabs>
        <w:tab w:val="left" w:pos="260"/>
        <w:tab w:val="left" w:pos="7200"/>
        <w:tab w:val="left" w:pos="7920"/>
      </w:tabs>
      <w:suppressAutoHyphens/>
      <w:autoSpaceDE w:val="0"/>
      <w:autoSpaceDN w:val="0"/>
      <w:adjustRightInd w:val="0"/>
      <w:spacing w:line="180" w:lineRule="atLeast"/>
      <w:ind w:left="260" w:hanging="240"/>
    </w:pPr>
    <w:rPr>
      <w:rFonts w:ascii="Helvetica" w:hAnsi="Helvetica" w:cs="Helvetica"/>
      <w:color w:val="000000"/>
      <w:w w:val="0"/>
      <w:sz w:val="16"/>
      <w:szCs w:val="16"/>
    </w:rPr>
  </w:style>
  <w:style w:type="paragraph" w:customStyle="1" w:styleId="2-columnlist">
    <w:name w:val="2-column list"/>
    <w:uiPriority w:val="99"/>
    <w:rsid w:val="00302BC8"/>
    <w:pPr>
      <w:tabs>
        <w:tab w:val="left" w:pos="4800"/>
      </w:tabs>
      <w:suppressAutoHyphens/>
      <w:autoSpaceDE w:val="0"/>
      <w:autoSpaceDN w:val="0"/>
      <w:adjustRightInd w:val="0"/>
      <w:spacing w:before="200" w:line="240" w:lineRule="atLeast"/>
      <w:ind w:left="4780" w:hanging="2620"/>
    </w:pPr>
    <w:rPr>
      <w:rFonts w:ascii="Times" w:hAnsi="Times" w:cs="Times"/>
      <w:color w:val="000000"/>
      <w:w w:val="0"/>
    </w:rPr>
  </w:style>
  <w:style w:type="paragraph" w:customStyle="1" w:styleId="3-columnlist">
    <w:name w:val="3-column list"/>
    <w:uiPriority w:val="99"/>
    <w:rsid w:val="00302BC8"/>
    <w:pPr>
      <w:tabs>
        <w:tab w:val="left" w:pos="3600"/>
        <w:tab w:val="left" w:pos="4680"/>
      </w:tabs>
      <w:suppressAutoHyphens/>
      <w:autoSpaceDE w:val="0"/>
      <w:autoSpaceDN w:val="0"/>
      <w:adjustRightInd w:val="0"/>
      <w:spacing w:before="200" w:line="240" w:lineRule="atLeast"/>
      <w:ind w:left="4680" w:hanging="2520"/>
    </w:pPr>
    <w:rPr>
      <w:rFonts w:ascii="Times" w:hAnsi="Times" w:cs="Times"/>
      <w:color w:val="000000"/>
      <w:w w:val="0"/>
    </w:rPr>
  </w:style>
  <w:style w:type="paragraph" w:customStyle="1" w:styleId="ApxLevel1Head">
    <w:name w:val="ApxLevel 1 Head"/>
    <w:next w:val="Body1"/>
    <w:uiPriority w:val="99"/>
    <w:rsid w:val="00302BC8"/>
    <w:pPr>
      <w:keepNext/>
      <w:pBdr>
        <w:bottom w:val="single" w:sz="8" w:space="0" w:color="auto"/>
      </w:pBdr>
      <w:suppressAutoHyphens/>
      <w:autoSpaceDE w:val="0"/>
      <w:autoSpaceDN w:val="0"/>
      <w:adjustRightInd w:val="0"/>
      <w:spacing w:before="280" w:line="400" w:lineRule="atLeast"/>
    </w:pPr>
    <w:rPr>
      <w:rFonts w:ascii="Helvetica Condensed" w:hAnsi="Helvetica Condensed" w:cs="Helvetica Condensed"/>
      <w:b/>
      <w:bCs/>
      <w:color w:val="000000"/>
      <w:w w:val="0"/>
      <w:sz w:val="36"/>
      <w:szCs w:val="36"/>
    </w:rPr>
  </w:style>
  <w:style w:type="paragraph" w:customStyle="1" w:styleId="ApxLevel2Head">
    <w:name w:val="ApxLevel 2 Head"/>
    <w:next w:val="Body1"/>
    <w:uiPriority w:val="99"/>
    <w:rsid w:val="00302BC8"/>
    <w:pPr>
      <w:keepNext/>
      <w:suppressAutoHyphens/>
      <w:autoSpaceDE w:val="0"/>
      <w:autoSpaceDN w:val="0"/>
      <w:adjustRightInd w:val="0"/>
      <w:spacing w:before="280" w:after="60" w:line="320" w:lineRule="atLeast"/>
    </w:pPr>
    <w:rPr>
      <w:rFonts w:ascii="Helvetica Condensed" w:hAnsi="Helvetica Condensed" w:cs="Helvetica Condensed"/>
      <w:b/>
      <w:bCs/>
      <w:color w:val="000000"/>
      <w:w w:val="0"/>
      <w:sz w:val="28"/>
      <w:szCs w:val="28"/>
    </w:rPr>
  </w:style>
  <w:style w:type="paragraph" w:customStyle="1" w:styleId="ApxLevel3Head">
    <w:name w:val="ApxLevel 3 Head"/>
    <w:next w:val="Body1"/>
    <w:uiPriority w:val="99"/>
    <w:rsid w:val="00302BC8"/>
    <w:pPr>
      <w:keepNext/>
      <w:suppressAutoHyphens/>
      <w:autoSpaceDE w:val="0"/>
      <w:autoSpaceDN w:val="0"/>
      <w:adjustRightInd w:val="0"/>
      <w:spacing w:before="280" w:after="60" w:line="320" w:lineRule="atLeast"/>
      <w:ind w:left="2160"/>
    </w:pPr>
    <w:rPr>
      <w:rFonts w:ascii="Helvetica Condensed" w:hAnsi="Helvetica Condensed" w:cs="Helvetica Condensed"/>
      <w:b/>
      <w:bCs/>
      <w:color w:val="000000"/>
      <w:w w:val="0"/>
      <w:sz w:val="28"/>
      <w:szCs w:val="28"/>
    </w:rPr>
  </w:style>
  <w:style w:type="paragraph" w:customStyle="1" w:styleId="ApxLevel4Head">
    <w:name w:val="ApxLevel 4 Head"/>
    <w:next w:val="Body1"/>
    <w:uiPriority w:val="99"/>
    <w:rsid w:val="00302BC8"/>
    <w:pPr>
      <w:keepNext/>
      <w:suppressAutoHyphens/>
      <w:autoSpaceDE w:val="0"/>
      <w:autoSpaceDN w:val="0"/>
      <w:adjustRightInd w:val="0"/>
      <w:spacing w:before="280" w:after="60" w:line="280" w:lineRule="atLeast"/>
      <w:ind w:left="2160"/>
    </w:pPr>
    <w:rPr>
      <w:rFonts w:ascii="Helvetica Condensed" w:hAnsi="Helvetica Condensed" w:cs="Helvetica Condensed"/>
      <w:b/>
      <w:bCs/>
      <w:color w:val="000000"/>
      <w:w w:val="0"/>
      <w:sz w:val="24"/>
      <w:szCs w:val="24"/>
    </w:rPr>
  </w:style>
  <w:style w:type="paragraph" w:customStyle="1" w:styleId="ApxLevel5Head">
    <w:name w:val="ApxLevel 5 Head"/>
    <w:next w:val="Body1"/>
    <w:uiPriority w:val="99"/>
    <w:rsid w:val="00302BC8"/>
    <w:pPr>
      <w:keepNext/>
      <w:suppressAutoHyphens/>
      <w:autoSpaceDE w:val="0"/>
      <w:autoSpaceDN w:val="0"/>
      <w:adjustRightInd w:val="0"/>
      <w:spacing w:before="280" w:after="60" w:line="240" w:lineRule="atLeast"/>
      <w:ind w:left="2160"/>
    </w:pPr>
    <w:rPr>
      <w:rFonts w:ascii="Helvetica Condensed" w:hAnsi="Helvetica Condensed" w:cs="Helvetica Condensed"/>
      <w:b/>
      <w:bCs/>
      <w:color w:val="000000"/>
      <w:w w:val="0"/>
    </w:rPr>
  </w:style>
  <w:style w:type="paragraph" w:customStyle="1" w:styleId="Body">
    <w:name w:val="Body"/>
    <w:uiPriority w:val="99"/>
    <w:rsid w:val="00302BC8"/>
    <w:pPr>
      <w:suppressAutoHyphens/>
      <w:autoSpaceDE w:val="0"/>
      <w:autoSpaceDN w:val="0"/>
      <w:adjustRightInd w:val="0"/>
      <w:spacing w:before="200" w:line="240" w:lineRule="atLeast"/>
      <w:ind w:left="2160"/>
    </w:pPr>
    <w:rPr>
      <w:rFonts w:ascii="Times" w:hAnsi="Times" w:cs="Times"/>
      <w:color w:val="000000"/>
      <w:w w:val="0"/>
    </w:rPr>
  </w:style>
  <w:style w:type="paragraph" w:customStyle="1" w:styleId="Body1">
    <w:name w:val="Body1"/>
    <w:next w:val="Body"/>
    <w:uiPriority w:val="99"/>
    <w:rsid w:val="00302BC8"/>
    <w:pPr>
      <w:suppressAutoHyphens/>
      <w:autoSpaceDE w:val="0"/>
      <w:autoSpaceDN w:val="0"/>
      <w:adjustRightInd w:val="0"/>
      <w:spacing w:line="240" w:lineRule="atLeast"/>
      <w:ind w:left="2160"/>
    </w:pPr>
    <w:rPr>
      <w:rFonts w:ascii="Times" w:hAnsi="Times" w:cs="Times"/>
      <w:color w:val="000000"/>
      <w:w w:val="0"/>
    </w:rPr>
  </w:style>
  <w:style w:type="paragraph" w:customStyle="1" w:styleId="Indent1">
    <w:name w:val="Indent1"/>
    <w:uiPriority w:val="99"/>
    <w:rsid w:val="00302BC8"/>
    <w:pPr>
      <w:suppressAutoHyphens/>
      <w:autoSpaceDE w:val="0"/>
      <w:autoSpaceDN w:val="0"/>
      <w:adjustRightInd w:val="0"/>
      <w:spacing w:before="80" w:line="240" w:lineRule="atLeast"/>
      <w:ind w:left="2520"/>
    </w:pPr>
    <w:rPr>
      <w:rFonts w:ascii="Times" w:hAnsi="Times" w:cs="Times"/>
      <w:color w:val="000000"/>
      <w:w w:val="0"/>
    </w:rPr>
  </w:style>
  <w:style w:type="paragraph" w:customStyle="1" w:styleId="Indent2">
    <w:name w:val="Indent2"/>
    <w:uiPriority w:val="99"/>
    <w:rsid w:val="00302BC8"/>
    <w:pPr>
      <w:suppressAutoHyphens/>
      <w:autoSpaceDE w:val="0"/>
      <w:autoSpaceDN w:val="0"/>
      <w:adjustRightInd w:val="0"/>
      <w:spacing w:before="80" w:line="240" w:lineRule="atLeast"/>
      <w:ind w:left="2880"/>
    </w:pPr>
    <w:rPr>
      <w:rFonts w:ascii="Times" w:hAnsi="Times" w:cs="Times"/>
      <w:color w:val="000000"/>
      <w:w w:val="0"/>
    </w:rPr>
  </w:style>
  <w:style w:type="paragraph" w:customStyle="1" w:styleId="Indent3">
    <w:name w:val="Indent3"/>
    <w:uiPriority w:val="99"/>
    <w:rsid w:val="00302BC8"/>
    <w:pPr>
      <w:suppressAutoHyphens/>
      <w:autoSpaceDE w:val="0"/>
      <w:autoSpaceDN w:val="0"/>
      <w:adjustRightInd w:val="0"/>
      <w:spacing w:before="80" w:line="240" w:lineRule="atLeast"/>
      <w:ind w:left="3240"/>
    </w:pPr>
    <w:rPr>
      <w:rFonts w:ascii="Times" w:hAnsi="Times" w:cs="Times"/>
      <w:color w:val="000000"/>
      <w:w w:val="0"/>
    </w:rPr>
  </w:style>
  <w:style w:type="paragraph" w:customStyle="1" w:styleId="Listabc">
    <w:name w:val="List:abc"/>
    <w:uiPriority w:val="99"/>
    <w:rsid w:val="00302BC8"/>
    <w:pPr>
      <w:tabs>
        <w:tab w:val="left" w:pos="2880"/>
      </w:tabs>
      <w:suppressAutoHyphens/>
      <w:autoSpaceDE w:val="0"/>
      <w:autoSpaceDN w:val="0"/>
      <w:adjustRightInd w:val="0"/>
      <w:spacing w:before="80" w:line="240" w:lineRule="atLeast"/>
      <w:ind w:left="2880" w:hanging="360"/>
    </w:pPr>
    <w:rPr>
      <w:rFonts w:ascii="Times" w:hAnsi="Times" w:cs="Times"/>
      <w:color w:val="000000"/>
      <w:w w:val="0"/>
    </w:rPr>
  </w:style>
  <w:style w:type="paragraph" w:customStyle="1" w:styleId="Listabcaftergraphic">
    <w:name w:val="List:abc(after graphic)"/>
    <w:uiPriority w:val="99"/>
    <w:rsid w:val="00302BC8"/>
    <w:pPr>
      <w:tabs>
        <w:tab w:val="left" w:pos="2880"/>
      </w:tabs>
      <w:suppressAutoHyphens/>
      <w:autoSpaceDE w:val="0"/>
      <w:autoSpaceDN w:val="0"/>
      <w:adjustRightInd w:val="0"/>
      <w:spacing w:before="200" w:line="240" w:lineRule="atLeast"/>
      <w:ind w:left="2880" w:hanging="360"/>
    </w:pPr>
    <w:rPr>
      <w:rFonts w:ascii="Times" w:hAnsi="Times" w:cs="Times"/>
      <w:color w:val="000000"/>
      <w:w w:val="0"/>
    </w:rPr>
  </w:style>
  <w:style w:type="paragraph" w:customStyle="1" w:styleId="Listabc1">
    <w:name w:val="List:abc1"/>
    <w:next w:val="Listabc"/>
    <w:uiPriority w:val="99"/>
    <w:rsid w:val="00302BC8"/>
    <w:pPr>
      <w:tabs>
        <w:tab w:val="left" w:pos="2880"/>
      </w:tabs>
      <w:suppressAutoHyphens/>
      <w:autoSpaceDE w:val="0"/>
      <w:autoSpaceDN w:val="0"/>
      <w:adjustRightInd w:val="0"/>
      <w:spacing w:before="80" w:line="240" w:lineRule="atLeast"/>
      <w:ind w:left="2880" w:hanging="360"/>
    </w:pPr>
    <w:rPr>
      <w:rFonts w:ascii="Times" w:hAnsi="Times" w:cs="Times"/>
      <w:color w:val="000000"/>
      <w:w w:val="0"/>
    </w:rPr>
  </w:style>
  <w:style w:type="paragraph" w:customStyle="1" w:styleId="Listabc1aftergraphic">
    <w:name w:val="List:abc1(after graphic)"/>
    <w:next w:val="Listabc"/>
    <w:uiPriority w:val="99"/>
    <w:rsid w:val="00302BC8"/>
    <w:pPr>
      <w:tabs>
        <w:tab w:val="left" w:pos="2880"/>
      </w:tabs>
      <w:suppressAutoHyphens/>
      <w:autoSpaceDE w:val="0"/>
      <w:autoSpaceDN w:val="0"/>
      <w:adjustRightInd w:val="0"/>
      <w:spacing w:before="200" w:line="240" w:lineRule="atLeast"/>
      <w:ind w:left="2880" w:hanging="360"/>
    </w:pPr>
    <w:rPr>
      <w:rFonts w:ascii="Times" w:hAnsi="Times" w:cs="Times"/>
      <w:color w:val="000000"/>
      <w:w w:val="0"/>
    </w:rPr>
  </w:style>
  <w:style w:type="paragraph" w:customStyle="1" w:styleId="ListBox">
    <w:name w:val="List:Box"/>
    <w:uiPriority w:val="99"/>
    <w:rsid w:val="00302BC8"/>
    <w:pPr>
      <w:tabs>
        <w:tab w:val="left" w:pos="2520"/>
      </w:tabs>
      <w:suppressAutoHyphens/>
      <w:autoSpaceDE w:val="0"/>
      <w:autoSpaceDN w:val="0"/>
      <w:adjustRightInd w:val="0"/>
      <w:spacing w:before="200" w:line="240" w:lineRule="atLeast"/>
      <w:ind w:left="2520" w:hanging="360"/>
    </w:pPr>
    <w:rPr>
      <w:rFonts w:ascii="Times" w:hAnsi="Times" w:cs="Times"/>
      <w:color w:val="000000"/>
      <w:w w:val="0"/>
    </w:rPr>
  </w:style>
  <w:style w:type="paragraph" w:customStyle="1" w:styleId="ListBullet">
    <w:name w:val="List:Bullet"/>
    <w:uiPriority w:val="99"/>
    <w:rsid w:val="00302BC8"/>
    <w:pPr>
      <w:tabs>
        <w:tab w:val="left" w:pos="2520"/>
      </w:tabs>
      <w:suppressAutoHyphens/>
      <w:autoSpaceDE w:val="0"/>
      <w:autoSpaceDN w:val="0"/>
      <w:adjustRightInd w:val="0"/>
      <w:spacing w:before="80" w:line="240" w:lineRule="atLeast"/>
      <w:ind w:left="2520" w:hanging="360"/>
    </w:pPr>
    <w:rPr>
      <w:rFonts w:ascii="Times" w:hAnsi="Times" w:cs="Times"/>
      <w:color w:val="000000"/>
      <w:w w:val="0"/>
    </w:rPr>
  </w:style>
  <w:style w:type="paragraph" w:customStyle="1" w:styleId="ListBullet2">
    <w:name w:val="List:Bullet2"/>
    <w:uiPriority w:val="99"/>
    <w:rsid w:val="00302BC8"/>
    <w:pPr>
      <w:tabs>
        <w:tab w:val="left" w:pos="2880"/>
      </w:tabs>
      <w:suppressAutoHyphens/>
      <w:autoSpaceDE w:val="0"/>
      <w:autoSpaceDN w:val="0"/>
      <w:adjustRightInd w:val="0"/>
      <w:spacing w:before="80" w:line="240" w:lineRule="atLeast"/>
      <w:ind w:left="2880" w:hanging="360"/>
    </w:pPr>
    <w:rPr>
      <w:rFonts w:ascii="Times" w:hAnsi="Times" w:cs="Times"/>
      <w:color w:val="000000"/>
      <w:w w:val="0"/>
    </w:rPr>
  </w:style>
  <w:style w:type="paragraph" w:customStyle="1" w:styleId="ListBullet3">
    <w:name w:val="List:Bullet3"/>
    <w:uiPriority w:val="99"/>
    <w:rsid w:val="00302BC8"/>
    <w:pPr>
      <w:tabs>
        <w:tab w:val="left" w:pos="3240"/>
      </w:tabs>
      <w:suppressAutoHyphens/>
      <w:autoSpaceDE w:val="0"/>
      <w:autoSpaceDN w:val="0"/>
      <w:adjustRightInd w:val="0"/>
      <w:spacing w:before="80" w:line="240" w:lineRule="atLeast"/>
      <w:ind w:left="3240" w:hanging="360"/>
    </w:pPr>
    <w:rPr>
      <w:rFonts w:ascii="Times" w:hAnsi="Times" w:cs="Times"/>
      <w:color w:val="000000"/>
      <w:w w:val="0"/>
    </w:rPr>
  </w:style>
  <w:style w:type="paragraph" w:customStyle="1" w:styleId="ListHyphen">
    <w:name w:val="List:Hyphen"/>
    <w:uiPriority w:val="99"/>
    <w:rsid w:val="00302BC8"/>
    <w:pPr>
      <w:tabs>
        <w:tab w:val="left" w:pos="2880"/>
      </w:tabs>
      <w:suppressAutoHyphens/>
      <w:autoSpaceDE w:val="0"/>
      <w:autoSpaceDN w:val="0"/>
      <w:adjustRightInd w:val="0"/>
      <w:spacing w:before="80" w:line="240" w:lineRule="atLeast"/>
      <w:ind w:left="2880" w:hanging="360"/>
    </w:pPr>
    <w:rPr>
      <w:rFonts w:ascii="Times" w:hAnsi="Times" w:cs="Times"/>
      <w:color w:val="000000"/>
      <w:w w:val="0"/>
    </w:rPr>
  </w:style>
  <w:style w:type="paragraph" w:customStyle="1" w:styleId="ListHyphen2">
    <w:name w:val="List:Hyphen2"/>
    <w:uiPriority w:val="99"/>
    <w:rsid w:val="00302BC8"/>
    <w:pPr>
      <w:tabs>
        <w:tab w:val="left" w:pos="3240"/>
      </w:tabs>
      <w:suppressAutoHyphens/>
      <w:autoSpaceDE w:val="0"/>
      <w:autoSpaceDN w:val="0"/>
      <w:adjustRightInd w:val="0"/>
      <w:spacing w:before="80" w:line="240" w:lineRule="atLeast"/>
      <w:ind w:left="3240" w:hanging="360"/>
    </w:pPr>
    <w:rPr>
      <w:rFonts w:ascii="Times" w:hAnsi="Times" w:cs="Times"/>
      <w:color w:val="000000"/>
      <w:w w:val="0"/>
    </w:rPr>
  </w:style>
  <w:style w:type="paragraph" w:customStyle="1" w:styleId="ListNumber">
    <w:name w:val="List:Number"/>
    <w:uiPriority w:val="99"/>
    <w:rsid w:val="00302BC8"/>
    <w:pPr>
      <w:tabs>
        <w:tab w:val="left" w:pos="2520"/>
      </w:tabs>
      <w:suppressAutoHyphens/>
      <w:autoSpaceDE w:val="0"/>
      <w:autoSpaceDN w:val="0"/>
      <w:adjustRightInd w:val="0"/>
      <w:spacing w:before="80" w:line="240" w:lineRule="atLeast"/>
      <w:ind w:left="2520" w:hanging="360"/>
    </w:pPr>
    <w:rPr>
      <w:rFonts w:ascii="Times" w:hAnsi="Times" w:cs="Times"/>
      <w:color w:val="000000"/>
      <w:w w:val="0"/>
    </w:rPr>
  </w:style>
  <w:style w:type="paragraph" w:customStyle="1" w:styleId="ListNumberaftergraphic">
    <w:name w:val="List:Number(after graphic)"/>
    <w:next w:val="ListNumber"/>
    <w:uiPriority w:val="99"/>
    <w:rsid w:val="00302BC8"/>
    <w:pPr>
      <w:tabs>
        <w:tab w:val="left" w:pos="2520"/>
      </w:tabs>
      <w:suppressAutoHyphens/>
      <w:autoSpaceDE w:val="0"/>
      <w:autoSpaceDN w:val="0"/>
      <w:adjustRightInd w:val="0"/>
      <w:spacing w:before="200" w:line="240" w:lineRule="atLeast"/>
      <w:ind w:left="2520" w:hanging="360"/>
    </w:pPr>
    <w:rPr>
      <w:rFonts w:ascii="Times" w:hAnsi="Times" w:cs="Times"/>
      <w:color w:val="000000"/>
      <w:w w:val="0"/>
    </w:rPr>
  </w:style>
  <w:style w:type="paragraph" w:customStyle="1" w:styleId="ListNumber1">
    <w:name w:val="List:Number1"/>
    <w:next w:val="ListNumber"/>
    <w:uiPriority w:val="99"/>
    <w:rsid w:val="00302BC8"/>
    <w:pPr>
      <w:tabs>
        <w:tab w:val="left" w:pos="2520"/>
      </w:tabs>
      <w:suppressAutoHyphens/>
      <w:autoSpaceDE w:val="0"/>
      <w:autoSpaceDN w:val="0"/>
      <w:adjustRightInd w:val="0"/>
      <w:spacing w:before="80" w:line="240" w:lineRule="atLeast"/>
      <w:ind w:left="2520" w:hanging="360"/>
    </w:pPr>
    <w:rPr>
      <w:rFonts w:ascii="Times" w:hAnsi="Times" w:cs="Times"/>
      <w:color w:val="000000"/>
      <w:w w:val="0"/>
    </w:rPr>
  </w:style>
  <w:style w:type="paragraph" w:customStyle="1" w:styleId="ListNumber1aftergraphic">
    <w:name w:val="List:Number1(after graphic)"/>
    <w:next w:val="ListNumber"/>
    <w:uiPriority w:val="99"/>
    <w:rsid w:val="00302BC8"/>
    <w:pPr>
      <w:tabs>
        <w:tab w:val="left" w:pos="2520"/>
      </w:tabs>
      <w:suppressAutoHyphens/>
      <w:autoSpaceDE w:val="0"/>
      <w:autoSpaceDN w:val="0"/>
      <w:adjustRightInd w:val="0"/>
      <w:spacing w:before="200" w:line="240" w:lineRule="atLeast"/>
      <w:ind w:left="2520" w:hanging="360"/>
    </w:pPr>
    <w:rPr>
      <w:rFonts w:ascii="Times" w:hAnsi="Times" w:cs="Times"/>
      <w:color w:val="000000"/>
      <w:w w:val="0"/>
    </w:rPr>
  </w:style>
  <w:style w:type="character" w:customStyle="1" w:styleId="Bold">
    <w:name w:val="Bold"/>
    <w:uiPriority w:val="99"/>
    <w:rsid w:val="00302BC8"/>
    <w:rPr>
      <w:b/>
      <w:bCs/>
      <w:u w:val="none"/>
      <w:vertAlign w:val="baseline"/>
    </w:rPr>
  </w:style>
  <w:style w:type="character" w:customStyle="1" w:styleId="Italic">
    <w:name w:val="Italic"/>
    <w:uiPriority w:val="99"/>
    <w:rsid w:val="00302BC8"/>
    <w:rPr>
      <w:i/>
      <w:iCs/>
      <w:u w:val="none"/>
      <w:vertAlign w:val="baseline"/>
    </w:rPr>
  </w:style>
  <w:style w:type="character" w:customStyle="1" w:styleId="Monospaceitalic">
    <w:name w:val="Monospace italic"/>
    <w:uiPriority w:val="99"/>
    <w:rsid w:val="00302BC8"/>
    <w:rPr>
      <w:rFonts w:ascii="Courier" w:hAnsi="Courier" w:cs="Courier"/>
      <w:i/>
      <w:iCs/>
      <w:spacing w:val="0"/>
      <w:sz w:val="18"/>
      <w:szCs w:val="18"/>
      <w:u w:val="none"/>
      <w:vertAlign w:val="baseline"/>
    </w:rPr>
  </w:style>
  <w:style w:type="character" w:customStyle="1" w:styleId="Bolditalic">
    <w:name w:val="Bold italic"/>
    <w:uiPriority w:val="99"/>
    <w:rsid w:val="00302BC8"/>
    <w:rPr>
      <w:b/>
      <w:bCs/>
      <w:i/>
      <w:iCs/>
      <w:u w:val="none"/>
      <w:vertAlign w:val="baseline"/>
    </w:rPr>
  </w:style>
  <w:style w:type="character" w:customStyle="1" w:styleId="Firstkeyconcept">
    <w:name w:val="First key concept"/>
    <w:uiPriority w:val="99"/>
    <w:rsid w:val="00302BC8"/>
    <w:rPr>
      <w:i/>
      <w:iCs/>
      <w:color w:val="0000FF"/>
      <w:u w:val="none"/>
      <w:vertAlign w:val="baseline"/>
    </w:rPr>
  </w:style>
  <w:style w:type="character" w:customStyle="1" w:styleId="Subscript">
    <w:name w:val="Subscript"/>
    <w:uiPriority w:val="99"/>
    <w:rsid w:val="00302BC8"/>
    <w:rPr>
      <w:u w:val="none"/>
      <w:vertAlign w:val="subscript"/>
    </w:rPr>
  </w:style>
  <w:style w:type="character" w:customStyle="1" w:styleId="Crossreference">
    <w:name w:val="Cross reference"/>
    <w:uiPriority w:val="99"/>
    <w:rsid w:val="00302BC8"/>
    <w:rPr>
      <w:i/>
      <w:iCs/>
      <w:u w:val="none"/>
      <w:vertAlign w:val="baseline"/>
    </w:rPr>
  </w:style>
  <w:style w:type="character" w:customStyle="1" w:styleId="Monospacebold">
    <w:name w:val="Monospace bold"/>
    <w:uiPriority w:val="99"/>
    <w:rsid w:val="00302BC8"/>
    <w:rPr>
      <w:rFonts w:ascii="Courier" w:hAnsi="Courier" w:cs="Courier"/>
      <w:b/>
      <w:bCs/>
      <w:spacing w:val="0"/>
      <w:sz w:val="18"/>
      <w:szCs w:val="18"/>
      <w:u w:val="none"/>
      <w:vertAlign w:val="baseline"/>
    </w:rPr>
  </w:style>
  <w:style w:type="character" w:customStyle="1" w:styleId="Monospace">
    <w:name w:val="Monospace"/>
    <w:uiPriority w:val="99"/>
    <w:rsid w:val="00302BC8"/>
    <w:rPr>
      <w:rFonts w:ascii="Courier" w:hAnsi="Courier" w:cs="Courier"/>
      <w:spacing w:val="0"/>
      <w:sz w:val="18"/>
      <w:szCs w:val="18"/>
      <w:u w:val="none"/>
      <w:vertAlign w:val="baseline"/>
    </w:rPr>
  </w:style>
  <w:style w:type="character" w:customStyle="1" w:styleId="Symbol">
    <w:name w:val="Symbol"/>
    <w:uiPriority w:val="99"/>
    <w:rsid w:val="00302BC8"/>
    <w:rPr>
      <w:rFonts w:ascii="Symbol" w:hAnsi="Symbol" w:cs="Symbol"/>
      <w:spacing w:val="0"/>
      <w:sz w:val="20"/>
      <w:szCs w:val="20"/>
      <w:u w:val="none"/>
      <w:vertAlign w:val="baseline"/>
    </w:rPr>
  </w:style>
  <w:style w:type="character" w:customStyle="1" w:styleId="Superscript">
    <w:name w:val="Superscript"/>
    <w:uiPriority w:val="99"/>
    <w:rsid w:val="00302BC8"/>
    <w:rPr>
      <w:u w:val="none"/>
      <w:vertAlign w:val="superscript"/>
    </w:rPr>
  </w:style>
  <w:style w:type="character" w:customStyle="1" w:styleId="Platform">
    <w:name w:val="Platform"/>
    <w:uiPriority w:val="99"/>
    <w:rsid w:val="00302BC8"/>
    <w:rPr>
      <w:rFonts w:ascii="Helvetica Condensed" w:hAnsi="Helvetica Condensed" w:cs="Helvetica Condensed"/>
      <w:b/>
      <w:bCs/>
      <w:color w:val="000000"/>
      <w:spacing w:val="0"/>
      <w:sz w:val="18"/>
      <w:szCs w:val="18"/>
      <w:u w:val="none"/>
      <w:vertAlign w:val="baseline"/>
    </w:rPr>
  </w:style>
  <w:style w:type="character" w:customStyle="1" w:styleId="Figtable">
    <w:name w:val="Fig/table #"/>
    <w:uiPriority w:val="99"/>
    <w:rsid w:val="00302BC8"/>
    <w:rPr>
      <w:rFonts w:ascii="Helvetica Condensed" w:hAnsi="Helvetica Condensed" w:cs="Helvetica Condensed"/>
      <w:b/>
      <w:bCs/>
      <w:color w:val="000000"/>
      <w:spacing w:val="0"/>
      <w:sz w:val="18"/>
      <w:szCs w:val="18"/>
      <w:u w:val="none"/>
      <w:vertAlign w:val="baseline"/>
    </w:rPr>
  </w:style>
  <w:style w:type="character" w:customStyle="1" w:styleId="NCW">
    <w:name w:val="NCW"/>
    <w:uiPriority w:val="99"/>
    <w:rsid w:val="00302BC8"/>
    <w:rPr>
      <w:rFonts w:ascii="Helvetica Condensed" w:hAnsi="Helvetica Condensed" w:cs="Helvetica Condensed"/>
      <w:b/>
      <w:bCs/>
      <w:color w:val="000000"/>
      <w:spacing w:val="0"/>
      <w:sz w:val="18"/>
      <w:szCs w:val="18"/>
      <w:u w:val="none"/>
      <w:vertAlign w:val="baseline"/>
    </w:rPr>
  </w:style>
  <w:style w:type="character" w:customStyle="1" w:styleId="ColorBlue">
    <w:name w:val="Color:Blue"/>
    <w:uiPriority w:val="99"/>
    <w:rsid w:val="00302BC8"/>
    <w:rPr>
      <w:color w:val="0000FF"/>
      <w:u w:val="none"/>
      <w:vertAlign w:val="baseline"/>
    </w:rPr>
  </w:style>
  <w:style w:type="character" w:customStyle="1" w:styleId="Smallcaps">
    <w:name w:val="Small caps"/>
    <w:uiPriority w:val="99"/>
    <w:rsid w:val="00302BC8"/>
    <w:rPr>
      <w:smallCaps/>
      <w:u w:val="none"/>
      <w:vertAlign w:val="baseline"/>
    </w:rPr>
  </w:style>
  <w:style w:type="character" w:customStyle="1" w:styleId="Box">
    <w:name w:val="Box"/>
    <w:uiPriority w:val="99"/>
    <w:rsid w:val="00302BC8"/>
    <w:rPr>
      <w:rFonts w:ascii="ZapfDingbats" w:hAnsi="ZapfDingbats" w:cs="ZapfDingbats"/>
      <w:color w:val="000000"/>
      <w:spacing w:val="0"/>
      <w:sz w:val="24"/>
      <w:szCs w:val="24"/>
      <w:u w:val="none"/>
      <w:vertAlign w:val="baseline"/>
    </w:rPr>
  </w:style>
  <w:style w:type="paragraph" w:styleId="BalloonText">
    <w:name w:val="Balloon Text"/>
    <w:basedOn w:val="Normal"/>
    <w:link w:val="BalloonTextChar"/>
    <w:uiPriority w:val="99"/>
    <w:semiHidden/>
    <w:unhideWhenUsed/>
    <w:rsid w:val="00E467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67E1"/>
    <w:rPr>
      <w:rFonts w:ascii="Tahoma" w:hAnsi="Tahoma" w:cs="Tahoma"/>
      <w:sz w:val="16"/>
      <w:szCs w:val="16"/>
    </w:rPr>
  </w:style>
  <w:style w:type="character" w:styleId="CommentReference">
    <w:name w:val="annotation reference"/>
    <w:basedOn w:val="DefaultParagraphFont"/>
    <w:uiPriority w:val="99"/>
    <w:semiHidden/>
    <w:unhideWhenUsed/>
    <w:rsid w:val="00930D87"/>
    <w:rPr>
      <w:sz w:val="16"/>
      <w:szCs w:val="16"/>
    </w:rPr>
  </w:style>
  <w:style w:type="paragraph" w:styleId="CommentText">
    <w:name w:val="annotation text"/>
    <w:basedOn w:val="Normal"/>
    <w:link w:val="CommentTextChar"/>
    <w:uiPriority w:val="99"/>
    <w:semiHidden/>
    <w:unhideWhenUsed/>
    <w:rsid w:val="00930D87"/>
    <w:rPr>
      <w:sz w:val="20"/>
      <w:szCs w:val="20"/>
    </w:rPr>
  </w:style>
  <w:style w:type="character" w:customStyle="1" w:styleId="CommentTextChar">
    <w:name w:val="Comment Text Char"/>
    <w:basedOn w:val="DefaultParagraphFont"/>
    <w:link w:val="CommentText"/>
    <w:uiPriority w:val="99"/>
    <w:semiHidden/>
    <w:rsid w:val="00930D87"/>
  </w:style>
  <w:style w:type="paragraph" w:styleId="CommentSubject">
    <w:name w:val="annotation subject"/>
    <w:basedOn w:val="CommentText"/>
    <w:next w:val="CommentText"/>
    <w:link w:val="CommentSubjectChar"/>
    <w:uiPriority w:val="99"/>
    <w:semiHidden/>
    <w:unhideWhenUsed/>
    <w:rsid w:val="00930D87"/>
    <w:rPr>
      <w:b/>
      <w:bCs/>
    </w:rPr>
  </w:style>
  <w:style w:type="character" w:customStyle="1" w:styleId="CommentSubjectChar">
    <w:name w:val="Comment Subject Char"/>
    <w:basedOn w:val="CommentTextChar"/>
    <w:link w:val="CommentSubject"/>
    <w:uiPriority w:val="99"/>
    <w:semiHidden/>
    <w:rsid w:val="00930D87"/>
    <w:rPr>
      <w:b/>
      <w:bCs/>
    </w:rPr>
  </w:style>
  <w:style w:type="paragraph" w:styleId="Revision">
    <w:name w:val="Revision"/>
    <w:hidden/>
    <w:uiPriority w:val="99"/>
    <w:semiHidden/>
    <w:rsid w:val="00930D87"/>
    <w:rPr>
      <w:sz w:val="22"/>
      <w:szCs w:val="22"/>
    </w:rPr>
  </w:style>
  <w:style w:type="paragraph" w:styleId="ListParagraph">
    <w:name w:val="List Paragraph"/>
    <w:basedOn w:val="Normal"/>
    <w:uiPriority w:val="34"/>
    <w:qFormat/>
    <w:rsid w:val="00220F20"/>
    <w:pPr>
      <w:ind w:left="72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0C44E41-AC30-40AB-B966-AB1E24816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54</Pages>
  <Words>10763</Words>
  <Characters>92833</Characters>
  <Application>Microsoft Office Word</Application>
  <DocSecurity>0</DocSecurity>
  <Lines>773</Lines>
  <Paragraphs>206</Paragraphs>
  <ScaleCrop>false</ScaleCrop>
  <HeadingPairs>
    <vt:vector size="2" baseType="variant">
      <vt:variant>
        <vt:lpstr>Title</vt:lpstr>
      </vt:variant>
      <vt:variant>
        <vt:i4>1</vt:i4>
      </vt:variant>
    </vt:vector>
  </HeadingPairs>
  <TitlesOfParts>
    <vt:vector size="1" baseType="lpstr">
      <vt:lpstr/>
    </vt:vector>
  </TitlesOfParts>
  <Company>National Instruments</Company>
  <LinksUpToDate>false</LinksUpToDate>
  <CharactersWithSpaces>103390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jgrey</dc:creator>
  <cp:lastModifiedBy>calliej</cp:lastModifiedBy>
  <cp:revision>3</cp:revision>
  <dcterms:created xsi:type="dcterms:W3CDTF">2012-05-15T23:09:00Z</dcterms:created>
  <dcterms:modified xsi:type="dcterms:W3CDTF">2012-05-15T23:10:00Z</dcterms:modified>
</cp:coreProperties>
</file>