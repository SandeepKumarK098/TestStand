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BC8" w:rsidRDefault="00902007" w:rsidP="00154DCA">
      <w:pPr>
        <w:pStyle w:val="Appendix"/>
        <w:numPr>
          <w:ilvl w:val="0"/>
          <w:numId w:val="1"/>
        </w:numPr>
        <w:rPr>
          <w:w w:val="100"/>
        </w:rPr>
      </w:pPr>
      <w:r>
        <w:rPr>
          <w:w w:val="100"/>
        </w:rPr>
        <w:t>2</w:t>
      </w:r>
    </w:p>
    <w:p w:rsidR="003E7A31" w:rsidRPr="003E7A31" w:rsidRDefault="003E7A31" w:rsidP="003E7A31">
      <w:pPr>
        <w:rPr>
          <w:b/>
          <w:color w:val="FF0000"/>
        </w:rPr>
      </w:pPr>
      <w:r w:rsidRPr="003E7A31">
        <w:rPr>
          <w:b/>
          <w:color w:val="FF0000"/>
        </w:rPr>
        <w:t>Do not edit this document. Make changes to the ProcessModelPlugIns.docx file i</w:t>
      </w:r>
      <w:r w:rsidRPr="003E7A31">
        <w:rPr>
          <w:b/>
          <w:color w:val="FF0000"/>
        </w:rPr>
        <w:t>n</w:t>
      </w:r>
      <w:r w:rsidRPr="003E7A31">
        <w:rPr>
          <w:b/>
          <w:color w:val="FF0000"/>
        </w:rPr>
        <w:t>stead</w:t>
      </w:r>
      <w:r w:rsidR="00C91F5D">
        <w:rPr>
          <w:b/>
          <w:color w:val="FF0000"/>
        </w:rPr>
        <w:t>.</w:t>
      </w:r>
    </w:p>
    <w:p w:rsidR="00302BC8" w:rsidRPr="003E7A31" w:rsidRDefault="00C6220D">
      <w:pPr>
        <w:pStyle w:val="ChapAppxtitle"/>
        <w:rPr>
          <w:strike/>
          <w:w w:val="100"/>
        </w:rPr>
      </w:pPr>
      <w:r w:rsidRPr="003E7A31">
        <w:rPr>
          <w:strike/>
          <w:w w:val="100"/>
        </w:rPr>
        <w:fldChar w:fldCharType="begin"/>
      </w:r>
      <w:r w:rsidR="00C6433B" w:rsidRPr="003E7A31">
        <w:rPr>
          <w:strike/>
          <w:w w:val="100"/>
        </w:rPr>
        <w:instrText>xe "process models:architecture"</w:instrText>
      </w:r>
      <w:r w:rsidRPr="003E7A31">
        <w:rPr>
          <w:strike/>
          <w:w w:val="100"/>
        </w:rPr>
        <w:fldChar w:fldCharType="end"/>
      </w:r>
      <w:r w:rsidR="00C6433B" w:rsidRPr="003E7A31">
        <w:rPr>
          <w:strike/>
          <w:w w:val="100"/>
        </w:rPr>
        <w:t xml:space="preserve">Process Model </w:t>
      </w:r>
      <w:r w:rsidR="00E44FA5" w:rsidRPr="003E7A31">
        <w:rPr>
          <w:strike/>
          <w:w w:val="100"/>
        </w:rPr>
        <w:t>Plug-ins</w:t>
      </w:r>
    </w:p>
    <w:p w:rsidR="00302BC8" w:rsidRPr="003E7A31" w:rsidRDefault="00C6433B">
      <w:pPr>
        <w:pStyle w:val="Body1"/>
        <w:rPr>
          <w:strike/>
          <w:w w:val="100"/>
        </w:rPr>
      </w:pPr>
      <w:r w:rsidRPr="003E7A31">
        <w:rPr>
          <w:strike/>
          <w:w w:val="100"/>
        </w:rPr>
        <w:t xml:space="preserve">To better understand the information in this appendix, review the </w:t>
      </w:r>
      <w:r w:rsidRPr="003E7A31">
        <w:rPr>
          <w:rStyle w:val="ColorBlue"/>
          <w:i/>
          <w:iCs/>
          <w:strike/>
          <w:w w:val="100"/>
        </w:rPr>
        <w:t>Process Models</w:t>
      </w:r>
      <w:r w:rsidRPr="003E7A31">
        <w:rPr>
          <w:strike/>
          <w:w w:val="100"/>
        </w:rPr>
        <w:t xml:space="preserve"> section of Chapter 1, </w:t>
      </w:r>
      <w:r w:rsidRPr="003E7A31">
        <w:rPr>
          <w:rStyle w:val="ColorBlue"/>
          <w:i/>
          <w:iCs/>
          <w:strike/>
          <w:w w:val="100"/>
        </w:rPr>
        <w:t>NI TestStand Architecture</w:t>
      </w:r>
      <w:r w:rsidR="008E70AD" w:rsidRPr="003E7A31">
        <w:rPr>
          <w:strike/>
          <w:w w:val="100"/>
        </w:rPr>
        <w:t xml:space="preserve"> and Appendix A, </w:t>
      </w:r>
      <w:r w:rsidR="005B3ACF" w:rsidRPr="003E7A31">
        <w:rPr>
          <w:i/>
          <w:strike/>
          <w:w w:val="100"/>
        </w:rPr>
        <w:t>Process Model Architecture</w:t>
      </w:r>
      <w:r w:rsidR="008E70AD" w:rsidRPr="003E7A31">
        <w:rPr>
          <w:strike/>
          <w:w w:val="100"/>
        </w:rPr>
        <w:t>.</w:t>
      </w:r>
    </w:p>
    <w:p w:rsidR="00C40096" w:rsidRPr="003E7A31" w:rsidRDefault="00C40096">
      <w:pPr>
        <w:pStyle w:val="Body1"/>
        <w:rPr>
          <w:strike/>
          <w:w w:val="100"/>
        </w:rPr>
      </w:pPr>
    </w:p>
    <w:p w:rsidR="00051091" w:rsidRPr="003E7A31" w:rsidRDefault="00C6433B">
      <w:pPr>
        <w:pStyle w:val="Body1"/>
        <w:rPr>
          <w:strike/>
          <w:w w:val="100"/>
        </w:rPr>
      </w:pPr>
      <w:r w:rsidRPr="003E7A31">
        <w:rPr>
          <w:strike/>
          <w:w w:val="100"/>
        </w:rPr>
        <w:t xml:space="preserve">TestStand process models </w:t>
      </w:r>
      <w:r w:rsidR="00C40096" w:rsidRPr="003E7A31">
        <w:rPr>
          <w:strike/>
          <w:w w:val="100"/>
        </w:rPr>
        <w:t xml:space="preserve">process test results to create reports, fill database tables, or create result files. However, TestStand process models do not directly process the test results. Instead they </w:t>
      </w:r>
      <w:r w:rsidR="00C4488F" w:rsidRPr="003E7A31">
        <w:rPr>
          <w:strike/>
          <w:w w:val="100"/>
        </w:rPr>
        <w:t>deleg</w:t>
      </w:r>
      <w:r w:rsidR="00703380" w:rsidRPr="003E7A31">
        <w:rPr>
          <w:strike/>
          <w:w w:val="100"/>
        </w:rPr>
        <w:t>ate this task to other sequence files</w:t>
      </w:r>
      <w:r w:rsidR="00C4488F" w:rsidRPr="003E7A31">
        <w:rPr>
          <w:strike/>
          <w:w w:val="100"/>
        </w:rPr>
        <w:t xml:space="preserve"> cal</w:t>
      </w:r>
      <w:r w:rsidR="006B1B9B" w:rsidRPr="003E7A31">
        <w:rPr>
          <w:strike/>
          <w:w w:val="100"/>
        </w:rPr>
        <w:t xml:space="preserve">led </w:t>
      </w:r>
      <w:r w:rsidR="00703380" w:rsidRPr="003E7A31">
        <w:rPr>
          <w:strike/>
          <w:w w:val="100"/>
        </w:rPr>
        <w:t>Process Model P</w:t>
      </w:r>
      <w:r w:rsidR="000009C0" w:rsidRPr="003E7A31">
        <w:rPr>
          <w:strike/>
          <w:w w:val="100"/>
        </w:rPr>
        <w:t>lug-ins. The</w:t>
      </w:r>
      <w:r w:rsidR="006B1B9B" w:rsidRPr="003E7A31">
        <w:rPr>
          <w:strike/>
          <w:w w:val="100"/>
        </w:rPr>
        <w:t xml:space="preserve"> plug-in mechanism enables </w:t>
      </w:r>
      <w:r w:rsidR="00703380" w:rsidRPr="003E7A31">
        <w:rPr>
          <w:strike/>
          <w:w w:val="100"/>
        </w:rPr>
        <w:t>process model functionality</w:t>
      </w:r>
      <w:r w:rsidR="006B1B9B" w:rsidRPr="003E7A31">
        <w:rPr>
          <w:strike/>
          <w:w w:val="100"/>
        </w:rPr>
        <w:t xml:space="preserve"> to be installed, modified, or removed without changes to the process model</w:t>
      </w:r>
      <w:r w:rsidR="00703380" w:rsidRPr="003E7A31">
        <w:rPr>
          <w:strike/>
          <w:w w:val="100"/>
        </w:rPr>
        <w:t xml:space="preserve"> file</w:t>
      </w:r>
      <w:r w:rsidR="006B1B9B" w:rsidRPr="003E7A31">
        <w:rPr>
          <w:strike/>
          <w:w w:val="100"/>
        </w:rPr>
        <w:t>s. It also simplifies the process models</w:t>
      </w:r>
      <w:r w:rsidR="008C4E49" w:rsidRPr="003E7A31">
        <w:rPr>
          <w:strike/>
          <w:w w:val="100"/>
        </w:rPr>
        <w:t xml:space="preserve"> files</w:t>
      </w:r>
      <w:r w:rsidR="006B1B9B" w:rsidRPr="003E7A31">
        <w:rPr>
          <w:strike/>
          <w:w w:val="100"/>
        </w:rPr>
        <w:t>, making them easier to customize</w:t>
      </w:r>
      <w:r w:rsidR="008C4E49" w:rsidRPr="003E7A31">
        <w:rPr>
          <w:strike/>
          <w:w w:val="100"/>
        </w:rPr>
        <w:t xml:space="preserve"> directly</w:t>
      </w:r>
      <w:r w:rsidR="006B1B9B" w:rsidRPr="003E7A31">
        <w:rPr>
          <w:strike/>
          <w:w w:val="100"/>
        </w:rPr>
        <w:t>.</w:t>
      </w:r>
    </w:p>
    <w:p w:rsidR="000009C0" w:rsidRPr="003E7A31" w:rsidRDefault="000009C0" w:rsidP="000009C0">
      <w:pPr>
        <w:pStyle w:val="Body"/>
        <w:rPr>
          <w:strike/>
        </w:rPr>
      </w:pPr>
      <w:r w:rsidRPr="003E7A31">
        <w:rPr>
          <w:strike/>
        </w:rPr>
        <w:t>You can create your own Process Model Plug-ins to extend the functionality of the TestStand process models.</w:t>
      </w:r>
    </w:p>
    <w:p w:rsidR="00302BC8" w:rsidRPr="003E7A31" w:rsidRDefault="004A1DB6">
      <w:pPr>
        <w:pStyle w:val="ApxLevel2Head"/>
        <w:rPr>
          <w:strike/>
          <w:w w:val="100"/>
        </w:rPr>
      </w:pPr>
      <w:r w:rsidRPr="003E7A31">
        <w:rPr>
          <w:strike/>
          <w:w w:val="100"/>
        </w:rPr>
        <w:t>Structure of Model Plug-in Sequence Files</w:t>
      </w:r>
    </w:p>
    <w:p w:rsidR="00302BC8" w:rsidRPr="003E7A31" w:rsidRDefault="002163E6">
      <w:pPr>
        <w:pStyle w:val="Body1"/>
        <w:rPr>
          <w:strike/>
          <w:w w:val="100"/>
        </w:rPr>
      </w:pPr>
      <w:r w:rsidRPr="003E7A31">
        <w:rPr>
          <w:strike/>
          <w:w w:val="100"/>
        </w:rPr>
        <w:t>For a sequence file t</w:t>
      </w:r>
      <w:r w:rsidR="00790EBA" w:rsidRPr="003E7A31">
        <w:rPr>
          <w:strike/>
          <w:w w:val="100"/>
        </w:rPr>
        <w:t xml:space="preserve">o be a model plug-in file, </w:t>
      </w:r>
      <w:r w:rsidRPr="003E7A31">
        <w:rPr>
          <w:strike/>
          <w:w w:val="100"/>
        </w:rPr>
        <w:t xml:space="preserve">the following </w:t>
      </w:r>
      <w:r w:rsidR="005551E7" w:rsidRPr="003E7A31">
        <w:rPr>
          <w:strike/>
          <w:w w:val="100"/>
        </w:rPr>
        <w:t>must</w:t>
      </w:r>
      <w:r w:rsidRPr="003E7A31">
        <w:rPr>
          <w:strike/>
          <w:w w:val="100"/>
        </w:rPr>
        <w:t xml:space="preserve"> be true:</w:t>
      </w:r>
    </w:p>
    <w:p w:rsidR="00051091" w:rsidRPr="003E7A31" w:rsidRDefault="002163E6">
      <w:pPr>
        <w:pStyle w:val="Body"/>
        <w:numPr>
          <w:ilvl w:val="0"/>
          <w:numId w:val="51"/>
        </w:numPr>
        <w:rPr>
          <w:strike/>
        </w:rPr>
      </w:pPr>
      <w:r w:rsidRPr="003E7A31">
        <w:rPr>
          <w:strike/>
        </w:rPr>
        <w:t xml:space="preserve">The file </w:t>
      </w:r>
      <w:r w:rsidR="00790EBA" w:rsidRPr="003E7A31">
        <w:rPr>
          <w:strike/>
        </w:rPr>
        <w:t>is located in the &lt;TestStand Public&gt;\C</w:t>
      </w:r>
      <w:r w:rsidR="005551E7" w:rsidRPr="003E7A31">
        <w:rPr>
          <w:strike/>
        </w:rPr>
        <w:t>omponents\Models\</w:t>
      </w:r>
      <w:proofErr w:type="spellStart"/>
      <w:r w:rsidR="005551E7" w:rsidRPr="003E7A31">
        <w:rPr>
          <w:strike/>
        </w:rPr>
        <w:t>ModelPlugsin</w:t>
      </w:r>
      <w:r w:rsidR="00323353" w:rsidRPr="003E7A31">
        <w:rPr>
          <w:strike/>
        </w:rPr>
        <w:t>s</w:t>
      </w:r>
      <w:proofErr w:type="spellEnd"/>
      <w:r w:rsidR="00790EBA" w:rsidRPr="003E7A31">
        <w:rPr>
          <w:strike/>
        </w:rPr>
        <w:t>\ directory if it is a user written plug-in or in the &lt;TestStand &gt;\C</w:t>
      </w:r>
      <w:r w:rsidR="00CF7517" w:rsidRPr="003E7A31">
        <w:rPr>
          <w:strike/>
        </w:rPr>
        <w:t>omponents\Models\</w:t>
      </w:r>
      <w:proofErr w:type="spellStart"/>
      <w:r w:rsidR="00CF7517" w:rsidRPr="003E7A31">
        <w:rPr>
          <w:strike/>
        </w:rPr>
        <w:t>ModelPlugsin</w:t>
      </w:r>
      <w:r w:rsidR="00323353" w:rsidRPr="003E7A31">
        <w:rPr>
          <w:strike/>
        </w:rPr>
        <w:t>s</w:t>
      </w:r>
      <w:proofErr w:type="spellEnd"/>
      <w:r w:rsidR="00790EBA" w:rsidRPr="003E7A31">
        <w:rPr>
          <w:strike/>
        </w:rPr>
        <w:t>\ directory if it is a plug-in that TestStand provides.</w:t>
      </w:r>
    </w:p>
    <w:p w:rsidR="00051091" w:rsidRPr="003E7A31" w:rsidRDefault="002163E6">
      <w:pPr>
        <w:pStyle w:val="Body"/>
        <w:numPr>
          <w:ilvl w:val="0"/>
          <w:numId w:val="51"/>
        </w:numPr>
        <w:rPr>
          <w:strike/>
        </w:rPr>
      </w:pPr>
      <w:r w:rsidRPr="003E7A31">
        <w:rPr>
          <w:strike/>
        </w:rPr>
        <w:lastRenderedPageBreak/>
        <w:t xml:space="preserve">The file has a file global variable named </w:t>
      </w:r>
      <w:proofErr w:type="spellStart"/>
      <w:r w:rsidR="00367D6F" w:rsidRPr="003E7A31">
        <w:rPr>
          <w:strike/>
        </w:rPr>
        <w:t>ModelPluginComponentDescription</w:t>
      </w:r>
      <w:proofErr w:type="spellEnd"/>
      <w:r w:rsidR="00367D6F" w:rsidRPr="003E7A31">
        <w:rPr>
          <w:strike/>
        </w:rPr>
        <w:t xml:space="preserve"> </w:t>
      </w:r>
      <w:r w:rsidRPr="003E7A31">
        <w:rPr>
          <w:strike/>
        </w:rPr>
        <w:t xml:space="preserve">of type </w:t>
      </w:r>
      <w:proofErr w:type="spellStart"/>
      <w:r w:rsidRPr="003E7A31">
        <w:rPr>
          <w:strike/>
        </w:rPr>
        <w:t>NI_</w:t>
      </w:r>
      <w:r w:rsidR="00367D6F" w:rsidRPr="003E7A31">
        <w:rPr>
          <w:strike/>
        </w:rPr>
        <w:t>ModelPluginComponentDescription</w:t>
      </w:r>
      <w:proofErr w:type="spellEnd"/>
      <w:r w:rsidRPr="003E7A31">
        <w:rPr>
          <w:strike/>
        </w:rPr>
        <w:t>.</w:t>
      </w:r>
    </w:p>
    <w:p w:rsidR="00051091" w:rsidRPr="003E7A31" w:rsidRDefault="00790EBA">
      <w:pPr>
        <w:pStyle w:val="Body"/>
        <w:numPr>
          <w:ilvl w:val="0"/>
          <w:numId w:val="51"/>
        </w:numPr>
        <w:rPr>
          <w:strike/>
        </w:rPr>
      </w:pPr>
      <w:r w:rsidRPr="003E7A31">
        <w:rPr>
          <w:strike/>
        </w:rPr>
        <w:t xml:space="preserve">Sequence File Properties &gt;&gt; Advanced &gt;&gt; Type is set to Model. </w:t>
      </w:r>
    </w:p>
    <w:p w:rsidR="00051091" w:rsidRPr="003E7A31" w:rsidRDefault="002163E6">
      <w:pPr>
        <w:pStyle w:val="Body"/>
        <w:numPr>
          <w:ilvl w:val="0"/>
          <w:numId w:val="51"/>
        </w:numPr>
        <w:rPr>
          <w:strike/>
        </w:rPr>
      </w:pPr>
      <w:r w:rsidRPr="003E7A31">
        <w:rPr>
          <w:strike/>
        </w:rPr>
        <w:t>The file</w:t>
      </w:r>
      <w:r w:rsidR="00790EBA" w:rsidRPr="003E7A31">
        <w:rPr>
          <w:strike/>
        </w:rPr>
        <w:t xml:space="preserve"> contains one or more plug-in entry point sequences.</w:t>
      </w:r>
    </w:p>
    <w:p w:rsidR="00051091" w:rsidRDefault="00051091">
      <w:pPr>
        <w:pStyle w:val="Body"/>
        <w:ind w:left="2880"/>
      </w:pPr>
    </w:p>
    <w:p w:rsidR="00051091" w:rsidRPr="003E7A31" w:rsidRDefault="002163E6" w:rsidP="006910C9">
      <w:pPr>
        <w:pStyle w:val="Body"/>
        <w:rPr>
          <w:strike/>
        </w:rPr>
      </w:pPr>
      <w:r w:rsidRPr="003E7A31">
        <w:rPr>
          <w:strike/>
        </w:rPr>
        <w:t xml:space="preserve">TestStand </w:t>
      </w:r>
      <w:r w:rsidR="00884023" w:rsidRPr="003E7A31">
        <w:rPr>
          <w:strike/>
        </w:rPr>
        <w:t>uses the</w:t>
      </w:r>
      <w:r w:rsidRPr="003E7A31">
        <w:rPr>
          <w:strike/>
        </w:rPr>
        <w:t xml:space="preserve"> file location and the presence of the specified file global variable to locate and identify model plug-in files. Because TestStand loads and inspects all the sequence files within the</w:t>
      </w:r>
      <w:r w:rsidR="006910C9" w:rsidRPr="003E7A31">
        <w:rPr>
          <w:strike/>
        </w:rPr>
        <w:t xml:space="preserve"> top level of the</w:t>
      </w:r>
      <w:r w:rsidRPr="003E7A31">
        <w:rPr>
          <w:strike/>
        </w:rPr>
        <w:t xml:space="preserve"> </w:t>
      </w:r>
      <w:proofErr w:type="spellStart"/>
      <w:r w:rsidR="00382B89" w:rsidRPr="003E7A31">
        <w:rPr>
          <w:strike/>
        </w:rPr>
        <w:t>ModelPlugins</w:t>
      </w:r>
      <w:proofErr w:type="spellEnd"/>
      <w:r w:rsidRPr="003E7A31">
        <w:rPr>
          <w:strike/>
        </w:rPr>
        <w:t xml:space="preserve"> directories, any supporting sequence files that a plug-in calls should be located in a different directory. </w:t>
      </w:r>
    </w:p>
    <w:p w:rsidR="00051091" w:rsidRPr="003E7A31" w:rsidRDefault="002163E6" w:rsidP="006910C9">
      <w:pPr>
        <w:pStyle w:val="Body"/>
        <w:rPr>
          <w:strike/>
        </w:rPr>
      </w:pPr>
      <w:r w:rsidRPr="003E7A31">
        <w:rPr>
          <w:strike/>
        </w:rPr>
        <w:t xml:space="preserve">National Instruments </w:t>
      </w:r>
      <w:r w:rsidR="00B02BF6" w:rsidRPr="003E7A31">
        <w:rPr>
          <w:strike/>
        </w:rPr>
        <w:t>recommends</w:t>
      </w:r>
      <w:r w:rsidR="00F14102" w:rsidRPr="003E7A31">
        <w:rPr>
          <w:strike/>
        </w:rPr>
        <w:t xml:space="preserve"> that you name </w:t>
      </w:r>
      <w:r w:rsidRPr="003E7A31">
        <w:rPr>
          <w:strike/>
        </w:rPr>
        <w:t>custom plug-in sequences files with a unique prefix that include</w:t>
      </w:r>
      <w:r w:rsidR="00F14102" w:rsidRPr="003E7A31">
        <w:rPr>
          <w:strike/>
        </w:rPr>
        <w:t>s</w:t>
      </w:r>
      <w:r w:rsidRPr="003E7A31">
        <w:rPr>
          <w:strike/>
        </w:rPr>
        <w:t xml:space="preserve"> your company name, such as Acme_ReportGenerator.seq</w:t>
      </w:r>
      <w:r w:rsidR="004C0E25" w:rsidRPr="003E7A31">
        <w:rPr>
          <w:strike/>
        </w:rPr>
        <w:t>,</w:t>
      </w:r>
      <w:r w:rsidRPr="003E7A31">
        <w:rPr>
          <w:strike/>
        </w:rPr>
        <w:t xml:space="preserve"> and that</w:t>
      </w:r>
      <w:r w:rsidR="004C0E25" w:rsidRPr="003E7A31">
        <w:rPr>
          <w:strike/>
        </w:rPr>
        <w:t xml:space="preserve"> you store</w:t>
      </w:r>
      <w:r w:rsidRPr="003E7A31">
        <w:rPr>
          <w:strike/>
        </w:rPr>
        <w:t xml:space="preserve"> </w:t>
      </w:r>
      <w:r w:rsidR="0053694D" w:rsidRPr="003E7A31">
        <w:rPr>
          <w:strike/>
        </w:rPr>
        <w:t xml:space="preserve">any </w:t>
      </w:r>
      <w:r w:rsidRPr="003E7A31">
        <w:rPr>
          <w:strike/>
        </w:rPr>
        <w:t>support files that your plug-in requires in a sub-directory</w:t>
      </w:r>
      <w:r w:rsidR="00456690" w:rsidRPr="003E7A31">
        <w:rPr>
          <w:strike/>
        </w:rPr>
        <w:t xml:space="preserve"> of </w:t>
      </w:r>
      <w:r w:rsidR="00F14102" w:rsidRPr="003E7A31">
        <w:rPr>
          <w:strike/>
        </w:rPr>
        <w:t xml:space="preserve"> the</w:t>
      </w:r>
      <w:r w:rsidR="00456690" w:rsidRPr="003E7A31">
        <w:rPr>
          <w:strike/>
        </w:rPr>
        <w:t xml:space="preserve"> &lt;TestStand Public&gt;\Components\Models\</w:t>
      </w:r>
      <w:proofErr w:type="spellStart"/>
      <w:r w:rsidR="00382B89" w:rsidRPr="003E7A31">
        <w:rPr>
          <w:strike/>
        </w:rPr>
        <w:t>ModelPlugins</w:t>
      </w:r>
      <w:proofErr w:type="spellEnd"/>
      <w:r w:rsidR="00456690" w:rsidRPr="003E7A31">
        <w:rPr>
          <w:strike/>
        </w:rPr>
        <w:t>\</w:t>
      </w:r>
      <w:r w:rsidR="00382B89" w:rsidRPr="003E7A31">
        <w:rPr>
          <w:strike/>
        </w:rPr>
        <w:t xml:space="preserve"> </w:t>
      </w:r>
      <w:r w:rsidRPr="003E7A31">
        <w:rPr>
          <w:strike/>
        </w:rPr>
        <w:t>directory with the same name as the plug-in file, such as ..\</w:t>
      </w:r>
      <w:r w:rsidR="00382B89" w:rsidRPr="003E7A31">
        <w:rPr>
          <w:strike/>
        </w:rPr>
        <w:t>ModelPlugins\Acme_ReportGenerator\Acme_ReportGenerator_Support.seq</w:t>
      </w:r>
    </w:p>
    <w:p w:rsidR="00051091" w:rsidRPr="003E7A31" w:rsidRDefault="00436AAD" w:rsidP="006910C9">
      <w:pPr>
        <w:pStyle w:val="Body"/>
        <w:rPr>
          <w:strike/>
        </w:rPr>
      </w:pPr>
      <w:r w:rsidRPr="003E7A31">
        <w:rPr>
          <w:strike/>
        </w:rPr>
        <w:t xml:space="preserve">You do not </w:t>
      </w:r>
      <w:r w:rsidR="00AC3BCF" w:rsidRPr="003E7A31">
        <w:rPr>
          <w:strike/>
        </w:rPr>
        <w:t>need</w:t>
      </w:r>
      <w:r w:rsidRPr="003E7A31">
        <w:rPr>
          <w:strike/>
        </w:rPr>
        <w:t xml:space="preserve"> to create a plug-in file from scratch. The instructions for writing a plug-in</w:t>
      </w:r>
      <w:r w:rsidR="009C31AB" w:rsidRPr="003E7A31">
        <w:rPr>
          <w:strike/>
        </w:rPr>
        <w:t xml:space="preserve"> in this chapter</w:t>
      </w:r>
      <w:r w:rsidRPr="003E7A31">
        <w:rPr>
          <w:strike/>
        </w:rPr>
        <w:t xml:space="preserve"> describe how to </w:t>
      </w:r>
      <w:r w:rsidR="00AC3BCF" w:rsidRPr="003E7A31">
        <w:rPr>
          <w:strike/>
        </w:rPr>
        <w:t>generate a new plug-in file which you can then modify.</w:t>
      </w:r>
    </w:p>
    <w:p w:rsidR="00051091" w:rsidRDefault="00051091">
      <w:pPr>
        <w:ind w:left="2160"/>
        <w:rPr>
          <w:rFonts w:ascii="Times New Roman" w:hAnsi="Times New Roman"/>
          <w:sz w:val="20"/>
          <w:szCs w:val="20"/>
        </w:rPr>
      </w:pPr>
    </w:p>
    <w:p w:rsidR="00302BC8" w:rsidRPr="003E7A31" w:rsidRDefault="00C6220D">
      <w:pPr>
        <w:pStyle w:val="ApxLevel3Head"/>
        <w:rPr>
          <w:strike/>
          <w:w w:val="100"/>
        </w:rPr>
      </w:pPr>
      <w:r w:rsidRPr="003E7A31">
        <w:rPr>
          <w:strike/>
          <w:w w:val="100"/>
        </w:rPr>
        <w:fldChar w:fldCharType="begin"/>
      </w:r>
      <w:r w:rsidR="00C6433B" w:rsidRPr="003E7A31">
        <w:rPr>
          <w:strike/>
          <w:w w:val="100"/>
        </w:rPr>
        <w:instrText>xe "process models:Parallel. See Parallel process model"</w:instrText>
      </w:r>
      <w:r w:rsidRPr="003E7A31">
        <w:rPr>
          <w:strike/>
          <w:w w:val="100"/>
        </w:rPr>
        <w:fldChar w:fldCharType="end"/>
      </w:r>
      <w:r w:rsidRPr="003E7A31">
        <w:rPr>
          <w:strike/>
          <w:w w:val="100"/>
        </w:rPr>
        <w:fldChar w:fldCharType="begin"/>
      </w:r>
      <w:r w:rsidR="00C6433B" w:rsidRPr="003E7A31">
        <w:rPr>
          <w:strike/>
          <w:w w:val="100"/>
        </w:rPr>
        <w:instrText>xe "Parallel process model"</w:instrText>
      </w:r>
      <w:r w:rsidRPr="003E7A31">
        <w:rPr>
          <w:strike/>
          <w:w w:val="100"/>
        </w:rPr>
        <w:fldChar w:fldCharType="end"/>
      </w:r>
      <w:r w:rsidR="00172412" w:rsidRPr="003E7A31">
        <w:rPr>
          <w:strike/>
          <w:w w:val="100"/>
        </w:rPr>
        <w:t>Plug-in Entry Points</w:t>
      </w:r>
    </w:p>
    <w:p w:rsidR="00172412" w:rsidRPr="003E7A31" w:rsidRDefault="00F862D0">
      <w:pPr>
        <w:pStyle w:val="Body1"/>
        <w:rPr>
          <w:strike/>
          <w:w w:val="100"/>
        </w:rPr>
      </w:pPr>
      <w:r w:rsidRPr="003E7A31">
        <w:rPr>
          <w:strike/>
          <w:w w:val="100"/>
        </w:rPr>
        <w:t>A TestStand process model</w:t>
      </w:r>
      <w:r w:rsidR="00172412" w:rsidRPr="003E7A31">
        <w:rPr>
          <w:strike/>
          <w:w w:val="100"/>
        </w:rPr>
        <w:t xml:space="preserve"> invoke</w:t>
      </w:r>
      <w:r w:rsidRPr="003E7A31">
        <w:rPr>
          <w:strike/>
          <w:w w:val="100"/>
        </w:rPr>
        <w:t>s</w:t>
      </w:r>
      <w:r w:rsidR="00172412" w:rsidRPr="003E7A31">
        <w:rPr>
          <w:strike/>
          <w:w w:val="100"/>
        </w:rPr>
        <w:t xml:space="preserve"> model plug-ins </w:t>
      </w:r>
      <w:r w:rsidR="006910C9" w:rsidRPr="003E7A31">
        <w:rPr>
          <w:strike/>
          <w:w w:val="100"/>
        </w:rPr>
        <w:t>by calling</w:t>
      </w:r>
      <w:r w:rsidR="00172412" w:rsidRPr="003E7A31">
        <w:rPr>
          <w:strike/>
          <w:w w:val="100"/>
        </w:rPr>
        <w:t xml:space="preserve"> a set of </w:t>
      </w:r>
      <w:r w:rsidR="00884023" w:rsidRPr="003E7A31">
        <w:rPr>
          <w:strike/>
          <w:w w:val="100"/>
        </w:rPr>
        <w:t>seven</w:t>
      </w:r>
      <w:r w:rsidR="00172412" w:rsidRPr="003E7A31">
        <w:rPr>
          <w:strike/>
          <w:w w:val="100"/>
        </w:rPr>
        <w:t xml:space="preserve"> possible sequences</w:t>
      </w:r>
      <w:r w:rsidR="006910C9" w:rsidRPr="003E7A31">
        <w:rPr>
          <w:strike/>
          <w:w w:val="100"/>
        </w:rPr>
        <w:t xml:space="preserve"> </w:t>
      </w:r>
      <w:r w:rsidRPr="003E7A31">
        <w:rPr>
          <w:strike/>
          <w:w w:val="100"/>
        </w:rPr>
        <w:t>at defined points in the testing process</w:t>
      </w:r>
      <w:r w:rsidR="00172412" w:rsidRPr="003E7A31">
        <w:rPr>
          <w:strike/>
          <w:w w:val="100"/>
        </w:rPr>
        <w:t>. The model calls each entry point with a pre-defined set of parameters. All entry points are optional. A plug-in implement</w:t>
      </w:r>
      <w:r w:rsidRPr="003E7A31">
        <w:rPr>
          <w:strike/>
          <w:w w:val="100"/>
        </w:rPr>
        <w:t>s</w:t>
      </w:r>
      <w:r w:rsidR="00172412" w:rsidRPr="003E7A31">
        <w:rPr>
          <w:strike/>
          <w:w w:val="100"/>
        </w:rPr>
        <w:t xml:space="preserve"> </w:t>
      </w:r>
      <w:r w:rsidR="00C169D0" w:rsidRPr="003E7A31">
        <w:rPr>
          <w:strike/>
          <w:w w:val="100"/>
        </w:rPr>
        <w:t xml:space="preserve">only </w:t>
      </w:r>
      <w:r w:rsidR="00172412" w:rsidRPr="003E7A31">
        <w:rPr>
          <w:strike/>
          <w:w w:val="100"/>
        </w:rPr>
        <w:t>the entry points it require</w:t>
      </w:r>
      <w:r w:rsidR="0083148F" w:rsidRPr="003E7A31">
        <w:rPr>
          <w:strike/>
          <w:w w:val="100"/>
        </w:rPr>
        <w:t>s to perform its</w:t>
      </w:r>
      <w:r w:rsidRPr="003E7A31">
        <w:rPr>
          <w:strike/>
          <w:w w:val="100"/>
        </w:rPr>
        <w:t xml:space="preserve"> desired</w:t>
      </w:r>
      <w:r w:rsidR="001C2CEA" w:rsidRPr="003E7A31">
        <w:rPr>
          <w:strike/>
          <w:w w:val="100"/>
        </w:rPr>
        <w:t xml:space="preserve"> function.</w:t>
      </w:r>
      <w:r w:rsidR="0083148F" w:rsidRPr="003E7A31">
        <w:rPr>
          <w:strike/>
          <w:w w:val="100"/>
        </w:rPr>
        <w:t xml:space="preserve"> </w:t>
      </w:r>
      <w:r w:rsidR="00CB0B82" w:rsidRPr="003E7A31">
        <w:rPr>
          <w:strike/>
          <w:w w:val="100"/>
        </w:rPr>
        <w:t xml:space="preserve">All entry point names begin with prefix “Model </w:t>
      </w:r>
      <w:proofErr w:type="spellStart"/>
      <w:r w:rsidR="00CB0B82" w:rsidRPr="003E7A31">
        <w:rPr>
          <w:strike/>
          <w:w w:val="100"/>
        </w:rPr>
        <w:t>Plugin</w:t>
      </w:r>
      <w:proofErr w:type="spellEnd"/>
      <w:r w:rsidR="00CB0B82" w:rsidRPr="003E7A31">
        <w:rPr>
          <w:strike/>
          <w:w w:val="100"/>
        </w:rPr>
        <w:t xml:space="preserve"> – “. </w:t>
      </w:r>
      <w:r w:rsidR="00405971" w:rsidRPr="003E7A31">
        <w:rPr>
          <w:strike/>
          <w:w w:val="100"/>
        </w:rPr>
        <w:t>This section lists the</w:t>
      </w:r>
      <w:r w:rsidR="0083148F" w:rsidRPr="003E7A31">
        <w:rPr>
          <w:strike/>
          <w:w w:val="100"/>
        </w:rPr>
        <w:t xml:space="preserve"> name, </w:t>
      </w:r>
      <w:r w:rsidRPr="003E7A31">
        <w:rPr>
          <w:strike/>
          <w:w w:val="100"/>
        </w:rPr>
        <w:t>description</w:t>
      </w:r>
      <w:r w:rsidR="0083148F" w:rsidRPr="003E7A31">
        <w:rPr>
          <w:strike/>
          <w:w w:val="100"/>
        </w:rPr>
        <w:t xml:space="preserve">, and parameters </w:t>
      </w:r>
      <w:r w:rsidR="00172412" w:rsidRPr="003E7A31">
        <w:rPr>
          <w:strike/>
          <w:w w:val="100"/>
        </w:rPr>
        <w:t xml:space="preserve">of </w:t>
      </w:r>
      <w:r w:rsidR="0083148F" w:rsidRPr="003E7A31">
        <w:rPr>
          <w:strike/>
          <w:w w:val="100"/>
        </w:rPr>
        <w:t xml:space="preserve">each </w:t>
      </w:r>
      <w:r w:rsidR="00172412" w:rsidRPr="003E7A31">
        <w:rPr>
          <w:strike/>
          <w:w w:val="100"/>
        </w:rPr>
        <w:t>entry</w:t>
      </w:r>
      <w:r w:rsidR="0083148F" w:rsidRPr="003E7A31">
        <w:rPr>
          <w:strike/>
          <w:w w:val="100"/>
        </w:rPr>
        <w:t xml:space="preserve"> point</w:t>
      </w:r>
      <w:r w:rsidR="00172412" w:rsidRPr="003E7A31">
        <w:rPr>
          <w:strike/>
          <w:w w:val="100"/>
        </w:rPr>
        <w:t xml:space="preserve"> </w:t>
      </w:r>
      <w:r w:rsidRPr="003E7A31">
        <w:rPr>
          <w:strike/>
          <w:w w:val="100"/>
        </w:rPr>
        <w:t>sequen</w:t>
      </w:r>
      <w:r w:rsidR="001C2CEA" w:rsidRPr="003E7A31">
        <w:rPr>
          <w:strike/>
          <w:w w:val="100"/>
        </w:rPr>
        <w:t xml:space="preserve">ce. Many entry points share the same </w:t>
      </w:r>
      <w:r w:rsidR="00405971" w:rsidRPr="003E7A31">
        <w:rPr>
          <w:strike/>
          <w:w w:val="100"/>
        </w:rPr>
        <w:t>parameters. For a description of</w:t>
      </w:r>
      <w:r w:rsidR="001C2CEA" w:rsidRPr="003E7A31">
        <w:rPr>
          <w:strike/>
          <w:w w:val="100"/>
        </w:rPr>
        <w:t xml:space="preserve"> each parameter refer to the subsequent Plug-in Entry Point Parameters section.</w:t>
      </w:r>
    </w:p>
    <w:p w:rsidR="00051091" w:rsidRDefault="00051091">
      <w:pPr>
        <w:pStyle w:val="Body"/>
        <w:spacing w:before="0"/>
      </w:pPr>
    </w:p>
    <w:p w:rsidR="005B202D" w:rsidRDefault="005B202D">
      <w:pPr>
        <w:pStyle w:val="Body"/>
        <w:spacing w:before="0"/>
      </w:pPr>
    </w:p>
    <w:p w:rsidR="00051091" w:rsidRPr="003E7A31" w:rsidRDefault="00EE577E">
      <w:pPr>
        <w:pStyle w:val="Body"/>
        <w:spacing w:before="0"/>
        <w:rPr>
          <w:b/>
          <w:strike/>
          <w:u w:val="single"/>
        </w:rPr>
      </w:pPr>
      <w:r w:rsidRPr="003E7A31">
        <w:rPr>
          <w:b/>
          <w:strike/>
          <w:u w:val="single"/>
        </w:rPr>
        <w:t xml:space="preserve">Model </w:t>
      </w:r>
      <w:proofErr w:type="spellStart"/>
      <w:r w:rsidRPr="003E7A31">
        <w:rPr>
          <w:b/>
          <w:strike/>
          <w:u w:val="single"/>
        </w:rPr>
        <w:t>Plugin</w:t>
      </w:r>
      <w:proofErr w:type="spellEnd"/>
      <w:r w:rsidRPr="003E7A31">
        <w:rPr>
          <w:b/>
          <w:strike/>
          <w:u w:val="single"/>
        </w:rPr>
        <w:t xml:space="preserve"> - </w:t>
      </w:r>
      <w:r w:rsidR="005B3ACF" w:rsidRPr="003E7A31">
        <w:rPr>
          <w:b/>
          <w:strike/>
          <w:u w:val="single"/>
        </w:rPr>
        <w:t>Begin</w:t>
      </w:r>
    </w:p>
    <w:p w:rsidR="001E1DB0" w:rsidRPr="003E7A31" w:rsidRDefault="0035681B" w:rsidP="001E1DB0">
      <w:pPr>
        <w:pStyle w:val="Body"/>
        <w:rPr>
          <w:strike/>
        </w:rPr>
      </w:pPr>
      <w:r w:rsidRPr="003E7A31">
        <w:rPr>
          <w:strike/>
        </w:rPr>
        <w:t xml:space="preserve">A Process model calls </w:t>
      </w:r>
      <w:r w:rsidR="000F4999" w:rsidRPr="003E7A31">
        <w:rPr>
          <w:strike/>
        </w:rPr>
        <w:t xml:space="preserve">the </w:t>
      </w:r>
      <w:r w:rsidRPr="003E7A31">
        <w:rPr>
          <w:strike/>
        </w:rPr>
        <w:t>Begin</w:t>
      </w:r>
      <w:r w:rsidR="000F4999" w:rsidRPr="003E7A31">
        <w:rPr>
          <w:strike/>
        </w:rPr>
        <w:t xml:space="preserve"> sequence</w:t>
      </w:r>
      <w:r w:rsidRPr="003E7A31">
        <w:rPr>
          <w:strike/>
        </w:rPr>
        <w:t xml:space="preserve"> once in its controller thread and once in each test socket thread. </w:t>
      </w:r>
      <w:r w:rsidR="001E1DB0" w:rsidRPr="003E7A31">
        <w:rPr>
          <w:strike/>
        </w:rPr>
        <w:t>Begin is the first entry point the model calls at runtime and it precedes the UUT loop, if any. If the model thread is a controller, it may choose to disable the plug-in instance. Refer to the Model Thread Types section later in this chapter for more information about socket and controller threads.</w:t>
      </w:r>
    </w:p>
    <w:p w:rsidR="001E1DB0" w:rsidRPr="003E7A31" w:rsidRDefault="001E1DB0">
      <w:pPr>
        <w:pStyle w:val="Body"/>
        <w:spacing w:before="0"/>
        <w:rPr>
          <w:strike/>
        </w:rPr>
      </w:pPr>
    </w:p>
    <w:p w:rsidR="00051091" w:rsidRPr="003E7A31" w:rsidRDefault="003B26B0">
      <w:pPr>
        <w:pStyle w:val="Body"/>
        <w:spacing w:before="0"/>
        <w:rPr>
          <w:strike/>
        </w:rPr>
      </w:pPr>
      <w:r w:rsidRPr="003E7A31">
        <w:rPr>
          <w:strike/>
        </w:rPr>
        <w:t>The Begin entry-point is a place for a plug-in to perform any setup or initialization it requires such as opening files or instantiating database connections.</w:t>
      </w:r>
    </w:p>
    <w:p w:rsidR="00051091" w:rsidRPr="003E7A31" w:rsidRDefault="0083148F">
      <w:pPr>
        <w:pStyle w:val="Body"/>
        <w:rPr>
          <w:strike/>
        </w:rPr>
      </w:pPr>
      <w:r w:rsidRPr="003E7A31">
        <w:rPr>
          <w:strike/>
        </w:rPr>
        <w:t xml:space="preserve">For controller threads, </w:t>
      </w:r>
      <w:r w:rsidR="00B20308" w:rsidRPr="003E7A31">
        <w:rPr>
          <w:strike/>
        </w:rPr>
        <w:t xml:space="preserve">a </w:t>
      </w:r>
      <w:r w:rsidR="001E1DB0" w:rsidRPr="003E7A31">
        <w:rPr>
          <w:strike/>
        </w:rPr>
        <w:t>plug-in</w:t>
      </w:r>
      <w:r w:rsidRPr="003E7A31">
        <w:rPr>
          <w:strike/>
        </w:rPr>
        <w:t xml:space="preserve"> </w:t>
      </w:r>
      <w:r w:rsidR="00B20308" w:rsidRPr="003E7A31">
        <w:rPr>
          <w:strike/>
        </w:rPr>
        <w:t>might</w:t>
      </w:r>
      <w:r w:rsidR="003B26B0" w:rsidRPr="003E7A31">
        <w:rPr>
          <w:strike/>
        </w:rPr>
        <w:t xml:space="preserve"> </w:t>
      </w:r>
      <w:r w:rsidRPr="003E7A31">
        <w:rPr>
          <w:strike/>
        </w:rPr>
        <w:t xml:space="preserve">call </w:t>
      </w:r>
      <w:r w:rsidR="00B20308" w:rsidRPr="003E7A31">
        <w:rPr>
          <w:strike/>
        </w:rPr>
        <w:t>plug-in specific option</w:t>
      </w:r>
      <w:r w:rsidRPr="003E7A31">
        <w:rPr>
          <w:strike/>
        </w:rPr>
        <w:t xml:space="preserve"> callbacks, such as </w:t>
      </w:r>
      <w:proofErr w:type="spellStart"/>
      <w:r w:rsidRPr="003E7A31">
        <w:rPr>
          <w:strike/>
        </w:rPr>
        <w:t>ReportOptions</w:t>
      </w:r>
      <w:proofErr w:type="spellEnd"/>
      <w:r w:rsidRPr="003E7A31">
        <w:rPr>
          <w:strike/>
        </w:rPr>
        <w:t xml:space="preserve"> or </w:t>
      </w:r>
      <w:proofErr w:type="spellStart"/>
      <w:r w:rsidRPr="003E7A31">
        <w:rPr>
          <w:strike/>
        </w:rPr>
        <w:t>DatabaseOptions</w:t>
      </w:r>
      <w:proofErr w:type="spellEnd"/>
      <w:r w:rsidRPr="003E7A31">
        <w:rPr>
          <w:strike/>
        </w:rPr>
        <w:t xml:space="preserve">, from within this entry point.  </w:t>
      </w:r>
      <w:r w:rsidR="00C169D0" w:rsidRPr="003E7A31">
        <w:rPr>
          <w:strike/>
        </w:rPr>
        <w:t>Refer to Invoking Model Callbacks from a plug-in for more information.</w:t>
      </w:r>
    </w:p>
    <w:p w:rsidR="00FD6B59" w:rsidRPr="003E7A31" w:rsidRDefault="00FD6B59">
      <w:pPr>
        <w:pStyle w:val="Body"/>
        <w:rPr>
          <w:ins w:id="0" w:author="me" w:date="2011-09-30T11:24:00Z"/>
          <w:strike/>
        </w:rPr>
      </w:pPr>
    </w:p>
    <w:p w:rsidR="00051091" w:rsidRPr="003E7A31" w:rsidRDefault="005B3ACF">
      <w:pPr>
        <w:pStyle w:val="Body"/>
        <w:rPr>
          <w:i/>
          <w:strike/>
        </w:rPr>
      </w:pPr>
      <w:r w:rsidRPr="003E7A31">
        <w:rPr>
          <w:i/>
          <w:strike/>
        </w:rPr>
        <w:t xml:space="preserve">Note: </w:t>
      </w:r>
      <w:r w:rsidR="00C126E6" w:rsidRPr="003E7A31">
        <w:rPr>
          <w:i/>
          <w:strike/>
        </w:rPr>
        <w:t>process models</w:t>
      </w:r>
      <w:r w:rsidR="0002022F" w:rsidRPr="003E7A31">
        <w:rPr>
          <w:i/>
          <w:strike/>
        </w:rPr>
        <w:t xml:space="preserve"> complete the</w:t>
      </w:r>
      <w:r w:rsidR="00C126E6" w:rsidRPr="003E7A31">
        <w:rPr>
          <w:i/>
          <w:strike/>
        </w:rPr>
        <w:t xml:space="preserve"> call </w:t>
      </w:r>
      <w:r w:rsidR="0002022F" w:rsidRPr="003E7A31">
        <w:rPr>
          <w:i/>
          <w:strike/>
        </w:rPr>
        <w:t xml:space="preserve">to </w:t>
      </w:r>
      <w:r w:rsidR="00C126E6" w:rsidRPr="003E7A31">
        <w:rPr>
          <w:i/>
          <w:strike/>
        </w:rPr>
        <w:t>Begin from their</w:t>
      </w:r>
      <w:r w:rsidRPr="003E7A31">
        <w:rPr>
          <w:i/>
          <w:strike/>
        </w:rPr>
        <w:t xml:space="preserve"> controller thread before calling </w:t>
      </w:r>
      <w:r w:rsidR="00FC4BC8" w:rsidRPr="003E7A31">
        <w:rPr>
          <w:i/>
          <w:strike/>
        </w:rPr>
        <w:t>Begin from any socket thread</w:t>
      </w:r>
      <w:r w:rsidRPr="003E7A31">
        <w:rPr>
          <w:i/>
          <w:strike/>
        </w:rPr>
        <w:t>.</w:t>
      </w:r>
      <w:r w:rsidR="00C126E6" w:rsidRPr="003E7A31">
        <w:rPr>
          <w:i/>
          <w:strike/>
        </w:rPr>
        <w:t xml:space="preserve"> </w:t>
      </w:r>
    </w:p>
    <w:p w:rsidR="00051091" w:rsidRPr="003E7A31" w:rsidRDefault="00051091">
      <w:pPr>
        <w:pStyle w:val="Body1"/>
        <w:rPr>
          <w:strike/>
          <w:w w:val="100"/>
        </w:rPr>
      </w:pPr>
    </w:p>
    <w:p w:rsidR="00051091" w:rsidRPr="003E7A31" w:rsidRDefault="006464FA" w:rsidP="006464FA">
      <w:pPr>
        <w:pStyle w:val="Body"/>
        <w:spacing w:before="0"/>
        <w:rPr>
          <w:strike/>
        </w:rPr>
      </w:pPr>
      <w:r w:rsidRPr="003E7A31">
        <w:rPr>
          <w:strike/>
        </w:rPr>
        <w:t>The Parameters to Begin are:</w:t>
      </w:r>
    </w:p>
    <w:tbl>
      <w:tblPr>
        <w:tblW w:w="5490"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83"/>
        <w:gridCol w:w="3107"/>
      </w:tblGrid>
      <w:tr w:rsidR="001F4CEF" w:rsidRPr="003E7A31" w:rsidTr="00AE6F30">
        <w:trPr>
          <w:trHeight w:val="248"/>
        </w:trPr>
        <w:tc>
          <w:tcPr>
            <w:tcW w:w="2383" w:type="dxa"/>
          </w:tcPr>
          <w:p w:rsidR="001F4CEF" w:rsidRPr="003E7A31" w:rsidRDefault="00556B2D" w:rsidP="00C137DA">
            <w:pPr>
              <w:pStyle w:val="Body"/>
              <w:spacing w:before="0" w:after="200"/>
              <w:ind w:left="0"/>
              <w:rPr>
                <w:b/>
                <w:strike/>
              </w:rPr>
            </w:pPr>
            <w:r w:rsidRPr="003E7A31">
              <w:rPr>
                <w:b/>
                <w:strike/>
              </w:rPr>
              <w:t xml:space="preserve">Parameter </w:t>
            </w:r>
            <w:r w:rsidR="005B3ACF" w:rsidRPr="003E7A31">
              <w:rPr>
                <w:b/>
                <w:strike/>
              </w:rPr>
              <w:t>Name</w:t>
            </w:r>
          </w:p>
        </w:tc>
        <w:tc>
          <w:tcPr>
            <w:tcW w:w="3107" w:type="dxa"/>
          </w:tcPr>
          <w:p w:rsidR="001F4CEF" w:rsidRPr="003E7A31" w:rsidRDefault="00556B2D" w:rsidP="00556B2D">
            <w:pPr>
              <w:pStyle w:val="Body"/>
              <w:spacing w:before="0" w:after="200"/>
              <w:ind w:left="0"/>
              <w:rPr>
                <w:b/>
                <w:strike/>
              </w:rPr>
            </w:pPr>
            <w:r w:rsidRPr="003E7A31">
              <w:rPr>
                <w:b/>
                <w:strike/>
              </w:rPr>
              <w:t xml:space="preserve">Data </w:t>
            </w:r>
            <w:r w:rsidR="005B3ACF" w:rsidRPr="003E7A31">
              <w:rPr>
                <w:b/>
                <w:strike/>
              </w:rPr>
              <w:t>Type</w:t>
            </w:r>
          </w:p>
        </w:tc>
      </w:tr>
      <w:tr w:rsidR="001F4CEF" w:rsidRPr="003E7A31" w:rsidTr="006464FA">
        <w:trPr>
          <w:trHeight w:val="234"/>
        </w:trPr>
        <w:tc>
          <w:tcPr>
            <w:tcW w:w="2383" w:type="dxa"/>
          </w:tcPr>
          <w:p w:rsidR="001F4CEF" w:rsidRPr="003E7A31" w:rsidRDefault="00267FDD" w:rsidP="00C137DA">
            <w:pPr>
              <w:pStyle w:val="Body"/>
              <w:spacing w:before="0"/>
              <w:ind w:left="0"/>
              <w:rPr>
                <w:strike/>
              </w:rPr>
            </w:pPr>
            <w:proofErr w:type="spellStart"/>
            <w:r w:rsidRPr="003E7A31">
              <w:rPr>
                <w:strike/>
              </w:rPr>
              <w:t>ModelPlugin</w:t>
            </w:r>
            <w:proofErr w:type="spellEnd"/>
          </w:p>
        </w:tc>
        <w:tc>
          <w:tcPr>
            <w:tcW w:w="3107" w:type="dxa"/>
          </w:tcPr>
          <w:p w:rsidR="001F4CEF" w:rsidRPr="003E7A31" w:rsidRDefault="00267FDD" w:rsidP="00556B2D">
            <w:pPr>
              <w:pStyle w:val="Body"/>
              <w:spacing w:before="0"/>
              <w:ind w:left="0"/>
              <w:rPr>
                <w:strike/>
              </w:rPr>
            </w:pPr>
            <w:r w:rsidRPr="003E7A31">
              <w:rPr>
                <w:strike/>
              </w:rPr>
              <w:t xml:space="preserve">NI_ </w:t>
            </w:r>
            <w:proofErr w:type="spellStart"/>
            <w:r w:rsidRPr="003E7A31">
              <w:rPr>
                <w:strike/>
              </w:rPr>
              <w:t>ModelPlugin</w:t>
            </w:r>
            <w:proofErr w:type="spellEnd"/>
          </w:p>
        </w:tc>
      </w:tr>
      <w:tr w:rsidR="001F4CEF" w:rsidRPr="003E7A31" w:rsidTr="006464FA">
        <w:trPr>
          <w:trHeight w:val="176"/>
        </w:trPr>
        <w:tc>
          <w:tcPr>
            <w:tcW w:w="2383" w:type="dxa"/>
          </w:tcPr>
          <w:p w:rsidR="001F4CEF" w:rsidRPr="003E7A31" w:rsidRDefault="00267FDD" w:rsidP="00C137DA">
            <w:pPr>
              <w:pStyle w:val="Body"/>
              <w:spacing w:before="0"/>
              <w:ind w:left="0"/>
              <w:rPr>
                <w:strike/>
              </w:rPr>
            </w:pPr>
            <w:proofErr w:type="spellStart"/>
            <w:r w:rsidRPr="003E7A31">
              <w:rPr>
                <w:strike/>
              </w:rPr>
              <w:t>ModelPlugin</w:t>
            </w:r>
            <w:r w:rsidR="001F4CEF" w:rsidRPr="003E7A31">
              <w:rPr>
                <w:strike/>
              </w:rPr>
              <w:t>Configuration</w:t>
            </w:r>
            <w:proofErr w:type="spellEnd"/>
          </w:p>
        </w:tc>
        <w:tc>
          <w:tcPr>
            <w:tcW w:w="3107" w:type="dxa"/>
          </w:tcPr>
          <w:p w:rsidR="001F4CEF" w:rsidRPr="003E7A31" w:rsidRDefault="001F4CEF" w:rsidP="00556B2D">
            <w:pPr>
              <w:pStyle w:val="Body"/>
              <w:spacing w:before="0"/>
              <w:ind w:left="0"/>
              <w:rPr>
                <w:strike/>
              </w:rPr>
            </w:pPr>
            <w:proofErr w:type="spellStart"/>
            <w:r w:rsidRPr="003E7A31">
              <w:rPr>
                <w:strike/>
              </w:rPr>
              <w:t>NI_</w:t>
            </w:r>
            <w:r w:rsidR="00267FDD" w:rsidRPr="003E7A31">
              <w:rPr>
                <w:strike/>
              </w:rPr>
              <w:t>ModelPlugin</w:t>
            </w:r>
            <w:r w:rsidRPr="003E7A31">
              <w:rPr>
                <w:strike/>
              </w:rPr>
              <w:t>Configuration</w:t>
            </w:r>
            <w:proofErr w:type="spellEnd"/>
          </w:p>
        </w:tc>
      </w:tr>
      <w:tr w:rsidR="00485D8A" w:rsidRPr="003E7A31" w:rsidTr="006464FA">
        <w:trPr>
          <w:trHeight w:val="202"/>
        </w:trPr>
        <w:tc>
          <w:tcPr>
            <w:tcW w:w="2383" w:type="dxa"/>
          </w:tcPr>
          <w:p w:rsidR="00485D8A" w:rsidRPr="003E7A31" w:rsidRDefault="00485D8A" w:rsidP="00C137DA">
            <w:pPr>
              <w:pStyle w:val="Body"/>
              <w:spacing w:before="0"/>
              <w:ind w:left="0"/>
              <w:rPr>
                <w:strike/>
              </w:rPr>
            </w:pPr>
            <w:proofErr w:type="spellStart"/>
            <w:r w:rsidRPr="003E7A31">
              <w:rPr>
                <w:strike/>
              </w:rPr>
              <w:t>ModelThreadType</w:t>
            </w:r>
            <w:proofErr w:type="spellEnd"/>
          </w:p>
        </w:tc>
        <w:tc>
          <w:tcPr>
            <w:tcW w:w="3107" w:type="dxa"/>
          </w:tcPr>
          <w:p w:rsidR="00485D8A" w:rsidRPr="003E7A31" w:rsidRDefault="00E678DD" w:rsidP="00556B2D">
            <w:pPr>
              <w:pStyle w:val="Body"/>
              <w:spacing w:before="0"/>
              <w:ind w:left="0"/>
              <w:rPr>
                <w:strike/>
              </w:rPr>
            </w:pPr>
            <w:proofErr w:type="spellStart"/>
            <w:r w:rsidRPr="003E7A31">
              <w:rPr>
                <w:strike/>
              </w:rPr>
              <w:t>NI_ModelThreadType</w:t>
            </w:r>
            <w:proofErr w:type="spellEnd"/>
          </w:p>
        </w:tc>
      </w:tr>
      <w:tr w:rsidR="001F4CEF" w:rsidRPr="003E7A31" w:rsidTr="006464FA">
        <w:trPr>
          <w:trHeight w:val="211"/>
        </w:trPr>
        <w:tc>
          <w:tcPr>
            <w:tcW w:w="2383" w:type="dxa"/>
          </w:tcPr>
          <w:p w:rsidR="001F4CEF" w:rsidRPr="003E7A31" w:rsidRDefault="001F4CEF" w:rsidP="00C137DA">
            <w:pPr>
              <w:pStyle w:val="Body"/>
              <w:spacing w:before="0"/>
              <w:ind w:left="0"/>
              <w:rPr>
                <w:strike/>
              </w:rPr>
            </w:pPr>
            <w:proofErr w:type="spellStart"/>
            <w:r w:rsidRPr="003E7A31">
              <w:rPr>
                <w:strike/>
              </w:rPr>
              <w:t>ModelData</w:t>
            </w:r>
            <w:proofErr w:type="spellEnd"/>
          </w:p>
        </w:tc>
        <w:tc>
          <w:tcPr>
            <w:tcW w:w="3107" w:type="dxa"/>
          </w:tcPr>
          <w:p w:rsidR="001F4CEF" w:rsidRPr="003E7A31" w:rsidRDefault="001F4CEF" w:rsidP="00556B2D">
            <w:pPr>
              <w:pStyle w:val="Body"/>
              <w:spacing w:before="0"/>
              <w:ind w:left="0"/>
              <w:rPr>
                <w:strike/>
              </w:rPr>
            </w:pPr>
            <w:r w:rsidRPr="003E7A31">
              <w:rPr>
                <w:strike/>
              </w:rPr>
              <w:t>Container</w:t>
            </w:r>
          </w:p>
        </w:tc>
      </w:tr>
      <w:tr w:rsidR="00B2135F" w:rsidRPr="003E7A31" w:rsidTr="006464FA">
        <w:trPr>
          <w:trHeight w:val="140"/>
        </w:trPr>
        <w:tc>
          <w:tcPr>
            <w:tcW w:w="2383" w:type="dxa"/>
          </w:tcPr>
          <w:p w:rsidR="00B2135F" w:rsidRPr="003E7A31" w:rsidRDefault="00B2135F" w:rsidP="00CF769A">
            <w:pPr>
              <w:pStyle w:val="Body"/>
              <w:spacing w:before="0"/>
              <w:ind w:left="0"/>
              <w:rPr>
                <w:strike/>
              </w:rPr>
            </w:pPr>
            <w:proofErr w:type="spellStart"/>
            <w:r w:rsidRPr="003E7A31">
              <w:rPr>
                <w:strike/>
              </w:rPr>
              <w:t>StartDate</w:t>
            </w:r>
            <w:proofErr w:type="spellEnd"/>
          </w:p>
        </w:tc>
        <w:tc>
          <w:tcPr>
            <w:tcW w:w="3107" w:type="dxa"/>
          </w:tcPr>
          <w:p w:rsidR="00B2135F" w:rsidRPr="003E7A31" w:rsidRDefault="00B2135F" w:rsidP="00CF769A">
            <w:pPr>
              <w:pStyle w:val="Body"/>
              <w:spacing w:before="0"/>
              <w:ind w:left="0"/>
              <w:rPr>
                <w:strike/>
              </w:rPr>
            </w:pPr>
            <w:proofErr w:type="spellStart"/>
            <w:r w:rsidRPr="003E7A31">
              <w:rPr>
                <w:strike/>
              </w:rPr>
              <w:t>DateDetails</w:t>
            </w:r>
            <w:proofErr w:type="spellEnd"/>
          </w:p>
        </w:tc>
      </w:tr>
      <w:tr w:rsidR="00B2135F" w:rsidRPr="003E7A31" w:rsidTr="006464FA">
        <w:trPr>
          <w:trHeight w:val="140"/>
        </w:trPr>
        <w:tc>
          <w:tcPr>
            <w:tcW w:w="2383" w:type="dxa"/>
          </w:tcPr>
          <w:p w:rsidR="00B2135F" w:rsidRPr="003E7A31" w:rsidRDefault="00B2135F" w:rsidP="00CF769A">
            <w:pPr>
              <w:pStyle w:val="Body"/>
              <w:spacing w:before="0"/>
              <w:ind w:left="0"/>
              <w:rPr>
                <w:strike/>
              </w:rPr>
            </w:pPr>
            <w:proofErr w:type="spellStart"/>
            <w:r w:rsidRPr="003E7A31">
              <w:rPr>
                <w:strike/>
              </w:rPr>
              <w:t>StartTime</w:t>
            </w:r>
            <w:proofErr w:type="spellEnd"/>
          </w:p>
        </w:tc>
        <w:tc>
          <w:tcPr>
            <w:tcW w:w="3107" w:type="dxa"/>
          </w:tcPr>
          <w:p w:rsidR="00B2135F" w:rsidRPr="003E7A31" w:rsidRDefault="00B2135F" w:rsidP="00CF769A">
            <w:pPr>
              <w:pStyle w:val="Body"/>
              <w:spacing w:before="0"/>
              <w:ind w:left="0"/>
              <w:rPr>
                <w:strike/>
              </w:rPr>
            </w:pPr>
            <w:proofErr w:type="spellStart"/>
            <w:r w:rsidRPr="003E7A31">
              <w:rPr>
                <w:strike/>
              </w:rPr>
              <w:t>TimeDetails</w:t>
            </w:r>
            <w:proofErr w:type="spellEnd"/>
          </w:p>
        </w:tc>
      </w:tr>
      <w:tr w:rsidR="00B2135F" w:rsidRPr="003E7A31" w:rsidTr="006464FA">
        <w:trPr>
          <w:trHeight w:val="140"/>
        </w:trPr>
        <w:tc>
          <w:tcPr>
            <w:tcW w:w="2383" w:type="dxa"/>
          </w:tcPr>
          <w:p w:rsidR="00B2135F" w:rsidRPr="003E7A31" w:rsidRDefault="00B2135F" w:rsidP="00C137DA">
            <w:pPr>
              <w:pStyle w:val="Body"/>
              <w:spacing w:before="0"/>
              <w:ind w:left="0"/>
              <w:rPr>
                <w:strike/>
              </w:rPr>
            </w:pPr>
            <w:proofErr w:type="spellStart"/>
            <w:r w:rsidRPr="003E7A31">
              <w:rPr>
                <w:strike/>
              </w:rPr>
              <w:t>ProcessModelClientPath</w:t>
            </w:r>
            <w:proofErr w:type="spellEnd"/>
          </w:p>
        </w:tc>
        <w:tc>
          <w:tcPr>
            <w:tcW w:w="3107" w:type="dxa"/>
          </w:tcPr>
          <w:p w:rsidR="00B2135F" w:rsidRPr="003E7A31" w:rsidRDefault="00B2135F" w:rsidP="00556B2D">
            <w:pPr>
              <w:pStyle w:val="Body"/>
              <w:spacing w:before="0"/>
              <w:ind w:left="0"/>
              <w:rPr>
                <w:strike/>
              </w:rPr>
            </w:pPr>
            <w:r w:rsidRPr="003E7A31">
              <w:rPr>
                <w:strike/>
              </w:rPr>
              <w:t>Path</w:t>
            </w:r>
          </w:p>
        </w:tc>
      </w:tr>
      <w:tr w:rsidR="00B2135F" w:rsidRPr="003E7A31" w:rsidTr="006464FA">
        <w:trPr>
          <w:trHeight w:val="140"/>
        </w:trPr>
        <w:tc>
          <w:tcPr>
            <w:tcW w:w="2383" w:type="dxa"/>
          </w:tcPr>
          <w:p w:rsidR="00B2135F" w:rsidRPr="003E7A31" w:rsidRDefault="00B2135F" w:rsidP="00C137DA">
            <w:pPr>
              <w:pStyle w:val="Body"/>
              <w:spacing w:before="0"/>
              <w:ind w:left="0"/>
              <w:rPr>
                <w:strike/>
              </w:rPr>
            </w:pPr>
            <w:proofErr w:type="spellStart"/>
            <w:r w:rsidRPr="003E7A31">
              <w:rPr>
                <w:strike/>
              </w:rPr>
              <w:t>ParentThread</w:t>
            </w:r>
            <w:proofErr w:type="spellEnd"/>
          </w:p>
        </w:tc>
        <w:tc>
          <w:tcPr>
            <w:tcW w:w="3107" w:type="dxa"/>
          </w:tcPr>
          <w:p w:rsidR="00B2135F" w:rsidRPr="003E7A31" w:rsidRDefault="00B2135F" w:rsidP="00556B2D">
            <w:pPr>
              <w:pStyle w:val="Body"/>
              <w:spacing w:before="0"/>
              <w:ind w:left="0"/>
              <w:rPr>
                <w:strike/>
              </w:rPr>
            </w:pPr>
            <w:r w:rsidRPr="003E7A31">
              <w:rPr>
                <w:strike/>
              </w:rPr>
              <w:t>Reference</w:t>
            </w:r>
          </w:p>
        </w:tc>
      </w:tr>
    </w:tbl>
    <w:p w:rsidR="006464FA" w:rsidRPr="003E7A31" w:rsidRDefault="006464FA" w:rsidP="006464FA">
      <w:pPr>
        <w:pStyle w:val="Body"/>
        <w:rPr>
          <w:strike/>
        </w:rPr>
      </w:pPr>
      <w:r w:rsidRPr="003E7A31">
        <w:rPr>
          <w:strike/>
        </w:rPr>
        <w:t xml:space="preserve">Refer to the Plug-in Entry Point Parameters section for a description of each parameter. </w:t>
      </w:r>
    </w:p>
    <w:p w:rsidR="00806D3A" w:rsidRDefault="00806D3A" w:rsidP="00AF0C8C">
      <w:pPr>
        <w:pStyle w:val="Body"/>
        <w:spacing w:before="0"/>
        <w:rPr>
          <w:b/>
          <w:u w:val="single"/>
        </w:rPr>
      </w:pPr>
    </w:p>
    <w:p w:rsidR="005B202D" w:rsidRDefault="005B202D" w:rsidP="00AF0C8C">
      <w:pPr>
        <w:pStyle w:val="Body"/>
        <w:spacing w:before="0"/>
        <w:rPr>
          <w:b/>
          <w:u w:val="single"/>
        </w:rPr>
      </w:pPr>
    </w:p>
    <w:p w:rsidR="00371F3F" w:rsidRPr="003E7A31" w:rsidRDefault="00EE577E" w:rsidP="00AF0C8C">
      <w:pPr>
        <w:pStyle w:val="Body"/>
        <w:spacing w:before="0"/>
        <w:rPr>
          <w:b/>
          <w:strike/>
          <w:u w:val="single"/>
        </w:rPr>
      </w:pPr>
      <w:r w:rsidRPr="003E7A31">
        <w:rPr>
          <w:b/>
          <w:strike/>
          <w:u w:val="single"/>
        </w:rPr>
        <w:t xml:space="preserve">Model </w:t>
      </w:r>
      <w:proofErr w:type="spellStart"/>
      <w:r w:rsidRPr="003E7A31">
        <w:rPr>
          <w:b/>
          <w:strike/>
          <w:u w:val="single"/>
        </w:rPr>
        <w:t>Plugin</w:t>
      </w:r>
      <w:proofErr w:type="spellEnd"/>
      <w:r w:rsidRPr="003E7A31">
        <w:rPr>
          <w:b/>
          <w:strike/>
          <w:u w:val="single"/>
        </w:rPr>
        <w:t xml:space="preserve"> - </w:t>
      </w:r>
      <w:r w:rsidR="00371F3F" w:rsidRPr="003E7A31">
        <w:rPr>
          <w:b/>
          <w:strike/>
          <w:u w:val="single"/>
        </w:rPr>
        <w:t>Pre UUT</w:t>
      </w:r>
    </w:p>
    <w:p w:rsidR="00051091" w:rsidRPr="003E7A31" w:rsidRDefault="002A74B6">
      <w:pPr>
        <w:pStyle w:val="Body"/>
        <w:spacing w:before="0"/>
        <w:rPr>
          <w:strike/>
        </w:rPr>
      </w:pPr>
      <w:r w:rsidRPr="003E7A31">
        <w:rPr>
          <w:strike/>
        </w:rPr>
        <w:t>The Pre UUT entry-point is a place for a plug-in to perform any setup or initialization it requires before each UUT.</w:t>
      </w:r>
    </w:p>
    <w:p w:rsidR="002A74B6" w:rsidRPr="003E7A31" w:rsidRDefault="002A74B6" w:rsidP="00AF0C8C">
      <w:pPr>
        <w:pStyle w:val="Body"/>
        <w:spacing w:before="0"/>
        <w:rPr>
          <w:strike/>
        </w:rPr>
      </w:pPr>
    </w:p>
    <w:p w:rsidR="00E92754" w:rsidRPr="003E7A31" w:rsidRDefault="00371F3F" w:rsidP="00AF0C8C">
      <w:pPr>
        <w:pStyle w:val="Body"/>
        <w:spacing w:before="0"/>
        <w:rPr>
          <w:strike/>
        </w:rPr>
      </w:pPr>
      <w:r w:rsidRPr="003E7A31">
        <w:rPr>
          <w:strike/>
        </w:rPr>
        <w:t xml:space="preserve">The process model calls Pre UUT </w:t>
      </w:r>
      <w:r w:rsidR="00EA05A6" w:rsidRPr="003E7A31">
        <w:rPr>
          <w:strike/>
        </w:rPr>
        <w:t xml:space="preserve">once before each UUT </w:t>
      </w:r>
      <w:r w:rsidR="00916CFC" w:rsidRPr="003E7A31">
        <w:rPr>
          <w:strike/>
        </w:rPr>
        <w:t>in</w:t>
      </w:r>
      <w:r w:rsidR="00EA05A6" w:rsidRPr="003E7A31">
        <w:rPr>
          <w:strike/>
        </w:rPr>
        <w:t xml:space="preserve"> each test s</w:t>
      </w:r>
      <w:r w:rsidRPr="003E7A31">
        <w:rPr>
          <w:strike/>
        </w:rPr>
        <w:t xml:space="preserve">ocket thread. </w:t>
      </w:r>
    </w:p>
    <w:p w:rsidR="00AC578E" w:rsidRPr="003E7A31" w:rsidRDefault="00AC578E" w:rsidP="00916CFC">
      <w:pPr>
        <w:pStyle w:val="Body1"/>
        <w:ind w:left="0"/>
        <w:rPr>
          <w:strike/>
          <w:w w:val="100"/>
        </w:rPr>
      </w:pPr>
    </w:p>
    <w:p w:rsidR="00AC578E" w:rsidRPr="003E7A31" w:rsidRDefault="00AE6F30" w:rsidP="00AE6F30">
      <w:pPr>
        <w:pStyle w:val="Body"/>
        <w:spacing w:before="0"/>
        <w:rPr>
          <w:strike/>
        </w:rPr>
      </w:pPr>
      <w:r w:rsidRPr="003E7A31">
        <w:rPr>
          <w:strike/>
        </w:rPr>
        <w:t>The Parameters to Pre UUT are:</w:t>
      </w:r>
    </w:p>
    <w:tbl>
      <w:tblPr>
        <w:tblW w:w="5077"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83"/>
        <w:gridCol w:w="2694"/>
      </w:tblGrid>
      <w:tr w:rsidR="00AC578E" w:rsidRPr="003E7A31" w:rsidTr="00754679">
        <w:trPr>
          <w:trHeight w:val="375"/>
        </w:trPr>
        <w:tc>
          <w:tcPr>
            <w:tcW w:w="2383" w:type="dxa"/>
          </w:tcPr>
          <w:p w:rsidR="00AC578E" w:rsidRPr="003E7A31" w:rsidRDefault="00AC578E" w:rsidP="00CF769A">
            <w:pPr>
              <w:pStyle w:val="Body"/>
              <w:spacing w:before="0" w:after="200"/>
              <w:ind w:left="0"/>
              <w:rPr>
                <w:b/>
                <w:strike/>
              </w:rPr>
            </w:pPr>
            <w:r w:rsidRPr="003E7A31">
              <w:rPr>
                <w:b/>
                <w:strike/>
              </w:rPr>
              <w:t>Parameter Name</w:t>
            </w:r>
          </w:p>
        </w:tc>
        <w:tc>
          <w:tcPr>
            <w:tcW w:w="2694" w:type="dxa"/>
          </w:tcPr>
          <w:p w:rsidR="00AC578E" w:rsidRPr="003E7A31" w:rsidRDefault="00AC578E" w:rsidP="00CF769A">
            <w:pPr>
              <w:pStyle w:val="Body"/>
              <w:spacing w:before="0" w:after="200"/>
              <w:ind w:left="0"/>
              <w:rPr>
                <w:b/>
                <w:strike/>
              </w:rPr>
            </w:pPr>
            <w:r w:rsidRPr="003E7A31">
              <w:rPr>
                <w:b/>
                <w:strike/>
              </w:rPr>
              <w:t>Data Type</w:t>
            </w:r>
          </w:p>
        </w:tc>
      </w:tr>
      <w:tr w:rsidR="00AC578E" w:rsidRPr="003E7A31" w:rsidTr="00754679">
        <w:trPr>
          <w:trHeight w:val="230"/>
        </w:trPr>
        <w:tc>
          <w:tcPr>
            <w:tcW w:w="2383" w:type="dxa"/>
          </w:tcPr>
          <w:p w:rsidR="00AC578E" w:rsidRPr="003E7A31" w:rsidRDefault="00AC578E" w:rsidP="00CF769A">
            <w:pPr>
              <w:pStyle w:val="Body"/>
              <w:spacing w:before="0"/>
              <w:ind w:left="0"/>
              <w:rPr>
                <w:strike/>
              </w:rPr>
            </w:pPr>
            <w:proofErr w:type="spellStart"/>
            <w:r w:rsidRPr="003E7A31">
              <w:rPr>
                <w:strike/>
              </w:rPr>
              <w:t>ModelPlugin</w:t>
            </w:r>
            <w:proofErr w:type="spellEnd"/>
          </w:p>
        </w:tc>
        <w:tc>
          <w:tcPr>
            <w:tcW w:w="2694" w:type="dxa"/>
          </w:tcPr>
          <w:p w:rsidR="00AC578E" w:rsidRPr="003E7A31" w:rsidRDefault="00AC578E" w:rsidP="00CF769A">
            <w:pPr>
              <w:pStyle w:val="Body"/>
              <w:spacing w:before="0"/>
              <w:ind w:left="0"/>
              <w:rPr>
                <w:strike/>
              </w:rPr>
            </w:pPr>
            <w:r w:rsidRPr="003E7A31">
              <w:rPr>
                <w:strike/>
              </w:rPr>
              <w:t xml:space="preserve">NI_ </w:t>
            </w:r>
            <w:proofErr w:type="spellStart"/>
            <w:r w:rsidRPr="003E7A31">
              <w:rPr>
                <w:strike/>
              </w:rPr>
              <w:t>ModelPlugin</w:t>
            </w:r>
            <w:proofErr w:type="spellEnd"/>
          </w:p>
        </w:tc>
      </w:tr>
      <w:tr w:rsidR="00AC578E" w:rsidRPr="003E7A31" w:rsidTr="00754679">
        <w:trPr>
          <w:trHeight w:val="203"/>
        </w:trPr>
        <w:tc>
          <w:tcPr>
            <w:tcW w:w="2383" w:type="dxa"/>
          </w:tcPr>
          <w:p w:rsidR="00AC578E" w:rsidRPr="003E7A31" w:rsidRDefault="00AC578E" w:rsidP="00CF769A">
            <w:pPr>
              <w:pStyle w:val="Body"/>
              <w:spacing w:before="0"/>
              <w:ind w:left="0"/>
              <w:rPr>
                <w:strike/>
              </w:rPr>
            </w:pPr>
            <w:proofErr w:type="spellStart"/>
            <w:r w:rsidRPr="003E7A31">
              <w:rPr>
                <w:strike/>
              </w:rPr>
              <w:t>ModelPluginConfiguration</w:t>
            </w:r>
            <w:proofErr w:type="spellEnd"/>
          </w:p>
        </w:tc>
        <w:tc>
          <w:tcPr>
            <w:tcW w:w="2694" w:type="dxa"/>
          </w:tcPr>
          <w:p w:rsidR="00AC578E" w:rsidRPr="003E7A31" w:rsidRDefault="00AC578E" w:rsidP="00CF769A">
            <w:pPr>
              <w:pStyle w:val="Body"/>
              <w:spacing w:before="0"/>
              <w:ind w:left="0"/>
              <w:rPr>
                <w:strike/>
              </w:rPr>
            </w:pPr>
            <w:proofErr w:type="spellStart"/>
            <w:r w:rsidRPr="003E7A31">
              <w:rPr>
                <w:strike/>
              </w:rPr>
              <w:t>NI_ModelPluginConfiguration</w:t>
            </w:r>
            <w:proofErr w:type="spellEnd"/>
          </w:p>
        </w:tc>
      </w:tr>
      <w:tr w:rsidR="00AC578E" w:rsidRPr="003E7A31" w:rsidTr="00754679">
        <w:trPr>
          <w:trHeight w:val="194"/>
        </w:trPr>
        <w:tc>
          <w:tcPr>
            <w:tcW w:w="2383" w:type="dxa"/>
          </w:tcPr>
          <w:p w:rsidR="00AC578E" w:rsidRPr="003E7A31" w:rsidRDefault="00AC578E" w:rsidP="00CF769A">
            <w:pPr>
              <w:pStyle w:val="Body"/>
              <w:spacing w:before="0"/>
              <w:ind w:left="0"/>
              <w:rPr>
                <w:strike/>
              </w:rPr>
            </w:pPr>
            <w:proofErr w:type="spellStart"/>
            <w:r w:rsidRPr="003E7A31">
              <w:rPr>
                <w:strike/>
              </w:rPr>
              <w:t>ModelThreadType</w:t>
            </w:r>
            <w:proofErr w:type="spellEnd"/>
          </w:p>
        </w:tc>
        <w:tc>
          <w:tcPr>
            <w:tcW w:w="2694" w:type="dxa"/>
          </w:tcPr>
          <w:p w:rsidR="00AC578E" w:rsidRPr="003E7A31" w:rsidRDefault="00AC578E" w:rsidP="00CF769A">
            <w:pPr>
              <w:pStyle w:val="Body"/>
              <w:spacing w:before="0"/>
              <w:ind w:left="0"/>
              <w:rPr>
                <w:strike/>
              </w:rPr>
            </w:pPr>
            <w:proofErr w:type="spellStart"/>
            <w:r w:rsidRPr="003E7A31">
              <w:rPr>
                <w:strike/>
              </w:rPr>
              <w:t>NI_ModelThreadType</w:t>
            </w:r>
            <w:proofErr w:type="spellEnd"/>
          </w:p>
        </w:tc>
      </w:tr>
      <w:tr w:rsidR="00AC578E" w:rsidRPr="003E7A31" w:rsidTr="00754679">
        <w:trPr>
          <w:trHeight w:val="221"/>
        </w:trPr>
        <w:tc>
          <w:tcPr>
            <w:tcW w:w="2383" w:type="dxa"/>
          </w:tcPr>
          <w:p w:rsidR="00AC578E" w:rsidRPr="003E7A31" w:rsidRDefault="00AC578E" w:rsidP="00CF769A">
            <w:pPr>
              <w:pStyle w:val="Body"/>
              <w:spacing w:before="0"/>
              <w:ind w:left="0"/>
              <w:rPr>
                <w:strike/>
              </w:rPr>
            </w:pPr>
            <w:proofErr w:type="spellStart"/>
            <w:r w:rsidRPr="003E7A31">
              <w:rPr>
                <w:strike/>
              </w:rPr>
              <w:t>ModelData</w:t>
            </w:r>
            <w:proofErr w:type="spellEnd"/>
          </w:p>
        </w:tc>
        <w:tc>
          <w:tcPr>
            <w:tcW w:w="2694" w:type="dxa"/>
          </w:tcPr>
          <w:p w:rsidR="00AC578E" w:rsidRPr="003E7A31" w:rsidRDefault="00AC578E" w:rsidP="00CF769A">
            <w:pPr>
              <w:pStyle w:val="Body"/>
              <w:spacing w:before="0"/>
              <w:ind w:left="0"/>
              <w:rPr>
                <w:strike/>
              </w:rPr>
            </w:pPr>
            <w:r w:rsidRPr="003E7A31">
              <w:rPr>
                <w:strike/>
              </w:rPr>
              <w:t>Container</w:t>
            </w:r>
          </w:p>
        </w:tc>
      </w:tr>
      <w:tr w:rsidR="00AC578E" w:rsidRPr="003E7A31" w:rsidTr="00754679">
        <w:trPr>
          <w:trHeight w:val="225"/>
        </w:trPr>
        <w:tc>
          <w:tcPr>
            <w:tcW w:w="2383" w:type="dxa"/>
          </w:tcPr>
          <w:p w:rsidR="00AC578E" w:rsidRPr="003E7A31" w:rsidRDefault="00AC578E" w:rsidP="00CF769A">
            <w:pPr>
              <w:pStyle w:val="Body"/>
              <w:spacing w:before="0"/>
              <w:ind w:left="0"/>
              <w:rPr>
                <w:strike/>
              </w:rPr>
            </w:pPr>
            <w:proofErr w:type="spellStart"/>
            <w:r w:rsidRPr="003E7A31">
              <w:rPr>
                <w:strike/>
              </w:rPr>
              <w:t>ProcessModelClientPath</w:t>
            </w:r>
            <w:proofErr w:type="spellEnd"/>
          </w:p>
        </w:tc>
        <w:tc>
          <w:tcPr>
            <w:tcW w:w="2694" w:type="dxa"/>
          </w:tcPr>
          <w:p w:rsidR="00AC578E" w:rsidRPr="003E7A31" w:rsidRDefault="00AC578E" w:rsidP="00CF769A">
            <w:pPr>
              <w:pStyle w:val="Body"/>
              <w:spacing w:before="0"/>
              <w:ind w:left="0"/>
              <w:rPr>
                <w:strike/>
              </w:rPr>
            </w:pPr>
            <w:r w:rsidRPr="003E7A31">
              <w:rPr>
                <w:strike/>
              </w:rPr>
              <w:t>Path</w:t>
            </w:r>
          </w:p>
        </w:tc>
      </w:tr>
      <w:tr w:rsidR="00AC578E" w:rsidRPr="003E7A31" w:rsidTr="00754679">
        <w:trPr>
          <w:trHeight w:val="225"/>
        </w:trPr>
        <w:tc>
          <w:tcPr>
            <w:tcW w:w="2383" w:type="dxa"/>
          </w:tcPr>
          <w:p w:rsidR="00AC578E" w:rsidRPr="003E7A31" w:rsidRDefault="00AC578E" w:rsidP="00CF769A">
            <w:pPr>
              <w:pStyle w:val="Body"/>
              <w:spacing w:before="0"/>
              <w:ind w:left="0"/>
              <w:rPr>
                <w:strike/>
              </w:rPr>
            </w:pPr>
            <w:proofErr w:type="spellStart"/>
            <w:r w:rsidRPr="003E7A31">
              <w:rPr>
                <w:strike/>
              </w:rPr>
              <w:t>StartDate</w:t>
            </w:r>
            <w:proofErr w:type="spellEnd"/>
          </w:p>
        </w:tc>
        <w:tc>
          <w:tcPr>
            <w:tcW w:w="2694" w:type="dxa"/>
          </w:tcPr>
          <w:p w:rsidR="00AC578E" w:rsidRPr="003E7A31" w:rsidRDefault="00AC578E" w:rsidP="00CF769A">
            <w:pPr>
              <w:pStyle w:val="Body"/>
              <w:spacing w:before="0"/>
              <w:ind w:left="0"/>
              <w:rPr>
                <w:strike/>
              </w:rPr>
            </w:pPr>
            <w:proofErr w:type="spellStart"/>
            <w:r w:rsidRPr="003E7A31">
              <w:rPr>
                <w:strike/>
              </w:rPr>
              <w:t>DateDetails</w:t>
            </w:r>
            <w:proofErr w:type="spellEnd"/>
          </w:p>
        </w:tc>
      </w:tr>
      <w:tr w:rsidR="00AC578E" w:rsidRPr="003E7A31" w:rsidTr="00754679">
        <w:trPr>
          <w:trHeight w:val="225"/>
        </w:trPr>
        <w:tc>
          <w:tcPr>
            <w:tcW w:w="2383" w:type="dxa"/>
          </w:tcPr>
          <w:p w:rsidR="00AC578E" w:rsidRPr="003E7A31" w:rsidRDefault="00AC578E" w:rsidP="00CF769A">
            <w:pPr>
              <w:pStyle w:val="Body"/>
              <w:spacing w:before="0"/>
              <w:ind w:left="0"/>
              <w:rPr>
                <w:strike/>
              </w:rPr>
            </w:pPr>
            <w:proofErr w:type="spellStart"/>
            <w:r w:rsidRPr="003E7A31">
              <w:rPr>
                <w:strike/>
              </w:rPr>
              <w:t>StartTime</w:t>
            </w:r>
            <w:proofErr w:type="spellEnd"/>
          </w:p>
        </w:tc>
        <w:tc>
          <w:tcPr>
            <w:tcW w:w="2694" w:type="dxa"/>
          </w:tcPr>
          <w:p w:rsidR="00AC578E" w:rsidRPr="003E7A31" w:rsidRDefault="00AC578E" w:rsidP="00CF769A">
            <w:pPr>
              <w:pStyle w:val="Body"/>
              <w:spacing w:before="0"/>
              <w:ind w:left="0"/>
              <w:rPr>
                <w:strike/>
              </w:rPr>
            </w:pPr>
            <w:proofErr w:type="spellStart"/>
            <w:r w:rsidRPr="003E7A31">
              <w:rPr>
                <w:strike/>
              </w:rPr>
              <w:t>TimeDetails</w:t>
            </w:r>
            <w:proofErr w:type="spellEnd"/>
          </w:p>
        </w:tc>
      </w:tr>
      <w:tr w:rsidR="00AC578E" w:rsidRPr="003E7A31" w:rsidTr="00754679">
        <w:trPr>
          <w:trHeight w:val="225"/>
        </w:trPr>
        <w:tc>
          <w:tcPr>
            <w:tcW w:w="2383" w:type="dxa"/>
          </w:tcPr>
          <w:p w:rsidR="00AC578E" w:rsidRPr="003E7A31" w:rsidRDefault="00AC578E" w:rsidP="00CF769A">
            <w:pPr>
              <w:pStyle w:val="Body"/>
              <w:spacing w:before="0"/>
              <w:ind w:left="0"/>
              <w:rPr>
                <w:strike/>
              </w:rPr>
            </w:pPr>
            <w:r w:rsidRPr="003E7A31">
              <w:rPr>
                <w:strike/>
              </w:rPr>
              <w:t>UUT</w:t>
            </w:r>
          </w:p>
        </w:tc>
        <w:tc>
          <w:tcPr>
            <w:tcW w:w="2694" w:type="dxa"/>
          </w:tcPr>
          <w:p w:rsidR="00AC578E" w:rsidRPr="003E7A31" w:rsidRDefault="00AC578E" w:rsidP="00CF769A">
            <w:pPr>
              <w:pStyle w:val="Body"/>
              <w:spacing w:before="0"/>
              <w:ind w:left="0"/>
              <w:rPr>
                <w:strike/>
              </w:rPr>
            </w:pPr>
            <w:r w:rsidRPr="003E7A31">
              <w:rPr>
                <w:strike/>
              </w:rPr>
              <w:t>UUT</w:t>
            </w:r>
          </w:p>
        </w:tc>
      </w:tr>
      <w:tr w:rsidR="00D54A1D" w:rsidRPr="003E7A31" w:rsidTr="00754679">
        <w:trPr>
          <w:trHeight w:val="225"/>
        </w:trPr>
        <w:tc>
          <w:tcPr>
            <w:tcW w:w="2383" w:type="dxa"/>
          </w:tcPr>
          <w:p w:rsidR="00D54A1D" w:rsidRPr="003E7A31" w:rsidRDefault="00D54A1D" w:rsidP="00CF769A">
            <w:pPr>
              <w:pStyle w:val="Body"/>
              <w:spacing w:before="0"/>
              <w:ind w:left="0"/>
              <w:rPr>
                <w:strike/>
              </w:rPr>
            </w:pPr>
            <w:proofErr w:type="spellStart"/>
            <w:r w:rsidRPr="003E7A31">
              <w:rPr>
                <w:strike/>
              </w:rPr>
              <w:t>ContinueTesting</w:t>
            </w:r>
            <w:proofErr w:type="spellEnd"/>
          </w:p>
        </w:tc>
        <w:tc>
          <w:tcPr>
            <w:tcW w:w="2694" w:type="dxa"/>
          </w:tcPr>
          <w:p w:rsidR="00D54A1D" w:rsidRPr="003E7A31" w:rsidRDefault="00D54A1D" w:rsidP="00CF769A">
            <w:pPr>
              <w:pStyle w:val="Body"/>
              <w:spacing w:before="0"/>
              <w:ind w:left="0"/>
              <w:rPr>
                <w:strike/>
              </w:rPr>
            </w:pPr>
            <w:r w:rsidRPr="003E7A31">
              <w:rPr>
                <w:strike/>
              </w:rPr>
              <w:t>Boolean</w:t>
            </w:r>
          </w:p>
        </w:tc>
      </w:tr>
    </w:tbl>
    <w:p w:rsidR="00754679" w:rsidRPr="003E7A31" w:rsidRDefault="00754679" w:rsidP="00754679">
      <w:pPr>
        <w:pStyle w:val="Body"/>
        <w:rPr>
          <w:strike/>
        </w:rPr>
      </w:pPr>
      <w:bookmarkStart w:id="1" w:name="one"/>
      <w:bookmarkEnd w:id="1"/>
      <w:r w:rsidRPr="003E7A31">
        <w:rPr>
          <w:strike/>
        </w:rPr>
        <w:t xml:space="preserve">Refer to the Plug-in Entry Point Parameters section for a description of each parameter. </w:t>
      </w:r>
    </w:p>
    <w:p w:rsidR="000B2C96" w:rsidRDefault="000B2C96" w:rsidP="00A87C7A">
      <w:pPr>
        <w:pStyle w:val="Body"/>
        <w:spacing w:before="0"/>
        <w:ind w:left="0"/>
      </w:pPr>
    </w:p>
    <w:p w:rsidR="00754679" w:rsidRDefault="00754679" w:rsidP="00A87C7A">
      <w:pPr>
        <w:pStyle w:val="Body"/>
        <w:spacing w:before="0"/>
        <w:ind w:left="0"/>
      </w:pPr>
    </w:p>
    <w:p w:rsidR="00EA05A6" w:rsidRPr="003E7A31" w:rsidRDefault="00EE577E" w:rsidP="00EA05A6">
      <w:pPr>
        <w:pStyle w:val="Body"/>
        <w:spacing w:before="0"/>
        <w:rPr>
          <w:b/>
          <w:strike/>
          <w:u w:val="single"/>
        </w:rPr>
      </w:pPr>
      <w:r w:rsidRPr="003E7A31">
        <w:rPr>
          <w:b/>
          <w:strike/>
          <w:u w:val="single"/>
        </w:rPr>
        <w:t xml:space="preserve">Model </w:t>
      </w:r>
      <w:proofErr w:type="spellStart"/>
      <w:r w:rsidRPr="003E7A31">
        <w:rPr>
          <w:b/>
          <w:strike/>
          <w:u w:val="single"/>
        </w:rPr>
        <w:t>Plugin</w:t>
      </w:r>
      <w:proofErr w:type="spellEnd"/>
      <w:r w:rsidRPr="003E7A31">
        <w:rPr>
          <w:b/>
          <w:strike/>
          <w:u w:val="single"/>
        </w:rPr>
        <w:t xml:space="preserve"> - </w:t>
      </w:r>
      <w:r w:rsidR="00EA05A6" w:rsidRPr="003E7A31">
        <w:rPr>
          <w:b/>
          <w:strike/>
          <w:u w:val="single"/>
        </w:rPr>
        <w:t>Post UUT</w:t>
      </w:r>
    </w:p>
    <w:p w:rsidR="00051091" w:rsidRPr="003E7A31" w:rsidRDefault="00A077A4">
      <w:pPr>
        <w:pStyle w:val="Body"/>
        <w:spacing w:before="0"/>
        <w:rPr>
          <w:strike/>
        </w:rPr>
      </w:pPr>
      <w:r w:rsidRPr="003E7A31">
        <w:rPr>
          <w:strike/>
        </w:rPr>
        <w:t>The Post UUT entry point enables a plug-in to perform processing after each UUT</w:t>
      </w:r>
      <w:r w:rsidR="006E3D7A" w:rsidRPr="003E7A31">
        <w:rPr>
          <w:strike/>
        </w:rPr>
        <w:t xml:space="preserve"> </w:t>
      </w:r>
      <w:r w:rsidRPr="003E7A31">
        <w:rPr>
          <w:strike/>
        </w:rPr>
        <w:t>completes. For example, a plug-in might process the UUT test results and store the information in a report file or database tables.</w:t>
      </w:r>
    </w:p>
    <w:p w:rsidR="00A077A4" w:rsidRPr="003E7A31" w:rsidRDefault="00A077A4" w:rsidP="00EA05A6">
      <w:pPr>
        <w:pStyle w:val="Body"/>
        <w:spacing w:before="0"/>
        <w:rPr>
          <w:strike/>
        </w:rPr>
      </w:pPr>
    </w:p>
    <w:p w:rsidR="00C255D3" w:rsidRPr="003E7A31" w:rsidRDefault="00EA05A6" w:rsidP="00EA05A6">
      <w:pPr>
        <w:pStyle w:val="Body"/>
        <w:spacing w:before="0"/>
        <w:rPr>
          <w:strike/>
        </w:rPr>
      </w:pPr>
      <w:r w:rsidRPr="003E7A31">
        <w:rPr>
          <w:strike/>
        </w:rPr>
        <w:t xml:space="preserve">The process model calls Post UUT once after each UUT for each test socket thread. </w:t>
      </w:r>
    </w:p>
    <w:p w:rsidR="00051091" w:rsidRPr="003E7A31" w:rsidRDefault="00051091">
      <w:pPr>
        <w:pStyle w:val="Body"/>
        <w:spacing w:before="0"/>
        <w:ind w:left="0"/>
        <w:rPr>
          <w:strike/>
        </w:rPr>
      </w:pPr>
    </w:p>
    <w:p w:rsidR="00F13A1C" w:rsidRPr="003E7A31" w:rsidRDefault="005B3ACF" w:rsidP="00F13A1C">
      <w:pPr>
        <w:pStyle w:val="NoSpacing"/>
        <w:ind w:left="2160"/>
        <w:rPr>
          <w:rFonts w:ascii="Times New Roman" w:hAnsi="Times New Roman"/>
          <w:i/>
          <w:strike/>
          <w:color w:val="000000"/>
          <w:w w:val="0"/>
          <w:sz w:val="20"/>
          <w:szCs w:val="20"/>
        </w:rPr>
      </w:pPr>
      <w:r w:rsidRPr="003E7A31">
        <w:rPr>
          <w:rFonts w:ascii="Times New Roman" w:hAnsi="Times New Roman"/>
          <w:i/>
          <w:strike/>
          <w:color w:val="000000"/>
          <w:w w:val="0"/>
          <w:sz w:val="20"/>
          <w:szCs w:val="20"/>
        </w:rPr>
        <w:t xml:space="preserve">Note: </w:t>
      </w:r>
      <w:r w:rsidR="006E3D7A" w:rsidRPr="003E7A31">
        <w:rPr>
          <w:rFonts w:ascii="Times New Roman" w:hAnsi="Times New Roman"/>
          <w:i/>
          <w:strike/>
          <w:color w:val="000000"/>
          <w:w w:val="0"/>
          <w:sz w:val="20"/>
          <w:szCs w:val="20"/>
        </w:rPr>
        <w:t>The Batch model</w:t>
      </w:r>
      <w:r w:rsidR="00DD6AD0" w:rsidRPr="003E7A31">
        <w:rPr>
          <w:rFonts w:ascii="Times New Roman" w:hAnsi="Times New Roman"/>
          <w:i/>
          <w:strike/>
          <w:color w:val="000000"/>
          <w:w w:val="0"/>
          <w:sz w:val="20"/>
          <w:szCs w:val="20"/>
        </w:rPr>
        <w:t xml:space="preserve"> ensure</w:t>
      </w:r>
      <w:r w:rsidR="006E3D7A" w:rsidRPr="003E7A31">
        <w:rPr>
          <w:rFonts w:ascii="Times New Roman" w:hAnsi="Times New Roman"/>
          <w:i/>
          <w:strike/>
          <w:color w:val="000000"/>
          <w:w w:val="0"/>
          <w:sz w:val="20"/>
          <w:szCs w:val="20"/>
        </w:rPr>
        <w:t>s</w:t>
      </w:r>
      <w:r w:rsidRPr="003E7A31">
        <w:rPr>
          <w:rFonts w:ascii="Times New Roman" w:hAnsi="Times New Roman"/>
          <w:i/>
          <w:strike/>
          <w:color w:val="000000"/>
          <w:w w:val="0"/>
          <w:sz w:val="20"/>
          <w:szCs w:val="20"/>
        </w:rPr>
        <w:t xml:space="preserve"> Pre UUT has completed in all test socket threads be</w:t>
      </w:r>
      <w:r w:rsidR="00DD6AD0" w:rsidRPr="003E7A31">
        <w:rPr>
          <w:rFonts w:ascii="Times New Roman" w:hAnsi="Times New Roman"/>
          <w:i/>
          <w:strike/>
          <w:color w:val="000000"/>
          <w:w w:val="0"/>
          <w:sz w:val="20"/>
          <w:szCs w:val="20"/>
        </w:rPr>
        <w:t>fore</w:t>
      </w:r>
      <w:r w:rsidRPr="003E7A31">
        <w:rPr>
          <w:rFonts w:ascii="Times New Roman" w:hAnsi="Times New Roman"/>
          <w:i/>
          <w:strike/>
          <w:color w:val="000000"/>
          <w:w w:val="0"/>
          <w:sz w:val="20"/>
          <w:szCs w:val="20"/>
        </w:rPr>
        <w:t xml:space="preserve"> invoking Post UUT </w:t>
      </w:r>
      <w:r w:rsidR="006E3D7A" w:rsidRPr="003E7A31">
        <w:rPr>
          <w:rFonts w:ascii="Times New Roman" w:hAnsi="Times New Roman"/>
          <w:i/>
          <w:strike/>
          <w:color w:val="000000"/>
          <w:w w:val="0"/>
          <w:sz w:val="20"/>
          <w:szCs w:val="20"/>
        </w:rPr>
        <w:t>in</w:t>
      </w:r>
      <w:r w:rsidRPr="003E7A31">
        <w:rPr>
          <w:rFonts w:ascii="Times New Roman" w:hAnsi="Times New Roman"/>
          <w:i/>
          <w:strike/>
          <w:color w:val="000000"/>
          <w:w w:val="0"/>
          <w:sz w:val="20"/>
          <w:szCs w:val="20"/>
        </w:rPr>
        <w:t xml:space="preserve"> any </w:t>
      </w:r>
      <w:r w:rsidR="006E3D7A" w:rsidRPr="003E7A31">
        <w:rPr>
          <w:rFonts w:ascii="Times New Roman" w:hAnsi="Times New Roman"/>
          <w:i/>
          <w:strike/>
          <w:color w:val="000000"/>
          <w:w w:val="0"/>
          <w:sz w:val="20"/>
          <w:szCs w:val="20"/>
        </w:rPr>
        <w:t xml:space="preserve">test socket </w:t>
      </w:r>
      <w:r w:rsidRPr="003E7A31">
        <w:rPr>
          <w:rFonts w:ascii="Times New Roman" w:hAnsi="Times New Roman"/>
          <w:i/>
          <w:strike/>
          <w:color w:val="000000"/>
          <w:w w:val="0"/>
          <w:sz w:val="20"/>
          <w:szCs w:val="20"/>
        </w:rPr>
        <w:t>thread</w:t>
      </w:r>
      <w:r w:rsidR="006E3D7A" w:rsidRPr="003E7A31">
        <w:rPr>
          <w:rFonts w:ascii="Times New Roman" w:hAnsi="Times New Roman"/>
          <w:i/>
          <w:strike/>
          <w:color w:val="000000"/>
          <w:w w:val="0"/>
          <w:sz w:val="20"/>
          <w:szCs w:val="20"/>
        </w:rPr>
        <w:t xml:space="preserve"> for</w:t>
      </w:r>
      <w:r w:rsidR="00DD6AD0" w:rsidRPr="003E7A31">
        <w:rPr>
          <w:rFonts w:ascii="Times New Roman" w:hAnsi="Times New Roman"/>
          <w:i/>
          <w:strike/>
          <w:color w:val="000000"/>
          <w:w w:val="0"/>
          <w:sz w:val="20"/>
          <w:szCs w:val="20"/>
        </w:rPr>
        <w:t xml:space="preserve"> the same </w:t>
      </w:r>
      <w:r w:rsidR="006E3D7A" w:rsidRPr="003E7A31">
        <w:rPr>
          <w:rFonts w:ascii="Times New Roman" w:hAnsi="Times New Roman"/>
          <w:i/>
          <w:strike/>
          <w:color w:val="000000"/>
          <w:w w:val="0"/>
          <w:sz w:val="20"/>
          <w:szCs w:val="20"/>
        </w:rPr>
        <w:t>batch</w:t>
      </w:r>
      <w:r w:rsidRPr="003E7A31">
        <w:rPr>
          <w:rFonts w:ascii="Times New Roman" w:hAnsi="Times New Roman"/>
          <w:i/>
          <w:strike/>
          <w:color w:val="000000"/>
          <w:w w:val="0"/>
          <w:sz w:val="20"/>
          <w:szCs w:val="20"/>
        </w:rPr>
        <w:t>.</w:t>
      </w:r>
    </w:p>
    <w:p w:rsidR="000B2C96" w:rsidRPr="003E7A31" w:rsidRDefault="000B2C96" w:rsidP="00F13A1C">
      <w:pPr>
        <w:pStyle w:val="NoSpacing"/>
        <w:ind w:left="2160"/>
        <w:rPr>
          <w:rFonts w:ascii="Times New Roman" w:hAnsi="Times New Roman"/>
          <w:i/>
          <w:strike/>
          <w:color w:val="000000"/>
          <w:w w:val="0"/>
          <w:sz w:val="20"/>
          <w:szCs w:val="20"/>
        </w:rPr>
      </w:pPr>
    </w:p>
    <w:p w:rsidR="000B2C96" w:rsidRPr="003E7A31" w:rsidRDefault="000B2C96" w:rsidP="000B2C96">
      <w:pPr>
        <w:pStyle w:val="Body"/>
        <w:spacing w:before="0"/>
        <w:rPr>
          <w:strike/>
        </w:rPr>
      </w:pPr>
      <w:r w:rsidRPr="003E7A31">
        <w:rPr>
          <w:strike/>
        </w:rPr>
        <w:t>Post UUT takes the same parameters as Pre UUT plus the following additional parameter</w:t>
      </w:r>
      <w:r w:rsidR="00E3013C" w:rsidRPr="003E7A31">
        <w:rPr>
          <w:strike/>
        </w:rPr>
        <w:t>s</w:t>
      </w:r>
      <w:r w:rsidRPr="003E7A31">
        <w:rPr>
          <w:strike/>
        </w:rPr>
        <w:t>:</w:t>
      </w:r>
    </w:p>
    <w:tbl>
      <w:tblPr>
        <w:tblW w:w="5235"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91"/>
        <w:gridCol w:w="1744"/>
      </w:tblGrid>
      <w:tr w:rsidR="00E3013C" w:rsidRPr="003E7A31" w:rsidTr="00CF7775">
        <w:trPr>
          <w:trHeight w:val="179"/>
        </w:trPr>
        <w:tc>
          <w:tcPr>
            <w:tcW w:w="3491" w:type="dxa"/>
          </w:tcPr>
          <w:p w:rsidR="00E3013C" w:rsidRPr="003E7A31" w:rsidRDefault="009C6925" w:rsidP="00C137DA">
            <w:pPr>
              <w:pStyle w:val="Body"/>
              <w:spacing w:before="0"/>
              <w:ind w:left="0"/>
              <w:rPr>
                <w:b/>
                <w:strike/>
              </w:rPr>
            </w:pPr>
            <w:r w:rsidRPr="003E7A31">
              <w:rPr>
                <w:b/>
                <w:strike/>
              </w:rPr>
              <w:t xml:space="preserve">Parameter </w:t>
            </w:r>
            <w:r w:rsidR="00E3013C" w:rsidRPr="003E7A31">
              <w:rPr>
                <w:b/>
                <w:strike/>
              </w:rPr>
              <w:t>Name</w:t>
            </w:r>
          </w:p>
        </w:tc>
        <w:tc>
          <w:tcPr>
            <w:tcW w:w="1744" w:type="dxa"/>
          </w:tcPr>
          <w:p w:rsidR="00E3013C" w:rsidRPr="003E7A31" w:rsidRDefault="009C6925" w:rsidP="009C6925">
            <w:pPr>
              <w:pStyle w:val="Body"/>
              <w:spacing w:before="0"/>
              <w:ind w:left="0"/>
              <w:rPr>
                <w:b/>
                <w:strike/>
              </w:rPr>
            </w:pPr>
            <w:r w:rsidRPr="003E7A31">
              <w:rPr>
                <w:b/>
                <w:strike/>
              </w:rPr>
              <w:t xml:space="preserve">Data </w:t>
            </w:r>
            <w:r w:rsidR="00E3013C" w:rsidRPr="003E7A31">
              <w:rPr>
                <w:b/>
                <w:strike/>
              </w:rPr>
              <w:t>Type</w:t>
            </w:r>
          </w:p>
        </w:tc>
      </w:tr>
      <w:tr w:rsidR="00E3013C" w:rsidRPr="003E7A31" w:rsidTr="00CF7775">
        <w:trPr>
          <w:trHeight w:val="128"/>
        </w:trPr>
        <w:tc>
          <w:tcPr>
            <w:tcW w:w="3491" w:type="dxa"/>
          </w:tcPr>
          <w:p w:rsidR="00E3013C" w:rsidRPr="003E7A31" w:rsidRDefault="00E3013C" w:rsidP="00C137DA">
            <w:pPr>
              <w:pStyle w:val="Body"/>
              <w:spacing w:before="0" w:line="240" w:lineRule="auto"/>
              <w:ind w:left="0"/>
              <w:rPr>
                <w:strike/>
              </w:rPr>
            </w:pPr>
            <w:proofErr w:type="spellStart"/>
            <w:r w:rsidRPr="003E7A31">
              <w:rPr>
                <w:strike/>
              </w:rPr>
              <w:t>UUTStatus</w:t>
            </w:r>
            <w:proofErr w:type="spellEnd"/>
          </w:p>
        </w:tc>
        <w:tc>
          <w:tcPr>
            <w:tcW w:w="1744" w:type="dxa"/>
          </w:tcPr>
          <w:p w:rsidR="00E3013C" w:rsidRPr="003E7A31" w:rsidRDefault="00E3013C" w:rsidP="009C6925">
            <w:pPr>
              <w:pStyle w:val="Body"/>
              <w:spacing w:before="0" w:line="240" w:lineRule="auto"/>
              <w:ind w:left="0"/>
              <w:rPr>
                <w:strike/>
              </w:rPr>
            </w:pPr>
            <w:r w:rsidRPr="003E7A31">
              <w:rPr>
                <w:strike/>
              </w:rPr>
              <w:t>String</w:t>
            </w:r>
          </w:p>
        </w:tc>
      </w:tr>
      <w:tr w:rsidR="008C2A51" w:rsidRPr="003E7A31" w:rsidTr="00CF7775">
        <w:trPr>
          <w:trHeight w:val="155"/>
        </w:trPr>
        <w:tc>
          <w:tcPr>
            <w:tcW w:w="3491" w:type="dxa"/>
          </w:tcPr>
          <w:p w:rsidR="008C2A51" w:rsidRPr="003E7A31" w:rsidRDefault="008C2A51" w:rsidP="00C137DA">
            <w:pPr>
              <w:pStyle w:val="Body"/>
              <w:spacing w:before="0" w:line="240" w:lineRule="auto"/>
              <w:ind w:left="0"/>
              <w:rPr>
                <w:strike/>
              </w:rPr>
            </w:pPr>
            <w:proofErr w:type="spellStart"/>
            <w:r w:rsidRPr="003E7A31">
              <w:rPr>
                <w:strike/>
              </w:rPr>
              <w:t>MainSequenceResult</w:t>
            </w:r>
            <w:proofErr w:type="spellEnd"/>
          </w:p>
        </w:tc>
        <w:tc>
          <w:tcPr>
            <w:tcW w:w="1744" w:type="dxa"/>
          </w:tcPr>
          <w:p w:rsidR="008C2A51" w:rsidRPr="003E7A31" w:rsidRDefault="00316F77" w:rsidP="00C137DA">
            <w:pPr>
              <w:pStyle w:val="Body"/>
              <w:spacing w:before="0" w:line="240" w:lineRule="auto"/>
              <w:ind w:left="0"/>
              <w:rPr>
                <w:strike/>
              </w:rPr>
            </w:pPr>
            <w:r w:rsidRPr="003E7A31">
              <w:rPr>
                <w:strike/>
              </w:rPr>
              <w:t>Reference</w:t>
            </w:r>
          </w:p>
        </w:tc>
      </w:tr>
      <w:tr w:rsidR="00584BAF" w:rsidRPr="003E7A31" w:rsidTr="00CF7775">
        <w:trPr>
          <w:trHeight w:val="108"/>
        </w:trPr>
        <w:tc>
          <w:tcPr>
            <w:tcW w:w="3491" w:type="dxa"/>
          </w:tcPr>
          <w:p w:rsidR="00584BAF" w:rsidRPr="003E7A31" w:rsidRDefault="00584BAF" w:rsidP="00C137DA">
            <w:pPr>
              <w:pStyle w:val="Body"/>
              <w:spacing w:before="0" w:line="240" w:lineRule="auto"/>
              <w:ind w:left="0"/>
              <w:rPr>
                <w:strike/>
              </w:rPr>
            </w:pPr>
            <w:proofErr w:type="spellStart"/>
            <w:r w:rsidRPr="003E7A31">
              <w:rPr>
                <w:strike/>
              </w:rPr>
              <w:t>CallingThread</w:t>
            </w:r>
            <w:proofErr w:type="spellEnd"/>
          </w:p>
        </w:tc>
        <w:tc>
          <w:tcPr>
            <w:tcW w:w="1744" w:type="dxa"/>
          </w:tcPr>
          <w:p w:rsidR="00584BAF" w:rsidRPr="003E7A31" w:rsidRDefault="00584BAF" w:rsidP="00316F77">
            <w:pPr>
              <w:pStyle w:val="Body"/>
              <w:spacing w:before="0" w:line="240" w:lineRule="auto"/>
              <w:ind w:left="0"/>
              <w:rPr>
                <w:strike/>
              </w:rPr>
            </w:pPr>
            <w:r w:rsidRPr="003E7A31">
              <w:rPr>
                <w:strike/>
              </w:rPr>
              <w:t>Reference</w:t>
            </w:r>
          </w:p>
        </w:tc>
      </w:tr>
      <w:tr w:rsidR="00584BAF" w:rsidRPr="003E7A31" w:rsidTr="00CF7775">
        <w:trPr>
          <w:trHeight w:val="128"/>
        </w:trPr>
        <w:tc>
          <w:tcPr>
            <w:tcW w:w="3491" w:type="dxa"/>
          </w:tcPr>
          <w:p w:rsidR="00584BAF" w:rsidRPr="003E7A31" w:rsidRDefault="00436AAD" w:rsidP="00C137DA">
            <w:pPr>
              <w:pStyle w:val="Body"/>
              <w:spacing w:before="0" w:line="240" w:lineRule="auto"/>
              <w:ind w:left="0"/>
              <w:rPr>
                <w:strike/>
              </w:rPr>
            </w:pPr>
            <w:proofErr w:type="spellStart"/>
            <w:r w:rsidRPr="003E7A31">
              <w:rPr>
                <w:strike/>
              </w:rPr>
              <w:t>NotificationToUnblockCallingThread</w:t>
            </w:r>
            <w:proofErr w:type="spellEnd"/>
          </w:p>
        </w:tc>
        <w:tc>
          <w:tcPr>
            <w:tcW w:w="1744" w:type="dxa"/>
          </w:tcPr>
          <w:p w:rsidR="00584BAF" w:rsidRPr="003E7A31" w:rsidRDefault="00436AAD" w:rsidP="00E61523">
            <w:pPr>
              <w:pStyle w:val="Body"/>
              <w:spacing w:before="0" w:line="240" w:lineRule="auto"/>
              <w:ind w:left="0"/>
              <w:rPr>
                <w:strike/>
              </w:rPr>
            </w:pPr>
            <w:r w:rsidRPr="003E7A31">
              <w:rPr>
                <w:strike/>
              </w:rPr>
              <w:t>Reference</w:t>
            </w:r>
          </w:p>
        </w:tc>
      </w:tr>
      <w:tr w:rsidR="00584BAF" w:rsidRPr="003E7A31" w:rsidTr="00CF7775">
        <w:trPr>
          <w:trHeight w:val="122"/>
        </w:trPr>
        <w:tc>
          <w:tcPr>
            <w:tcW w:w="3491" w:type="dxa"/>
          </w:tcPr>
          <w:p w:rsidR="00584BAF" w:rsidRPr="003E7A31" w:rsidRDefault="008A200A" w:rsidP="00C137DA">
            <w:pPr>
              <w:pStyle w:val="Body"/>
              <w:spacing w:before="0" w:line="240" w:lineRule="auto"/>
              <w:ind w:left="0"/>
              <w:rPr>
                <w:strike/>
              </w:rPr>
            </w:pPr>
            <w:proofErr w:type="spellStart"/>
            <w:r w:rsidRPr="003E7A31">
              <w:rPr>
                <w:strike/>
              </w:rPr>
              <w:t>PostProcessingThreadForPriorUUT</w:t>
            </w:r>
            <w:proofErr w:type="spellEnd"/>
          </w:p>
        </w:tc>
        <w:tc>
          <w:tcPr>
            <w:tcW w:w="1744" w:type="dxa"/>
          </w:tcPr>
          <w:p w:rsidR="008A200A" w:rsidRPr="003E7A31" w:rsidRDefault="00165840" w:rsidP="00C137DA">
            <w:pPr>
              <w:pStyle w:val="Body"/>
              <w:spacing w:before="0" w:line="240" w:lineRule="auto"/>
              <w:ind w:left="0"/>
              <w:rPr>
                <w:strike/>
              </w:rPr>
            </w:pPr>
            <w:r w:rsidRPr="003E7A31">
              <w:rPr>
                <w:strike/>
              </w:rPr>
              <w:t>Reference</w:t>
            </w:r>
          </w:p>
        </w:tc>
      </w:tr>
    </w:tbl>
    <w:p w:rsidR="00B853BE" w:rsidRPr="003E7A31" w:rsidRDefault="00B853BE" w:rsidP="00B853BE">
      <w:pPr>
        <w:pStyle w:val="Body"/>
        <w:rPr>
          <w:strike/>
        </w:rPr>
      </w:pPr>
      <w:r w:rsidRPr="003E7A31">
        <w:rPr>
          <w:strike/>
        </w:rPr>
        <w:lastRenderedPageBreak/>
        <w:t xml:space="preserve">Refer to the Plug-in Entry Point Parameters section for a description of each parameter. </w:t>
      </w:r>
    </w:p>
    <w:p w:rsidR="000B2C96" w:rsidRPr="000B2C96" w:rsidRDefault="000B2C96" w:rsidP="00F13A1C">
      <w:pPr>
        <w:pStyle w:val="NoSpacing"/>
        <w:ind w:left="2160"/>
        <w:rPr>
          <w:rFonts w:ascii="Times New Roman" w:hAnsi="Times New Roman"/>
          <w:color w:val="000000"/>
          <w:w w:val="0"/>
          <w:sz w:val="20"/>
          <w:szCs w:val="20"/>
        </w:rPr>
      </w:pPr>
    </w:p>
    <w:p w:rsidR="00051091" w:rsidRDefault="00051091">
      <w:pPr>
        <w:pStyle w:val="Body"/>
        <w:spacing w:before="0"/>
        <w:rPr>
          <w:b/>
          <w:u w:val="single"/>
        </w:rPr>
      </w:pPr>
    </w:p>
    <w:p w:rsidR="000333FE" w:rsidRPr="00807DB4" w:rsidRDefault="000333FE" w:rsidP="000333FE">
      <w:pPr>
        <w:pStyle w:val="Body"/>
        <w:spacing w:before="0"/>
        <w:rPr>
          <w:b/>
          <w:strike/>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w:t>
      </w:r>
      <w:r w:rsidR="00875D98" w:rsidRPr="00807DB4">
        <w:rPr>
          <w:b/>
          <w:strike/>
          <w:u w:val="single"/>
        </w:rPr>
        <w:t>–</w:t>
      </w:r>
      <w:r w:rsidRPr="00807DB4">
        <w:rPr>
          <w:b/>
          <w:strike/>
          <w:u w:val="single"/>
        </w:rPr>
        <w:t xml:space="preserve"> </w:t>
      </w:r>
      <w:r w:rsidR="00875D98" w:rsidRPr="00807DB4">
        <w:rPr>
          <w:b/>
          <w:strike/>
          <w:u w:val="single"/>
        </w:rPr>
        <w:t>Pre Batch</w:t>
      </w:r>
    </w:p>
    <w:p w:rsidR="000333FE" w:rsidRPr="00807DB4" w:rsidRDefault="000333FE" w:rsidP="000333FE">
      <w:pPr>
        <w:pStyle w:val="Body"/>
        <w:spacing w:before="0"/>
        <w:rPr>
          <w:strike/>
        </w:rPr>
      </w:pPr>
      <w:r w:rsidRPr="00807DB4">
        <w:rPr>
          <w:strike/>
        </w:rPr>
        <w:t xml:space="preserve">The Pre </w:t>
      </w:r>
      <w:r w:rsidR="00F544F1" w:rsidRPr="00807DB4">
        <w:rPr>
          <w:strike/>
        </w:rPr>
        <w:t>Batch</w:t>
      </w:r>
      <w:r w:rsidRPr="00807DB4">
        <w:rPr>
          <w:strike/>
        </w:rPr>
        <w:t xml:space="preserve"> entry-point is a place for a plug-in to perform any setup or initialization it requires before each </w:t>
      </w:r>
      <w:r w:rsidR="00F544F1" w:rsidRPr="00807DB4">
        <w:rPr>
          <w:strike/>
        </w:rPr>
        <w:t>Batch</w:t>
      </w:r>
      <w:r w:rsidRPr="00807DB4">
        <w:rPr>
          <w:strike/>
        </w:rPr>
        <w:t>.</w:t>
      </w:r>
    </w:p>
    <w:p w:rsidR="000333FE" w:rsidRPr="00807DB4" w:rsidRDefault="000333FE" w:rsidP="000333FE">
      <w:pPr>
        <w:pStyle w:val="Body"/>
        <w:spacing w:before="0"/>
        <w:rPr>
          <w:strike/>
        </w:rPr>
      </w:pPr>
    </w:p>
    <w:p w:rsidR="000333FE" w:rsidRPr="00807DB4" w:rsidRDefault="000333FE" w:rsidP="000333FE">
      <w:pPr>
        <w:pStyle w:val="Body"/>
        <w:spacing w:before="0"/>
        <w:rPr>
          <w:strike/>
        </w:rPr>
      </w:pPr>
      <w:r w:rsidRPr="00807DB4">
        <w:rPr>
          <w:strike/>
        </w:rPr>
        <w:t xml:space="preserve">The controller thread in the Batch Model </w:t>
      </w:r>
      <w:r w:rsidR="00F544F1" w:rsidRPr="00807DB4">
        <w:rPr>
          <w:strike/>
        </w:rPr>
        <w:t xml:space="preserve">calls Pre Batch </w:t>
      </w:r>
      <w:r w:rsidRPr="00807DB4">
        <w:rPr>
          <w:strike/>
        </w:rPr>
        <w:t xml:space="preserve">before each batch. The Parallel Model </w:t>
      </w:r>
      <w:r w:rsidR="00F544F1" w:rsidRPr="00807DB4">
        <w:rPr>
          <w:strike/>
        </w:rPr>
        <w:t>and Sequential Model do</w:t>
      </w:r>
      <w:r w:rsidRPr="00807DB4">
        <w:rPr>
          <w:strike/>
        </w:rPr>
        <w:t xml:space="preserve"> not call Pre </w:t>
      </w:r>
      <w:r w:rsidR="00F544F1" w:rsidRPr="00807DB4">
        <w:rPr>
          <w:strike/>
        </w:rPr>
        <w:t>Batch</w:t>
      </w:r>
      <w:r w:rsidRPr="00807DB4">
        <w:rPr>
          <w:strike/>
        </w:rPr>
        <w:t xml:space="preserve">. </w:t>
      </w:r>
    </w:p>
    <w:p w:rsidR="000333FE" w:rsidRPr="00807DB4" w:rsidRDefault="000333FE" w:rsidP="000333FE">
      <w:pPr>
        <w:pStyle w:val="Body"/>
        <w:spacing w:before="0"/>
        <w:rPr>
          <w:strike/>
        </w:rPr>
      </w:pPr>
    </w:p>
    <w:p w:rsidR="000333FE" w:rsidRPr="00807DB4" w:rsidRDefault="000333FE" w:rsidP="000333FE">
      <w:pPr>
        <w:pStyle w:val="Body"/>
        <w:spacing w:before="0"/>
        <w:rPr>
          <w:i/>
          <w:strike/>
        </w:rPr>
      </w:pPr>
      <w:r w:rsidRPr="00807DB4">
        <w:rPr>
          <w:i/>
          <w:strike/>
        </w:rPr>
        <w:t xml:space="preserve">Note: </w:t>
      </w:r>
      <w:r w:rsidR="00F527C3" w:rsidRPr="00807DB4">
        <w:rPr>
          <w:i/>
          <w:strike/>
        </w:rPr>
        <w:t>The Batch</w:t>
      </w:r>
      <w:r w:rsidRPr="00807DB4">
        <w:rPr>
          <w:i/>
          <w:strike/>
        </w:rPr>
        <w:t xml:space="preserve"> model </w:t>
      </w:r>
      <w:r w:rsidR="00AB123F" w:rsidRPr="00807DB4">
        <w:rPr>
          <w:i/>
          <w:strike/>
        </w:rPr>
        <w:t>completes the call to</w:t>
      </w:r>
      <w:r w:rsidRPr="00807DB4">
        <w:rPr>
          <w:i/>
          <w:strike/>
        </w:rPr>
        <w:t xml:space="preserve"> Pre </w:t>
      </w:r>
      <w:r w:rsidR="00AB123F" w:rsidRPr="00807DB4">
        <w:rPr>
          <w:i/>
          <w:strike/>
        </w:rPr>
        <w:t>Batch</w:t>
      </w:r>
      <w:r w:rsidRPr="00807DB4">
        <w:rPr>
          <w:i/>
          <w:strike/>
        </w:rPr>
        <w:t xml:space="preserve"> from its controller th</w:t>
      </w:r>
      <w:r w:rsidR="00AB123F" w:rsidRPr="00807DB4">
        <w:rPr>
          <w:i/>
          <w:strike/>
        </w:rPr>
        <w:t>read</w:t>
      </w:r>
      <w:r w:rsidRPr="00807DB4">
        <w:rPr>
          <w:i/>
          <w:strike/>
        </w:rPr>
        <w:t xml:space="preserve"> before calling Pre UUT from any socket thread.</w:t>
      </w:r>
    </w:p>
    <w:p w:rsidR="000333FE" w:rsidRPr="00807DB4" w:rsidRDefault="00377146" w:rsidP="000333FE">
      <w:pPr>
        <w:pStyle w:val="Body"/>
        <w:rPr>
          <w:strike/>
        </w:rPr>
      </w:pPr>
      <w:r w:rsidRPr="00807DB4">
        <w:rPr>
          <w:strike/>
        </w:rPr>
        <w:t>Pre Batch takes the same parameters as Pre UUT. Refer to the Plug-in Entry Point Parameters section for a description of each parameter.</w:t>
      </w:r>
    </w:p>
    <w:p w:rsidR="000333FE" w:rsidRDefault="000333FE" w:rsidP="000333FE">
      <w:pPr>
        <w:pStyle w:val="Body"/>
        <w:spacing w:before="0"/>
        <w:ind w:left="0"/>
      </w:pPr>
    </w:p>
    <w:p w:rsidR="000333FE" w:rsidRDefault="000333FE" w:rsidP="000333FE">
      <w:pPr>
        <w:pStyle w:val="Body"/>
        <w:spacing w:before="0"/>
        <w:ind w:left="0"/>
      </w:pPr>
    </w:p>
    <w:p w:rsidR="000333FE" w:rsidRPr="00807DB4" w:rsidRDefault="000333FE" w:rsidP="000333FE">
      <w:pPr>
        <w:pStyle w:val="Body"/>
        <w:spacing w:before="0"/>
        <w:rPr>
          <w:b/>
          <w:strike/>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 </w:t>
      </w:r>
      <w:r w:rsidR="00875D98" w:rsidRPr="00807DB4">
        <w:rPr>
          <w:b/>
          <w:strike/>
          <w:u w:val="single"/>
        </w:rPr>
        <w:t>Post Batch</w:t>
      </w:r>
    </w:p>
    <w:p w:rsidR="000333FE" w:rsidRPr="00807DB4" w:rsidRDefault="000333FE" w:rsidP="000333FE">
      <w:pPr>
        <w:pStyle w:val="Body"/>
        <w:spacing w:before="0"/>
        <w:rPr>
          <w:strike/>
        </w:rPr>
      </w:pPr>
      <w:r w:rsidRPr="00807DB4">
        <w:rPr>
          <w:strike/>
        </w:rPr>
        <w:t>The Post UUT entry point enables a plug-in to perform processing after each UUT or Batch completes. For example, a plug-in might process the UUT test results and store the information in a report file or database tables.</w:t>
      </w:r>
    </w:p>
    <w:p w:rsidR="000333FE" w:rsidRPr="00807DB4" w:rsidRDefault="000333FE" w:rsidP="000333FE">
      <w:pPr>
        <w:pStyle w:val="Body"/>
        <w:spacing w:before="0"/>
        <w:rPr>
          <w:strike/>
        </w:rPr>
      </w:pPr>
    </w:p>
    <w:p w:rsidR="000333FE" w:rsidRPr="00807DB4" w:rsidRDefault="000333FE" w:rsidP="000333FE">
      <w:pPr>
        <w:pStyle w:val="Body"/>
        <w:spacing w:before="0"/>
        <w:rPr>
          <w:strike/>
        </w:rPr>
      </w:pPr>
      <w:r w:rsidRPr="00807DB4">
        <w:rPr>
          <w:strike/>
        </w:rPr>
        <w:t>The process model calls Post UUT once after each UUT for each test socket thread. The Batch Model controller thread also calls Post UUT after each batch. The Parallel Model controller thread does not call Post UUT.</w:t>
      </w:r>
    </w:p>
    <w:p w:rsidR="000333FE" w:rsidRPr="00807DB4" w:rsidRDefault="000333FE" w:rsidP="000333FE">
      <w:pPr>
        <w:pStyle w:val="Body"/>
        <w:spacing w:before="0"/>
        <w:ind w:left="0"/>
        <w:rPr>
          <w:strike/>
        </w:rPr>
      </w:pPr>
    </w:p>
    <w:p w:rsidR="000333FE" w:rsidRPr="00807DB4" w:rsidRDefault="000333FE" w:rsidP="000333FE">
      <w:pPr>
        <w:pStyle w:val="NoSpacing"/>
        <w:ind w:left="2160"/>
        <w:rPr>
          <w:rFonts w:ascii="Times New Roman" w:hAnsi="Times New Roman"/>
          <w:i/>
          <w:strike/>
          <w:color w:val="000000"/>
          <w:w w:val="0"/>
          <w:sz w:val="20"/>
          <w:szCs w:val="20"/>
        </w:rPr>
      </w:pPr>
      <w:r w:rsidRPr="00807DB4">
        <w:rPr>
          <w:rFonts w:ascii="Times New Roman" w:hAnsi="Times New Roman"/>
          <w:i/>
          <w:strike/>
          <w:color w:val="000000"/>
          <w:w w:val="0"/>
          <w:sz w:val="20"/>
          <w:szCs w:val="20"/>
        </w:rPr>
        <w:t xml:space="preserve">Note: </w:t>
      </w:r>
      <w:r w:rsidR="004E51BB" w:rsidRPr="00807DB4">
        <w:rPr>
          <w:rFonts w:ascii="Times New Roman" w:hAnsi="Times New Roman"/>
          <w:i/>
          <w:strike/>
          <w:color w:val="000000"/>
          <w:w w:val="0"/>
          <w:sz w:val="20"/>
          <w:szCs w:val="20"/>
        </w:rPr>
        <w:t>The Batch model</w:t>
      </w:r>
      <w:r w:rsidRPr="00807DB4">
        <w:rPr>
          <w:rFonts w:ascii="Times New Roman" w:hAnsi="Times New Roman"/>
          <w:i/>
          <w:strike/>
          <w:color w:val="000000"/>
          <w:w w:val="0"/>
          <w:sz w:val="20"/>
          <w:szCs w:val="20"/>
        </w:rPr>
        <w:t xml:space="preserve"> ensure</w:t>
      </w:r>
      <w:r w:rsidR="004E51BB" w:rsidRPr="00807DB4">
        <w:rPr>
          <w:rFonts w:ascii="Times New Roman" w:hAnsi="Times New Roman"/>
          <w:i/>
          <w:strike/>
          <w:color w:val="000000"/>
          <w:w w:val="0"/>
          <w:sz w:val="20"/>
          <w:szCs w:val="20"/>
        </w:rPr>
        <w:t>s</w:t>
      </w:r>
      <w:r w:rsidRPr="00807DB4">
        <w:rPr>
          <w:rFonts w:ascii="Times New Roman" w:hAnsi="Times New Roman"/>
          <w:i/>
          <w:strike/>
          <w:color w:val="000000"/>
          <w:w w:val="0"/>
          <w:sz w:val="20"/>
          <w:szCs w:val="20"/>
        </w:rPr>
        <w:t xml:space="preserve"> Pre UUT has completed in all test socket threads before invoking Post </w:t>
      </w:r>
      <w:r w:rsidR="004E51BB" w:rsidRPr="00807DB4">
        <w:rPr>
          <w:rFonts w:ascii="Times New Roman" w:hAnsi="Times New Roman"/>
          <w:i/>
          <w:strike/>
          <w:color w:val="000000"/>
          <w:w w:val="0"/>
          <w:sz w:val="20"/>
          <w:szCs w:val="20"/>
        </w:rPr>
        <w:t>Batch</w:t>
      </w:r>
      <w:r w:rsidRPr="00807DB4">
        <w:rPr>
          <w:rFonts w:ascii="Times New Roman" w:hAnsi="Times New Roman"/>
          <w:i/>
          <w:strike/>
          <w:color w:val="000000"/>
          <w:w w:val="0"/>
          <w:sz w:val="20"/>
          <w:szCs w:val="20"/>
        </w:rPr>
        <w:t>.</w:t>
      </w:r>
    </w:p>
    <w:p w:rsidR="000333FE" w:rsidRPr="00807DB4" w:rsidRDefault="000333FE" w:rsidP="000333FE">
      <w:pPr>
        <w:pStyle w:val="NoSpacing"/>
        <w:ind w:left="2160"/>
        <w:rPr>
          <w:rFonts w:ascii="Times New Roman" w:hAnsi="Times New Roman"/>
          <w:i/>
          <w:strike/>
          <w:color w:val="000000"/>
          <w:w w:val="0"/>
          <w:sz w:val="20"/>
          <w:szCs w:val="20"/>
        </w:rPr>
      </w:pPr>
    </w:p>
    <w:p w:rsidR="000333FE" w:rsidRPr="00807DB4" w:rsidRDefault="000333FE" w:rsidP="000333FE">
      <w:pPr>
        <w:pStyle w:val="Body"/>
        <w:spacing w:before="0"/>
        <w:rPr>
          <w:strike/>
        </w:rPr>
      </w:pPr>
      <w:r w:rsidRPr="00807DB4">
        <w:rPr>
          <w:strike/>
        </w:rPr>
        <w:t xml:space="preserve">Post Batch takes the same parameters as Post UUT. Refer to the Plug-in Entry Point Parameters section for a description of each parameter. </w:t>
      </w:r>
    </w:p>
    <w:p w:rsidR="000333FE" w:rsidRPr="000B2C96" w:rsidRDefault="000333FE" w:rsidP="000333FE">
      <w:pPr>
        <w:pStyle w:val="NoSpacing"/>
        <w:ind w:left="2160"/>
        <w:rPr>
          <w:rFonts w:ascii="Times New Roman" w:hAnsi="Times New Roman"/>
          <w:color w:val="000000"/>
          <w:w w:val="0"/>
          <w:sz w:val="20"/>
          <w:szCs w:val="20"/>
        </w:rPr>
      </w:pPr>
    </w:p>
    <w:p w:rsidR="000333FE" w:rsidRDefault="000333FE" w:rsidP="000333FE">
      <w:pPr>
        <w:pStyle w:val="Body"/>
        <w:spacing w:before="0"/>
        <w:rPr>
          <w:b/>
          <w:u w:val="single"/>
        </w:rPr>
      </w:pPr>
    </w:p>
    <w:p w:rsidR="00AF0C8C" w:rsidRPr="00807DB4" w:rsidRDefault="00EE577E" w:rsidP="00AF0C8C">
      <w:pPr>
        <w:pStyle w:val="Body"/>
        <w:spacing w:before="0"/>
        <w:rPr>
          <w:b/>
          <w:strike/>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 </w:t>
      </w:r>
      <w:r w:rsidR="00AF0C8C" w:rsidRPr="00807DB4">
        <w:rPr>
          <w:b/>
          <w:strike/>
          <w:u w:val="single"/>
        </w:rPr>
        <w:t>End</w:t>
      </w:r>
    </w:p>
    <w:p w:rsidR="002A74B6" w:rsidRPr="00807DB4" w:rsidRDefault="002A74B6" w:rsidP="002A74B6">
      <w:pPr>
        <w:pStyle w:val="Body"/>
        <w:spacing w:before="0"/>
        <w:rPr>
          <w:strike/>
        </w:rPr>
      </w:pPr>
      <w:r w:rsidRPr="00807DB4">
        <w:rPr>
          <w:strike/>
        </w:rPr>
        <w:t xml:space="preserve">The </w:t>
      </w:r>
      <w:r w:rsidR="00220778" w:rsidRPr="00807DB4">
        <w:rPr>
          <w:strike/>
        </w:rPr>
        <w:t xml:space="preserve">End </w:t>
      </w:r>
      <w:r w:rsidRPr="00807DB4">
        <w:rPr>
          <w:strike/>
        </w:rPr>
        <w:t>entry-point is a place for a plug-in to perform any cleanup or finalization it requires such as closing files or database connections.</w:t>
      </w:r>
    </w:p>
    <w:p w:rsidR="00051091" w:rsidRPr="00807DB4" w:rsidRDefault="00051091">
      <w:pPr>
        <w:pStyle w:val="NoSpacing"/>
        <w:ind w:left="2160"/>
        <w:rPr>
          <w:rFonts w:ascii="Times New Roman" w:hAnsi="Times New Roman"/>
          <w:strike/>
          <w:sz w:val="20"/>
          <w:szCs w:val="20"/>
        </w:rPr>
      </w:pPr>
    </w:p>
    <w:p w:rsidR="00051091" w:rsidRPr="00807DB4" w:rsidRDefault="005B3ACF">
      <w:pPr>
        <w:pStyle w:val="NoSpacing"/>
        <w:ind w:left="2160"/>
        <w:rPr>
          <w:rFonts w:ascii="Times New Roman" w:hAnsi="Times New Roman"/>
          <w:strike/>
          <w:color w:val="000000"/>
          <w:w w:val="0"/>
          <w:sz w:val="20"/>
          <w:szCs w:val="20"/>
        </w:rPr>
      </w:pPr>
      <w:r w:rsidRPr="00807DB4">
        <w:rPr>
          <w:rFonts w:ascii="Times New Roman" w:hAnsi="Times New Roman"/>
          <w:strike/>
          <w:sz w:val="20"/>
          <w:szCs w:val="20"/>
        </w:rPr>
        <w:lastRenderedPageBreak/>
        <w:t xml:space="preserve">A </w:t>
      </w:r>
      <w:r w:rsidR="00567D94" w:rsidRPr="00807DB4">
        <w:rPr>
          <w:rFonts w:ascii="Times New Roman" w:hAnsi="Times New Roman"/>
          <w:strike/>
          <w:sz w:val="20"/>
          <w:szCs w:val="20"/>
        </w:rPr>
        <w:t>p</w:t>
      </w:r>
      <w:r w:rsidRPr="00807DB4">
        <w:rPr>
          <w:rFonts w:ascii="Times New Roman" w:hAnsi="Times New Roman"/>
          <w:strike/>
          <w:sz w:val="20"/>
          <w:szCs w:val="20"/>
        </w:rPr>
        <w:t xml:space="preserve">rocess model calls </w:t>
      </w:r>
      <w:r w:rsidR="008D3A79" w:rsidRPr="00807DB4">
        <w:rPr>
          <w:rFonts w:ascii="Times New Roman" w:hAnsi="Times New Roman"/>
          <w:strike/>
          <w:color w:val="000000"/>
          <w:w w:val="0"/>
          <w:sz w:val="20"/>
          <w:szCs w:val="20"/>
        </w:rPr>
        <w:t>End</w:t>
      </w:r>
      <w:r w:rsidRPr="00807DB4">
        <w:rPr>
          <w:rFonts w:ascii="Times New Roman" w:hAnsi="Times New Roman"/>
          <w:strike/>
          <w:color w:val="000000"/>
          <w:w w:val="0"/>
          <w:sz w:val="20"/>
          <w:szCs w:val="20"/>
        </w:rPr>
        <w:t xml:space="preserve"> once in </w:t>
      </w:r>
      <w:r w:rsidR="008D3A79" w:rsidRPr="00807DB4">
        <w:rPr>
          <w:rFonts w:ascii="Times New Roman" w:hAnsi="Times New Roman"/>
          <w:strike/>
          <w:color w:val="000000"/>
          <w:w w:val="0"/>
          <w:sz w:val="20"/>
          <w:szCs w:val="20"/>
        </w:rPr>
        <w:t xml:space="preserve">its </w:t>
      </w:r>
      <w:r w:rsidRPr="00807DB4">
        <w:rPr>
          <w:rFonts w:ascii="Times New Roman" w:hAnsi="Times New Roman"/>
          <w:strike/>
          <w:color w:val="000000"/>
          <w:w w:val="0"/>
          <w:sz w:val="20"/>
          <w:szCs w:val="20"/>
        </w:rPr>
        <w:t>controller thread</w:t>
      </w:r>
      <w:r w:rsidR="008D3A79" w:rsidRPr="00807DB4">
        <w:rPr>
          <w:rFonts w:ascii="Times New Roman" w:hAnsi="Times New Roman"/>
          <w:strike/>
          <w:color w:val="000000"/>
          <w:w w:val="0"/>
          <w:sz w:val="20"/>
          <w:szCs w:val="20"/>
        </w:rPr>
        <w:t xml:space="preserve"> and once in each test socket thread</w:t>
      </w:r>
      <w:r w:rsidRPr="00807DB4">
        <w:rPr>
          <w:rFonts w:ascii="Times New Roman" w:hAnsi="Times New Roman"/>
          <w:strike/>
          <w:color w:val="000000"/>
          <w:w w:val="0"/>
          <w:sz w:val="20"/>
          <w:szCs w:val="20"/>
        </w:rPr>
        <w:t xml:space="preserve">. This is the last entry point </w:t>
      </w:r>
      <w:r w:rsidR="008D3A79" w:rsidRPr="00807DB4">
        <w:rPr>
          <w:rFonts w:ascii="Times New Roman" w:hAnsi="Times New Roman"/>
          <w:strike/>
          <w:color w:val="000000"/>
          <w:w w:val="0"/>
          <w:sz w:val="20"/>
          <w:szCs w:val="20"/>
        </w:rPr>
        <w:t>the model calls</w:t>
      </w:r>
      <w:r w:rsidRPr="00807DB4">
        <w:rPr>
          <w:rFonts w:ascii="Times New Roman" w:hAnsi="Times New Roman"/>
          <w:strike/>
          <w:color w:val="000000"/>
          <w:w w:val="0"/>
          <w:sz w:val="20"/>
          <w:szCs w:val="20"/>
        </w:rPr>
        <w:t xml:space="preserve"> at runtime and </w:t>
      </w:r>
      <w:r w:rsidR="008D3A79" w:rsidRPr="00807DB4">
        <w:rPr>
          <w:rFonts w:ascii="Times New Roman" w:hAnsi="Times New Roman"/>
          <w:strike/>
          <w:color w:val="000000"/>
          <w:w w:val="0"/>
          <w:sz w:val="20"/>
          <w:szCs w:val="20"/>
        </w:rPr>
        <w:t>the model</w:t>
      </w:r>
      <w:r w:rsidRPr="00807DB4">
        <w:rPr>
          <w:rFonts w:ascii="Times New Roman" w:hAnsi="Times New Roman"/>
          <w:strike/>
          <w:color w:val="000000"/>
          <w:w w:val="0"/>
          <w:sz w:val="20"/>
          <w:szCs w:val="20"/>
        </w:rPr>
        <w:t xml:space="preserve"> call</w:t>
      </w:r>
      <w:r w:rsidR="008D3A79" w:rsidRPr="00807DB4">
        <w:rPr>
          <w:rFonts w:ascii="Times New Roman" w:hAnsi="Times New Roman"/>
          <w:strike/>
          <w:color w:val="000000"/>
          <w:w w:val="0"/>
          <w:sz w:val="20"/>
          <w:szCs w:val="20"/>
        </w:rPr>
        <w:t xml:space="preserve">s it </w:t>
      </w:r>
      <w:r w:rsidRPr="00807DB4">
        <w:rPr>
          <w:rFonts w:ascii="Times New Roman" w:hAnsi="Times New Roman"/>
          <w:strike/>
          <w:color w:val="000000"/>
          <w:w w:val="0"/>
          <w:sz w:val="20"/>
          <w:szCs w:val="20"/>
        </w:rPr>
        <w:t>after the UUT loop</w:t>
      </w:r>
      <w:r w:rsidR="008D3A79" w:rsidRPr="00807DB4">
        <w:rPr>
          <w:rFonts w:ascii="Times New Roman" w:hAnsi="Times New Roman"/>
          <w:strike/>
          <w:color w:val="000000"/>
          <w:w w:val="0"/>
          <w:sz w:val="20"/>
          <w:szCs w:val="20"/>
        </w:rPr>
        <w:t xml:space="preserve"> exits</w:t>
      </w:r>
      <w:r w:rsidR="006C7199" w:rsidRPr="00807DB4">
        <w:rPr>
          <w:rFonts w:ascii="Times New Roman" w:hAnsi="Times New Roman"/>
          <w:strike/>
          <w:color w:val="000000"/>
          <w:w w:val="0"/>
          <w:sz w:val="20"/>
          <w:szCs w:val="20"/>
        </w:rPr>
        <w:t>, if any.</w:t>
      </w:r>
    </w:p>
    <w:p w:rsidR="00051091" w:rsidRPr="00807DB4" w:rsidRDefault="00051091">
      <w:pPr>
        <w:pStyle w:val="NoSpacing"/>
        <w:ind w:left="2160"/>
        <w:rPr>
          <w:rFonts w:ascii="Times New Roman" w:hAnsi="Times New Roman"/>
          <w:strike/>
          <w:color w:val="000000"/>
          <w:w w:val="0"/>
          <w:sz w:val="20"/>
          <w:szCs w:val="20"/>
        </w:rPr>
      </w:pPr>
    </w:p>
    <w:p w:rsidR="00051091" w:rsidRPr="00807DB4" w:rsidRDefault="00FC4BC8">
      <w:pPr>
        <w:pStyle w:val="NoSpacing"/>
        <w:ind w:left="2160"/>
        <w:rPr>
          <w:rFonts w:ascii="Times New Roman" w:hAnsi="Times New Roman"/>
          <w:i/>
          <w:strike/>
          <w:color w:val="000000"/>
          <w:w w:val="0"/>
          <w:sz w:val="20"/>
          <w:szCs w:val="20"/>
        </w:rPr>
      </w:pPr>
      <w:r w:rsidRPr="00807DB4">
        <w:rPr>
          <w:rFonts w:ascii="Times New Roman" w:hAnsi="Times New Roman"/>
          <w:i/>
          <w:strike/>
          <w:color w:val="000000"/>
          <w:w w:val="0"/>
          <w:sz w:val="20"/>
          <w:szCs w:val="20"/>
        </w:rPr>
        <w:t xml:space="preserve">Note: </w:t>
      </w:r>
      <w:r w:rsidR="00AC4026" w:rsidRPr="00807DB4">
        <w:rPr>
          <w:rFonts w:ascii="Times New Roman" w:hAnsi="Times New Roman"/>
          <w:i/>
          <w:strike/>
          <w:color w:val="000000"/>
          <w:w w:val="0"/>
          <w:sz w:val="20"/>
          <w:szCs w:val="20"/>
        </w:rPr>
        <w:t xml:space="preserve">a process model </w:t>
      </w:r>
      <w:r w:rsidR="005B3ACF" w:rsidRPr="00807DB4">
        <w:rPr>
          <w:rFonts w:ascii="Times New Roman" w:hAnsi="Times New Roman"/>
          <w:i/>
          <w:strike/>
          <w:color w:val="000000"/>
          <w:w w:val="0"/>
          <w:sz w:val="20"/>
          <w:szCs w:val="20"/>
        </w:rPr>
        <w:t>call</w:t>
      </w:r>
      <w:r w:rsidR="00AC4026" w:rsidRPr="00807DB4">
        <w:rPr>
          <w:rFonts w:ascii="Times New Roman" w:hAnsi="Times New Roman"/>
          <w:i/>
          <w:strike/>
          <w:color w:val="000000"/>
          <w:w w:val="0"/>
          <w:sz w:val="20"/>
          <w:szCs w:val="20"/>
        </w:rPr>
        <w:t>s</w:t>
      </w:r>
      <w:r w:rsidR="005B3ACF" w:rsidRPr="00807DB4">
        <w:rPr>
          <w:rFonts w:ascii="Times New Roman" w:hAnsi="Times New Roman"/>
          <w:i/>
          <w:strike/>
          <w:color w:val="000000"/>
          <w:w w:val="0"/>
          <w:sz w:val="20"/>
          <w:szCs w:val="20"/>
        </w:rPr>
        <w:t xml:space="preserve"> End from </w:t>
      </w:r>
      <w:r w:rsidR="00AC4026" w:rsidRPr="00807DB4">
        <w:rPr>
          <w:rFonts w:ascii="Times New Roman" w:hAnsi="Times New Roman"/>
          <w:i/>
          <w:strike/>
          <w:color w:val="000000"/>
          <w:w w:val="0"/>
          <w:sz w:val="20"/>
          <w:szCs w:val="20"/>
        </w:rPr>
        <w:t>its</w:t>
      </w:r>
      <w:r w:rsidRPr="00807DB4">
        <w:rPr>
          <w:rFonts w:ascii="Times New Roman" w:hAnsi="Times New Roman"/>
          <w:i/>
          <w:strike/>
          <w:color w:val="000000"/>
          <w:w w:val="0"/>
          <w:sz w:val="20"/>
          <w:szCs w:val="20"/>
        </w:rPr>
        <w:t xml:space="preserve"> controller thread only after all</w:t>
      </w:r>
      <w:r w:rsidR="00AC4026" w:rsidRPr="00807DB4">
        <w:rPr>
          <w:rFonts w:ascii="Times New Roman" w:hAnsi="Times New Roman"/>
          <w:i/>
          <w:strike/>
          <w:color w:val="000000"/>
          <w:w w:val="0"/>
          <w:sz w:val="20"/>
          <w:szCs w:val="20"/>
        </w:rPr>
        <w:t xml:space="preserve"> calls to End from</w:t>
      </w:r>
      <w:r w:rsidR="005B3ACF" w:rsidRPr="00807DB4">
        <w:rPr>
          <w:rFonts w:ascii="Times New Roman" w:hAnsi="Times New Roman"/>
          <w:i/>
          <w:strike/>
          <w:color w:val="000000"/>
          <w:w w:val="0"/>
          <w:sz w:val="20"/>
          <w:szCs w:val="20"/>
        </w:rPr>
        <w:t xml:space="preserve"> socket threads</w:t>
      </w:r>
      <w:r w:rsidRPr="00807DB4">
        <w:rPr>
          <w:rFonts w:ascii="Times New Roman" w:hAnsi="Times New Roman"/>
          <w:i/>
          <w:strike/>
          <w:color w:val="000000"/>
          <w:w w:val="0"/>
          <w:sz w:val="20"/>
          <w:szCs w:val="20"/>
        </w:rPr>
        <w:t xml:space="preserve"> complete</w:t>
      </w:r>
      <w:r w:rsidR="005B3ACF" w:rsidRPr="00807DB4">
        <w:rPr>
          <w:rFonts w:ascii="Times New Roman" w:hAnsi="Times New Roman"/>
          <w:i/>
          <w:strike/>
          <w:color w:val="000000"/>
          <w:w w:val="0"/>
          <w:sz w:val="20"/>
          <w:szCs w:val="20"/>
        </w:rPr>
        <w:t>.</w:t>
      </w:r>
    </w:p>
    <w:p w:rsidR="00051091" w:rsidRPr="00807DB4" w:rsidRDefault="00051091">
      <w:pPr>
        <w:pStyle w:val="NoSpacing"/>
        <w:ind w:left="2160"/>
        <w:rPr>
          <w:rFonts w:ascii="Times New Roman" w:hAnsi="Times New Roman"/>
          <w:strike/>
          <w:color w:val="000000"/>
          <w:w w:val="0"/>
          <w:sz w:val="20"/>
          <w:szCs w:val="20"/>
        </w:rPr>
      </w:pPr>
    </w:p>
    <w:p w:rsidR="00D64C27" w:rsidRPr="00807DB4" w:rsidRDefault="005F6C2E" w:rsidP="00D64C27">
      <w:pPr>
        <w:pStyle w:val="Body"/>
        <w:rPr>
          <w:strike/>
        </w:rPr>
      </w:pPr>
      <w:r w:rsidRPr="00807DB4">
        <w:rPr>
          <w:strike/>
        </w:rPr>
        <w:t>End takes the same parameters as Begin.</w:t>
      </w:r>
      <w:r w:rsidR="00D64C27" w:rsidRPr="00807DB4">
        <w:rPr>
          <w:strike/>
        </w:rPr>
        <w:t xml:space="preserve"> Refer to the Plug-in Entry Point Parameters section for a description of each parameter. </w:t>
      </w:r>
    </w:p>
    <w:p w:rsidR="00051091" w:rsidRDefault="00051091">
      <w:pPr>
        <w:pStyle w:val="Body"/>
        <w:spacing w:before="0"/>
      </w:pPr>
    </w:p>
    <w:p w:rsidR="00051091" w:rsidRDefault="00051091">
      <w:pPr>
        <w:pStyle w:val="Body"/>
        <w:ind w:left="0"/>
      </w:pPr>
    </w:p>
    <w:p w:rsidR="00567D94" w:rsidRPr="00807DB4" w:rsidRDefault="00EE577E">
      <w:pPr>
        <w:pStyle w:val="Body"/>
        <w:rPr>
          <w:b/>
          <w:strike/>
          <w:w w:val="100"/>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w:t>
      </w:r>
      <w:r w:rsidR="006D3543" w:rsidRPr="00807DB4">
        <w:rPr>
          <w:b/>
          <w:strike/>
          <w:u w:val="single"/>
        </w:rPr>
        <w:t>–</w:t>
      </w:r>
      <w:r w:rsidRPr="00807DB4">
        <w:rPr>
          <w:b/>
          <w:strike/>
          <w:u w:val="single"/>
        </w:rPr>
        <w:t xml:space="preserve"> </w:t>
      </w:r>
      <w:proofErr w:type="spellStart"/>
      <w:r w:rsidR="006D3543" w:rsidRPr="00807DB4">
        <w:rPr>
          <w:b/>
          <w:strike/>
          <w:w w:val="100"/>
          <w:u w:val="single"/>
        </w:rPr>
        <w:t>OnThe</w:t>
      </w:r>
      <w:r w:rsidRPr="00807DB4">
        <w:rPr>
          <w:b/>
          <w:strike/>
          <w:w w:val="100"/>
          <w:u w:val="single"/>
        </w:rPr>
        <w:t>Fly</w:t>
      </w:r>
      <w:proofErr w:type="spellEnd"/>
      <w:r w:rsidRPr="00807DB4">
        <w:rPr>
          <w:b/>
          <w:strike/>
          <w:w w:val="100"/>
          <w:u w:val="single"/>
        </w:rPr>
        <w:t xml:space="preserve"> </w:t>
      </w:r>
      <w:r w:rsidR="005B3ACF" w:rsidRPr="00807DB4">
        <w:rPr>
          <w:b/>
          <w:strike/>
          <w:w w:val="100"/>
          <w:u w:val="single"/>
        </w:rPr>
        <w:t>Step Results</w:t>
      </w:r>
    </w:p>
    <w:p w:rsidR="000D050E" w:rsidRPr="00807DB4" w:rsidRDefault="00EE577E" w:rsidP="000D050E">
      <w:pPr>
        <w:pStyle w:val="Body"/>
        <w:spacing w:before="0"/>
        <w:rPr>
          <w:strike/>
        </w:rPr>
      </w:pPr>
      <w:r w:rsidRPr="00807DB4">
        <w:rPr>
          <w:strike/>
        </w:rPr>
        <w:t xml:space="preserve">The </w:t>
      </w:r>
      <w:proofErr w:type="spellStart"/>
      <w:r w:rsidRPr="00807DB4">
        <w:rPr>
          <w:strike/>
        </w:rPr>
        <w:t>OnTheFly</w:t>
      </w:r>
      <w:proofErr w:type="spellEnd"/>
      <w:r w:rsidRPr="00807DB4">
        <w:rPr>
          <w:strike/>
        </w:rPr>
        <w:t xml:space="preserve"> </w:t>
      </w:r>
      <w:r w:rsidR="000D050E" w:rsidRPr="00807DB4">
        <w:rPr>
          <w:strike/>
        </w:rPr>
        <w:t xml:space="preserve">Step Results entry-point is the </w:t>
      </w:r>
      <w:r w:rsidR="00EA7893" w:rsidRPr="00807DB4">
        <w:rPr>
          <w:strike/>
        </w:rPr>
        <w:t>place</w:t>
      </w:r>
      <w:r w:rsidR="000D050E" w:rsidRPr="00807DB4">
        <w:rPr>
          <w:strike/>
        </w:rPr>
        <w:t xml:space="preserve"> for a plug-in to obtain steps results while the testing process is still under way.</w:t>
      </w:r>
      <w:r w:rsidR="00B542A9" w:rsidRPr="00807DB4">
        <w:rPr>
          <w:strike/>
        </w:rPr>
        <w:t xml:space="preserve"> For example, the </w:t>
      </w:r>
      <w:proofErr w:type="spellStart"/>
      <w:r w:rsidR="00B542A9" w:rsidRPr="00807DB4">
        <w:rPr>
          <w:strike/>
        </w:rPr>
        <w:t>NI_ReportGenerator</w:t>
      </w:r>
      <w:proofErr w:type="spellEnd"/>
      <w:r w:rsidR="00B542A9" w:rsidRPr="00807DB4">
        <w:rPr>
          <w:strike/>
        </w:rPr>
        <w:t xml:space="preserve"> plug-in uses this entry point to append results information to the report while testing is in progress when the user enables its On-the-Fly option.</w:t>
      </w:r>
    </w:p>
    <w:p w:rsidR="000D050E" w:rsidRPr="00807DB4" w:rsidRDefault="000D050E" w:rsidP="00567D94">
      <w:pPr>
        <w:pStyle w:val="Body"/>
        <w:spacing w:before="0"/>
        <w:rPr>
          <w:strike/>
          <w:w w:val="100"/>
        </w:rPr>
      </w:pPr>
    </w:p>
    <w:p w:rsidR="00567D94" w:rsidRPr="00807DB4" w:rsidRDefault="00567D94" w:rsidP="00567D94">
      <w:pPr>
        <w:pStyle w:val="Body"/>
        <w:spacing w:before="0"/>
        <w:rPr>
          <w:strike/>
          <w:w w:val="100"/>
        </w:rPr>
      </w:pPr>
      <w:r w:rsidRPr="00807DB4">
        <w:rPr>
          <w:strike/>
          <w:w w:val="100"/>
        </w:rPr>
        <w:t>A pro</w:t>
      </w:r>
      <w:r w:rsidR="00EE577E" w:rsidRPr="00807DB4">
        <w:rPr>
          <w:strike/>
          <w:w w:val="100"/>
        </w:rPr>
        <w:t xml:space="preserve">cess model calls the </w:t>
      </w:r>
      <w:proofErr w:type="spellStart"/>
      <w:r w:rsidR="00EE577E" w:rsidRPr="00807DB4">
        <w:rPr>
          <w:strike/>
          <w:w w:val="100"/>
        </w:rPr>
        <w:t>OnTheFly</w:t>
      </w:r>
      <w:proofErr w:type="spellEnd"/>
      <w:r w:rsidR="00EE577E" w:rsidRPr="00807DB4">
        <w:rPr>
          <w:strike/>
          <w:w w:val="100"/>
        </w:rPr>
        <w:t xml:space="preserve"> </w:t>
      </w:r>
      <w:r w:rsidRPr="00807DB4">
        <w:rPr>
          <w:strike/>
          <w:w w:val="100"/>
        </w:rPr>
        <w:t xml:space="preserve">Step Results entry point only for plug-ins that are configured to process results on-the-fly. The </w:t>
      </w:r>
      <w:proofErr w:type="spellStart"/>
      <w:r w:rsidRPr="00807DB4">
        <w:rPr>
          <w:strike/>
          <w:w w:val="100"/>
        </w:rPr>
        <w:t>NI_</w:t>
      </w:r>
      <w:r w:rsidR="00EA7893" w:rsidRPr="00807DB4">
        <w:rPr>
          <w:strike/>
          <w:w w:val="100"/>
        </w:rPr>
        <w:t>ModelPlugin</w:t>
      </w:r>
      <w:proofErr w:type="spellEnd"/>
      <w:r w:rsidRPr="00807DB4">
        <w:rPr>
          <w:strike/>
          <w:w w:val="100"/>
        </w:rPr>
        <w:t xml:space="preserve"> data type which represents a configure plug in stores the on-the-fly setting in its </w:t>
      </w:r>
      <w:proofErr w:type="spellStart"/>
      <w:r w:rsidRPr="00807DB4">
        <w:rPr>
          <w:strike/>
          <w:w w:val="100"/>
        </w:rPr>
        <w:t>ProcessOnTheFly</w:t>
      </w:r>
      <w:proofErr w:type="spellEnd"/>
      <w:r w:rsidRPr="00807DB4">
        <w:rPr>
          <w:strike/>
          <w:w w:val="100"/>
        </w:rPr>
        <w:t xml:space="preserve"> property. The process model collects step results until a </w:t>
      </w:r>
      <w:r w:rsidR="00EA7893" w:rsidRPr="00807DB4">
        <w:rPr>
          <w:strike/>
          <w:w w:val="100"/>
        </w:rPr>
        <w:t xml:space="preserve">configurable </w:t>
      </w:r>
      <w:r w:rsidRPr="00807DB4">
        <w:rPr>
          <w:strike/>
          <w:w w:val="100"/>
        </w:rPr>
        <w:t>threshold is exceeded. It then passe</w:t>
      </w:r>
      <w:r w:rsidR="00EE577E" w:rsidRPr="00807DB4">
        <w:rPr>
          <w:strike/>
          <w:w w:val="100"/>
        </w:rPr>
        <w:t xml:space="preserve">s the results to the </w:t>
      </w:r>
      <w:proofErr w:type="spellStart"/>
      <w:r w:rsidR="00EE577E" w:rsidRPr="00807DB4">
        <w:rPr>
          <w:strike/>
          <w:w w:val="100"/>
        </w:rPr>
        <w:t>OnTheFly</w:t>
      </w:r>
      <w:proofErr w:type="spellEnd"/>
      <w:r w:rsidR="00EE577E" w:rsidRPr="00807DB4">
        <w:rPr>
          <w:strike/>
          <w:w w:val="100"/>
        </w:rPr>
        <w:t xml:space="preserve"> </w:t>
      </w:r>
      <w:r w:rsidRPr="00807DB4">
        <w:rPr>
          <w:strike/>
          <w:w w:val="100"/>
        </w:rPr>
        <w:t xml:space="preserve">Step Results entry point for processing. The number of results it passes can vary due to </w:t>
      </w:r>
      <w:r w:rsidR="00EA7893" w:rsidRPr="00807DB4">
        <w:rPr>
          <w:strike/>
          <w:w w:val="100"/>
        </w:rPr>
        <w:t>multiple</w:t>
      </w:r>
      <w:r w:rsidRPr="00807DB4">
        <w:rPr>
          <w:strike/>
          <w:w w:val="100"/>
        </w:rPr>
        <w:t xml:space="preserve"> factors. </w:t>
      </w:r>
    </w:p>
    <w:p w:rsidR="002234A3" w:rsidRPr="00807DB4" w:rsidRDefault="002234A3" w:rsidP="00567D94">
      <w:pPr>
        <w:pStyle w:val="Body"/>
        <w:spacing w:before="0"/>
        <w:rPr>
          <w:strike/>
          <w:w w:val="100"/>
        </w:rPr>
      </w:pPr>
    </w:p>
    <w:p w:rsidR="002234A3" w:rsidRPr="00807DB4" w:rsidRDefault="002234A3" w:rsidP="00567D94">
      <w:pPr>
        <w:pStyle w:val="Body"/>
        <w:spacing w:before="0"/>
        <w:rPr>
          <w:strike/>
        </w:rPr>
      </w:pPr>
      <w:r w:rsidRPr="00807DB4">
        <w:rPr>
          <w:strike/>
          <w:w w:val="100"/>
        </w:rPr>
        <w:t xml:space="preserve">The Steps, Results, </w:t>
      </w:r>
      <w:proofErr w:type="spellStart"/>
      <w:r w:rsidRPr="00807DB4">
        <w:rPr>
          <w:strike/>
          <w:w w:val="100"/>
        </w:rPr>
        <w:t>CallbackNames</w:t>
      </w:r>
      <w:proofErr w:type="spellEnd"/>
      <w:r w:rsidRPr="00807DB4">
        <w:rPr>
          <w:strike/>
          <w:w w:val="100"/>
        </w:rPr>
        <w:t xml:space="preserve">, and </w:t>
      </w:r>
      <w:proofErr w:type="spellStart"/>
      <w:r w:rsidRPr="00807DB4">
        <w:rPr>
          <w:strike/>
          <w:w w:val="100"/>
        </w:rPr>
        <w:t>ParentIds</w:t>
      </w:r>
      <w:proofErr w:type="spellEnd"/>
      <w:r w:rsidRPr="00807DB4">
        <w:rPr>
          <w:strike/>
          <w:w w:val="100"/>
        </w:rPr>
        <w:t xml:space="preserve"> parameters are parallel arrays. For example if there is a result element at Results[5], then Step[5], </w:t>
      </w:r>
      <w:proofErr w:type="spellStart"/>
      <w:r w:rsidRPr="00807DB4">
        <w:rPr>
          <w:strike/>
          <w:w w:val="100"/>
        </w:rPr>
        <w:t>CallbackNames</w:t>
      </w:r>
      <w:proofErr w:type="spellEnd"/>
      <w:r w:rsidRPr="00807DB4">
        <w:rPr>
          <w:strike/>
          <w:w w:val="100"/>
        </w:rPr>
        <w:t xml:space="preserve">[5], and </w:t>
      </w:r>
      <w:proofErr w:type="spellStart"/>
      <w:r w:rsidRPr="00807DB4">
        <w:rPr>
          <w:strike/>
          <w:w w:val="100"/>
        </w:rPr>
        <w:t>ParentIds</w:t>
      </w:r>
      <w:proofErr w:type="spellEnd"/>
      <w:r w:rsidRPr="00807DB4">
        <w:rPr>
          <w:strike/>
          <w:w w:val="100"/>
        </w:rPr>
        <w:t>[5] are the step that generated the result, the callba</w:t>
      </w:r>
      <w:r w:rsidR="006411E4" w:rsidRPr="00807DB4">
        <w:rPr>
          <w:strike/>
          <w:w w:val="100"/>
        </w:rPr>
        <w:t>ck name of the result, and the ID</w:t>
      </w:r>
      <w:r w:rsidRPr="00807DB4">
        <w:rPr>
          <w:strike/>
          <w:w w:val="100"/>
        </w:rPr>
        <w:t xml:space="preserve"> of the parent result for that result.</w:t>
      </w:r>
    </w:p>
    <w:p w:rsidR="00EA7893" w:rsidRPr="00807DB4" w:rsidRDefault="00EA7893" w:rsidP="00567D94">
      <w:pPr>
        <w:pStyle w:val="Body"/>
        <w:spacing w:before="0"/>
        <w:rPr>
          <w:strike/>
        </w:rPr>
      </w:pPr>
    </w:p>
    <w:p w:rsidR="006D3543" w:rsidRPr="00807DB4" w:rsidRDefault="006D3543" w:rsidP="00567D94">
      <w:pPr>
        <w:pStyle w:val="Body"/>
        <w:spacing w:before="0"/>
        <w:rPr>
          <w:strike/>
        </w:rPr>
      </w:pPr>
      <w:r w:rsidRPr="00807DB4">
        <w:rPr>
          <w:strike/>
        </w:rPr>
        <w:t>Note: The process model calls this entry point from any thread that generates results. Typically</w:t>
      </w:r>
      <w:r w:rsidR="00597E87" w:rsidRPr="00807DB4">
        <w:rPr>
          <w:strike/>
        </w:rPr>
        <w:t>,</w:t>
      </w:r>
      <w:r w:rsidRPr="00807DB4">
        <w:rPr>
          <w:strike/>
        </w:rPr>
        <w:t xml:space="preserve"> </w:t>
      </w:r>
      <w:r w:rsidR="00597E87" w:rsidRPr="00807DB4">
        <w:rPr>
          <w:strike/>
        </w:rPr>
        <w:t>process model controller threads do not generate results</w:t>
      </w:r>
      <w:r w:rsidRPr="00807DB4">
        <w:rPr>
          <w:strike/>
        </w:rPr>
        <w:t>.</w:t>
      </w:r>
    </w:p>
    <w:p w:rsidR="005221C3" w:rsidRPr="00807DB4" w:rsidRDefault="005221C3" w:rsidP="00567D94">
      <w:pPr>
        <w:pStyle w:val="Body"/>
        <w:spacing w:before="0"/>
        <w:rPr>
          <w:strike/>
        </w:rPr>
      </w:pPr>
    </w:p>
    <w:p w:rsidR="005221C3" w:rsidRPr="00807DB4" w:rsidRDefault="005221C3" w:rsidP="00567D94">
      <w:pPr>
        <w:pStyle w:val="Body"/>
        <w:spacing w:before="0"/>
        <w:rPr>
          <w:strike/>
        </w:rPr>
      </w:pPr>
      <w:r w:rsidRPr="00807DB4">
        <w:rPr>
          <w:strike/>
        </w:rPr>
        <w:t xml:space="preserve">Note: A test socket can spawn multiple child threads. However, the process model prevents this entry point from being called simultaneously for results from </w:t>
      </w:r>
      <w:r w:rsidR="00091C52" w:rsidRPr="00807DB4">
        <w:rPr>
          <w:strike/>
        </w:rPr>
        <w:t>more than one thread</w:t>
      </w:r>
      <w:r w:rsidRPr="00807DB4">
        <w:rPr>
          <w:strike/>
        </w:rPr>
        <w:t xml:space="preserve"> in the same test</w:t>
      </w:r>
      <w:r w:rsidR="00AF7E09" w:rsidRPr="00807DB4">
        <w:rPr>
          <w:strike/>
        </w:rPr>
        <w:t xml:space="preserve"> socket so that this </w:t>
      </w:r>
      <w:r w:rsidR="00AF7E09" w:rsidRPr="00807DB4">
        <w:rPr>
          <w:strike/>
        </w:rPr>
        <w:lastRenderedPageBreak/>
        <w:t xml:space="preserve">entry point </w:t>
      </w:r>
      <w:r w:rsidR="00D96CE0" w:rsidRPr="00807DB4">
        <w:rPr>
          <w:strike/>
        </w:rPr>
        <w:t xml:space="preserve">can </w:t>
      </w:r>
      <w:r w:rsidR="00D8644F" w:rsidRPr="00807DB4">
        <w:rPr>
          <w:strike/>
        </w:rPr>
        <w:t>access</w:t>
      </w:r>
      <w:r w:rsidR="00AF7E09" w:rsidRPr="00807DB4">
        <w:rPr>
          <w:strike/>
        </w:rPr>
        <w:t xml:space="preserve"> any per-socket data</w:t>
      </w:r>
      <w:r w:rsidR="00D96CE0" w:rsidRPr="00807DB4">
        <w:rPr>
          <w:strike/>
        </w:rPr>
        <w:t xml:space="preserve"> without additional synchronization</w:t>
      </w:r>
      <w:r w:rsidR="00AF7E09" w:rsidRPr="00807DB4">
        <w:rPr>
          <w:strike/>
        </w:rPr>
        <w:t>.</w:t>
      </w:r>
    </w:p>
    <w:p w:rsidR="00302BC8" w:rsidRPr="00807DB4" w:rsidRDefault="00EE577E">
      <w:pPr>
        <w:pStyle w:val="Body"/>
        <w:rPr>
          <w:strike/>
          <w:w w:val="100"/>
        </w:rPr>
      </w:pPr>
      <w:r w:rsidRPr="00807DB4">
        <w:rPr>
          <w:strike/>
          <w:w w:val="100"/>
        </w:rPr>
        <w:t xml:space="preserve">The parameters to </w:t>
      </w:r>
      <w:proofErr w:type="spellStart"/>
      <w:r w:rsidRPr="00807DB4">
        <w:rPr>
          <w:strike/>
          <w:w w:val="100"/>
        </w:rPr>
        <w:t>OnTheFly</w:t>
      </w:r>
      <w:proofErr w:type="spellEnd"/>
      <w:r w:rsidRPr="00807DB4">
        <w:rPr>
          <w:strike/>
          <w:w w:val="100"/>
        </w:rPr>
        <w:t xml:space="preserve"> </w:t>
      </w:r>
      <w:r w:rsidR="00771191" w:rsidRPr="00807DB4">
        <w:rPr>
          <w:strike/>
          <w:w w:val="100"/>
        </w:rPr>
        <w:t>Step Results are:</w:t>
      </w:r>
    </w:p>
    <w:tbl>
      <w:tblPr>
        <w:tblW w:w="4541"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80"/>
        <w:gridCol w:w="2561"/>
      </w:tblGrid>
      <w:tr w:rsidR="00567D94" w:rsidRPr="00807DB4" w:rsidTr="006550CA">
        <w:trPr>
          <w:trHeight w:val="252"/>
        </w:trPr>
        <w:tc>
          <w:tcPr>
            <w:tcW w:w="1980" w:type="dxa"/>
          </w:tcPr>
          <w:p w:rsidR="00567D94" w:rsidRPr="00807DB4" w:rsidRDefault="00567D94" w:rsidP="00C137DA">
            <w:pPr>
              <w:pStyle w:val="Body"/>
              <w:spacing w:before="0"/>
              <w:ind w:left="0"/>
              <w:rPr>
                <w:b/>
                <w:strike/>
              </w:rPr>
            </w:pPr>
            <w:r w:rsidRPr="00807DB4">
              <w:rPr>
                <w:b/>
                <w:strike/>
              </w:rPr>
              <w:t>Name</w:t>
            </w:r>
          </w:p>
        </w:tc>
        <w:tc>
          <w:tcPr>
            <w:tcW w:w="2561" w:type="dxa"/>
          </w:tcPr>
          <w:p w:rsidR="00567D94" w:rsidRPr="00807DB4" w:rsidRDefault="00CF7775" w:rsidP="00C137DA">
            <w:pPr>
              <w:pStyle w:val="Body"/>
              <w:spacing w:before="0"/>
              <w:ind w:left="0"/>
              <w:rPr>
                <w:b/>
                <w:strike/>
              </w:rPr>
            </w:pPr>
            <w:r w:rsidRPr="00807DB4">
              <w:rPr>
                <w:b/>
                <w:strike/>
              </w:rPr>
              <w:t xml:space="preserve">Data </w:t>
            </w:r>
            <w:r w:rsidR="00567D94" w:rsidRPr="00807DB4">
              <w:rPr>
                <w:b/>
                <w:strike/>
              </w:rPr>
              <w:t>Type</w:t>
            </w:r>
          </w:p>
        </w:tc>
      </w:tr>
      <w:tr w:rsidR="00567D94" w:rsidRPr="00807DB4" w:rsidTr="006550CA">
        <w:trPr>
          <w:trHeight w:val="172"/>
        </w:trPr>
        <w:tc>
          <w:tcPr>
            <w:tcW w:w="1980" w:type="dxa"/>
          </w:tcPr>
          <w:p w:rsidR="00567D94" w:rsidRPr="00807DB4" w:rsidRDefault="00AC7194" w:rsidP="00C137DA">
            <w:pPr>
              <w:pStyle w:val="Body"/>
              <w:spacing w:before="0" w:line="240" w:lineRule="auto"/>
              <w:ind w:left="0"/>
              <w:rPr>
                <w:strike/>
              </w:rPr>
            </w:pPr>
            <w:proofErr w:type="spellStart"/>
            <w:r w:rsidRPr="00807DB4">
              <w:rPr>
                <w:strike/>
              </w:rPr>
              <w:t>ModelPlugin</w:t>
            </w:r>
            <w:proofErr w:type="spellEnd"/>
          </w:p>
        </w:tc>
        <w:tc>
          <w:tcPr>
            <w:tcW w:w="2561" w:type="dxa"/>
          </w:tcPr>
          <w:p w:rsidR="00F80BC2" w:rsidRPr="00807DB4" w:rsidRDefault="00267FDD" w:rsidP="00401E4D">
            <w:pPr>
              <w:pStyle w:val="Body"/>
              <w:spacing w:before="0" w:line="240" w:lineRule="auto"/>
              <w:ind w:left="0"/>
              <w:rPr>
                <w:strike/>
              </w:rPr>
            </w:pPr>
            <w:r w:rsidRPr="00807DB4">
              <w:rPr>
                <w:strike/>
              </w:rPr>
              <w:t xml:space="preserve">NI_ </w:t>
            </w:r>
            <w:proofErr w:type="spellStart"/>
            <w:r w:rsidRPr="00807DB4">
              <w:rPr>
                <w:strike/>
              </w:rPr>
              <w:t>ModelPlugin</w:t>
            </w:r>
            <w:proofErr w:type="spellEnd"/>
          </w:p>
        </w:tc>
      </w:tr>
      <w:tr w:rsidR="00E00005" w:rsidRPr="00807DB4" w:rsidTr="006550CA">
        <w:trPr>
          <w:trHeight w:val="237"/>
        </w:trPr>
        <w:tc>
          <w:tcPr>
            <w:tcW w:w="1980" w:type="dxa"/>
          </w:tcPr>
          <w:p w:rsidR="00E00005" w:rsidRPr="00807DB4" w:rsidRDefault="00E00005" w:rsidP="00C137DA">
            <w:pPr>
              <w:pStyle w:val="Body"/>
              <w:spacing w:before="0" w:line="240" w:lineRule="auto"/>
              <w:ind w:left="0"/>
              <w:rPr>
                <w:strike/>
              </w:rPr>
            </w:pPr>
            <w:proofErr w:type="spellStart"/>
            <w:r w:rsidRPr="00807DB4">
              <w:rPr>
                <w:strike/>
              </w:rPr>
              <w:t>ModelData</w:t>
            </w:r>
            <w:proofErr w:type="spellEnd"/>
          </w:p>
        </w:tc>
        <w:tc>
          <w:tcPr>
            <w:tcW w:w="2561" w:type="dxa"/>
          </w:tcPr>
          <w:p w:rsidR="00E00005" w:rsidRPr="00807DB4" w:rsidRDefault="00E00005" w:rsidP="00401E4D">
            <w:pPr>
              <w:pStyle w:val="Body"/>
              <w:spacing w:before="0" w:line="240" w:lineRule="auto"/>
              <w:ind w:left="0"/>
              <w:rPr>
                <w:strike/>
              </w:rPr>
            </w:pPr>
            <w:r w:rsidRPr="00807DB4">
              <w:rPr>
                <w:strike/>
              </w:rPr>
              <w:t>Container</w:t>
            </w:r>
          </w:p>
        </w:tc>
      </w:tr>
      <w:tr w:rsidR="00E00005" w:rsidRPr="00807DB4" w:rsidTr="006550CA">
        <w:trPr>
          <w:trHeight w:val="265"/>
        </w:trPr>
        <w:tc>
          <w:tcPr>
            <w:tcW w:w="1980" w:type="dxa"/>
          </w:tcPr>
          <w:p w:rsidR="00E00005" w:rsidRPr="00807DB4" w:rsidRDefault="00E00005" w:rsidP="00C137DA">
            <w:pPr>
              <w:pStyle w:val="Body"/>
              <w:spacing w:before="0" w:line="240" w:lineRule="auto"/>
              <w:ind w:left="0"/>
              <w:rPr>
                <w:strike/>
              </w:rPr>
            </w:pPr>
            <w:proofErr w:type="spellStart"/>
            <w:r w:rsidRPr="00807DB4">
              <w:rPr>
                <w:strike/>
              </w:rPr>
              <w:t>StartDate</w:t>
            </w:r>
            <w:proofErr w:type="spellEnd"/>
          </w:p>
        </w:tc>
        <w:tc>
          <w:tcPr>
            <w:tcW w:w="2561" w:type="dxa"/>
          </w:tcPr>
          <w:p w:rsidR="00E00005" w:rsidRPr="00807DB4" w:rsidRDefault="00E00005" w:rsidP="005F5A30">
            <w:pPr>
              <w:pStyle w:val="Body"/>
              <w:spacing w:before="0" w:line="240" w:lineRule="auto"/>
              <w:ind w:left="0"/>
              <w:rPr>
                <w:strike/>
              </w:rPr>
            </w:pPr>
            <w:proofErr w:type="spellStart"/>
            <w:r w:rsidRPr="00807DB4">
              <w:rPr>
                <w:strike/>
              </w:rPr>
              <w:t>DateDetails</w:t>
            </w:r>
            <w:proofErr w:type="spellEnd"/>
          </w:p>
        </w:tc>
      </w:tr>
      <w:tr w:rsidR="00E00005" w:rsidRPr="00807DB4" w:rsidTr="00F80BC2">
        <w:trPr>
          <w:trHeight w:val="203"/>
        </w:trPr>
        <w:tc>
          <w:tcPr>
            <w:tcW w:w="1980" w:type="dxa"/>
          </w:tcPr>
          <w:p w:rsidR="00E00005" w:rsidRPr="00807DB4" w:rsidRDefault="00E00005" w:rsidP="00C137DA">
            <w:pPr>
              <w:pStyle w:val="Body"/>
              <w:spacing w:before="0" w:line="240" w:lineRule="auto"/>
              <w:ind w:left="0"/>
              <w:rPr>
                <w:strike/>
              </w:rPr>
            </w:pPr>
            <w:proofErr w:type="spellStart"/>
            <w:r w:rsidRPr="00807DB4">
              <w:rPr>
                <w:strike/>
              </w:rPr>
              <w:t>StartTime</w:t>
            </w:r>
            <w:proofErr w:type="spellEnd"/>
          </w:p>
        </w:tc>
        <w:tc>
          <w:tcPr>
            <w:tcW w:w="2561" w:type="dxa"/>
          </w:tcPr>
          <w:p w:rsidR="00E00005" w:rsidRPr="00807DB4" w:rsidRDefault="00E00005" w:rsidP="005F5A30">
            <w:pPr>
              <w:pStyle w:val="Body"/>
              <w:spacing w:before="0" w:line="240" w:lineRule="auto"/>
              <w:ind w:left="0"/>
              <w:rPr>
                <w:strike/>
              </w:rPr>
            </w:pPr>
            <w:proofErr w:type="spellStart"/>
            <w:r w:rsidRPr="00807DB4">
              <w:rPr>
                <w:strike/>
              </w:rPr>
              <w:t>TimeDetails</w:t>
            </w:r>
            <w:proofErr w:type="spellEnd"/>
          </w:p>
        </w:tc>
      </w:tr>
      <w:tr w:rsidR="00E00005" w:rsidRPr="00807DB4" w:rsidTr="006550CA">
        <w:trPr>
          <w:trHeight w:val="172"/>
        </w:trPr>
        <w:tc>
          <w:tcPr>
            <w:tcW w:w="1980" w:type="dxa"/>
          </w:tcPr>
          <w:p w:rsidR="00E00005" w:rsidRPr="00807DB4" w:rsidRDefault="00E00005" w:rsidP="00C137DA">
            <w:pPr>
              <w:pStyle w:val="Body"/>
              <w:spacing w:before="0" w:line="240" w:lineRule="auto"/>
              <w:ind w:left="0"/>
              <w:rPr>
                <w:strike/>
              </w:rPr>
            </w:pPr>
            <w:r w:rsidRPr="00807DB4">
              <w:rPr>
                <w:strike/>
              </w:rPr>
              <w:t>UUT</w:t>
            </w:r>
          </w:p>
        </w:tc>
        <w:tc>
          <w:tcPr>
            <w:tcW w:w="2561" w:type="dxa"/>
          </w:tcPr>
          <w:p w:rsidR="00E00005" w:rsidRPr="00807DB4" w:rsidRDefault="00E00005" w:rsidP="00DE22E5">
            <w:pPr>
              <w:pStyle w:val="Body"/>
              <w:spacing w:before="0" w:line="240" w:lineRule="auto"/>
              <w:ind w:left="0"/>
              <w:rPr>
                <w:strike/>
              </w:rPr>
            </w:pPr>
            <w:r w:rsidRPr="00807DB4">
              <w:rPr>
                <w:strike/>
              </w:rPr>
              <w:t>UUT</w:t>
            </w:r>
          </w:p>
        </w:tc>
      </w:tr>
      <w:tr w:rsidR="00E00005" w:rsidRPr="00807DB4" w:rsidTr="006550CA">
        <w:trPr>
          <w:trHeight w:val="200"/>
        </w:trPr>
        <w:tc>
          <w:tcPr>
            <w:tcW w:w="1980" w:type="dxa"/>
          </w:tcPr>
          <w:p w:rsidR="00E00005" w:rsidRPr="00807DB4" w:rsidRDefault="00E00005" w:rsidP="00C137DA">
            <w:pPr>
              <w:pStyle w:val="Body"/>
              <w:spacing w:before="0" w:line="240" w:lineRule="auto"/>
              <w:ind w:left="0"/>
              <w:rPr>
                <w:strike/>
              </w:rPr>
            </w:pPr>
            <w:r w:rsidRPr="00807DB4">
              <w:rPr>
                <w:strike/>
              </w:rPr>
              <w:t>Context</w:t>
            </w:r>
          </w:p>
        </w:tc>
        <w:tc>
          <w:tcPr>
            <w:tcW w:w="2561" w:type="dxa"/>
          </w:tcPr>
          <w:p w:rsidR="00E00005" w:rsidRPr="00807DB4" w:rsidRDefault="00E00005" w:rsidP="006C5487">
            <w:pPr>
              <w:pStyle w:val="Body"/>
              <w:spacing w:before="0" w:line="240" w:lineRule="auto"/>
              <w:ind w:left="0"/>
              <w:rPr>
                <w:strike/>
              </w:rPr>
            </w:pPr>
            <w:r w:rsidRPr="00807DB4">
              <w:rPr>
                <w:strike/>
              </w:rPr>
              <w:t>Reference</w:t>
            </w:r>
          </w:p>
        </w:tc>
      </w:tr>
      <w:tr w:rsidR="00E00005" w:rsidRPr="00807DB4" w:rsidTr="006550CA">
        <w:trPr>
          <w:trHeight w:val="144"/>
        </w:trPr>
        <w:tc>
          <w:tcPr>
            <w:tcW w:w="1980" w:type="dxa"/>
          </w:tcPr>
          <w:p w:rsidR="00E00005" w:rsidRPr="00807DB4" w:rsidRDefault="00E00005" w:rsidP="00C137DA">
            <w:pPr>
              <w:pStyle w:val="Body"/>
              <w:spacing w:before="0" w:line="240" w:lineRule="auto"/>
              <w:ind w:left="0"/>
              <w:rPr>
                <w:strike/>
              </w:rPr>
            </w:pPr>
            <w:r w:rsidRPr="00807DB4">
              <w:rPr>
                <w:strike/>
              </w:rPr>
              <w:t>Steps</w:t>
            </w:r>
          </w:p>
        </w:tc>
        <w:tc>
          <w:tcPr>
            <w:tcW w:w="2561" w:type="dxa"/>
          </w:tcPr>
          <w:p w:rsidR="00E00005" w:rsidRPr="00807DB4" w:rsidRDefault="00E00005" w:rsidP="0004653E">
            <w:pPr>
              <w:pStyle w:val="Body"/>
              <w:spacing w:before="0" w:line="240" w:lineRule="auto"/>
              <w:ind w:left="0"/>
              <w:rPr>
                <w:strike/>
              </w:rPr>
            </w:pPr>
            <w:r w:rsidRPr="00807DB4">
              <w:rPr>
                <w:strike/>
              </w:rPr>
              <w:t>Reference Array</w:t>
            </w:r>
          </w:p>
        </w:tc>
      </w:tr>
      <w:tr w:rsidR="00E00005" w:rsidRPr="00807DB4" w:rsidTr="006550CA">
        <w:trPr>
          <w:trHeight w:val="265"/>
        </w:trPr>
        <w:tc>
          <w:tcPr>
            <w:tcW w:w="1980" w:type="dxa"/>
          </w:tcPr>
          <w:p w:rsidR="00E00005" w:rsidRPr="00807DB4" w:rsidRDefault="00E00005" w:rsidP="00C137DA">
            <w:pPr>
              <w:pStyle w:val="Body"/>
              <w:spacing w:before="0" w:line="240" w:lineRule="auto"/>
              <w:ind w:left="0"/>
              <w:rPr>
                <w:strike/>
              </w:rPr>
            </w:pPr>
            <w:r w:rsidRPr="00807DB4">
              <w:rPr>
                <w:strike/>
              </w:rPr>
              <w:t>Results</w:t>
            </w:r>
          </w:p>
        </w:tc>
        <w:tc>
          <w:tcPr>
            <w:tcW w:w="2561" w:type="dxa"/>
          </w:tcPr>
          <w:p w:rsidR="00E00005" w:rsidRPr="00807DB4" w:rsidRDefault="00E00005" w:rsidP="008A0172">
            <w:pPr>
              <w:pStyle w:val="Body"/>
              <w:spacing w:before="0" w:line="240" w:lineRule="auto"/>
              <w:ind w:left="0"/>
              <w:rPr>
                <w:strike/>
              </w:rPr>
            </w:pPr>
            <w:r w:rsidRPr="00807DB4">
              <w:rPr>
                <w:strike/>
              </w:rPr>
              <w:t>Reference Array</w:t>
            </w:r>
          </w:p>
        </w:tc>
      </w:tr>
      <w:tr w:rsidR="00E00005" w:rsidRPr="00807DB4" w:rsidTr="006550CA">
        <w:trPr>
          <w:trHeight w:val="181"/>
        </w:trPr>
        <w:tc>
          <w:tcPr>
            <w:tcW w:w="1980" w:type="dxa"/>
          </w:tcPr>
          <w:p w:rsidR="00E00005" w:rsidRPr="00807DB4" w:rsidRDefault="00E00005" w:rsidP="00C137DA">
            <w:pPr>
              <w:pStyle w:val="Body"/>
              <w:spacing w:before="0" w:line="240" w:lineRule="auto"/>
              <w:ind w:left="0"/>
              <w:rPr>
                <w:strike/>
              </w:rPr>
            </w:pPr>
            <w:proofErr w:type="spellStart"/>
            <w:r w:rsidRPr="00807DB4">
              <w:rPr>
                <w:strike/>
              </w:rPr>
              <w:t>CallbackNames</w:t>
            </w:r>
            <w:proofErr w:type="spellEnd"/>
          </w:p>
        </w:tc>
        <w:tc>
          <w:tcPr>
            <w:tcW w:w="2561" w:type="dxa"/>
          </w:tcPr>
          <w:p w:rsidR="00E00005" w:rsidRPr="00807DB4" w:rsidRDefault="00E00005" w:rsidP="004E6EDB">
            <w:pPr>
              <w:pStyle w:val="Body"/>
              <w:spacing w:before="0" w:line="240" w:lineRule="auto"/>
              <w:ind w:left="0"/>
              <w:rPr>
                <w:strike/>
              </w:rPr>
            </w:pPr>
            <w:r w:rsidRPr="00807DB4">
              <w:rPr>
                <w:strike/>
              </w:rPr>
              <w:t>String Array</w:t>
            </w:r>
          </w:p>
        </w:tc>
      </w:tr>
      <w:tr w:rsidR="00E00005" w:rsidRPr="00807DB4" w:rsidTr="006550CA">
        <w:trPr>
          <w:trHeight w:val="209"/>
        </w:trPr>
        <w:tc>
          <w:tcPr>
            <w:tcW w:w="1980" w:type="dxa"/>
          </w:tcPr>
          <w:p w:rsidR="00E00005" w:rsidRPr="00807DB4" w:rsidRDefault="00E00005" w:rsidP="00C137DA">
            <w:pPr>
              <w:pStyle w:val="Body"/>
              <w:spacing w:before="0" w:line="240" w:lineRule="auto"/>
              <w:ind w:left="0"/>
              <w:rPr>
                <w:strike/>
              </w:rPr>
            </w:pPr>
            <w:proofErr w:type="spellStart"/>
            <w:r w:rsidRPr="00807DB4">
              <w:rPr>
                <w:strike/>
              </w:rPr>
              <w:t>ParentIds</w:t>
            </w:r>
            <w:proofErr w:type="spellEnd"/>
          </w:p>
        </w:tc>
        <w:tc>
          <w:tcPr>
            <w:tcW w:w="2561" w:type="dxa"/>
          </w:tcPr>
          <w:p w:rsidR="00E00005" w:rsidRPr="00807DB4" w:rsidRDefault="00F9761E" w:rsidP="00C137DA">
            <w:pPr>
              <w:pStyle w:val="Body"/>
              <w:spacing w:before="0" w:line="240" w:lineRule="auto"/>
              <w:ind w:left="0"/>
              <w:rPr>
                <w:strike/>
              </w:rPr>
            </w:pPr>
            <w:r w:rsidRPr="00807DB4">
              <w:rPr>
                <w:strike/>
              </w:rPr>
              <w:t>Numeric Array</w:t>
            </w:r>
          </w:p>
        </w:tc>
      </w:tr>
    </w:tbl>
    <w:p w:rsidR="00051091" w:rsidRDefault="00051091">
      <w:pPr>
        <w:pStyle w:val="Body"/>
        <w:ind w:left="0"/>
        <w:rPr>
          <w:w w:val="100"/>
        </w:rPr>
      </w:pPr>
    </w:p>
    <w:p w:rsidR="005A1E6D" w:rsidRPr="00807DB4" w:rsidRDefault="00EE577E" w:rsidP="005A1E6D">
      <w:pPr>
        <w:pStyle w:val="Body"/>
        <w:rPr>
          <w:b/>
          <w:strike/>
          <w:w w:val="100"/>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 </w:t>
      </w:r>
      <w:r w:rsidR="005A1E6D" w:rsidRPr="00807DB4">
        <w:rPr>
          <w:b/>
          <w:strike/>
          <w:w w:val="100"/>
          <w:u w:val="single"/>
        </w:rPr>
        <w:t xml:space="preserve">Configure Options </w:t>
      </w:r>
    </w:p>
    <w:p w:rsidR="00051091" w:rsidRPr="00807DB4" w:rsidRDefault="005A1E6D">
      <w:pPr>
        <w:pStyle w:val="Body"/>
        <w:spacing w:before="0"/>
        <w:rPr>
          <w:strike/>
        </w:rPr>
      </w:pPr>
      <w:r w:rsidRPr="00807DB4">
        <w:rPr>
          <w:strike/>
        </w:rPr>
        <w:t xml:space="preserve">The Configure Options entry-point </w:t>
      </w:r>
      <w:r w:rsidR="00D34C9B" w:rsidRPr="00807DB4">
        <w:rPr>
          <w:strike/>
        </w:rPr>
        <w:t>enables</w:t>
      </w:r>
      <w:r w:rsidR="00B61475" w:rsidRPr="00807DB4">
        <w:rPr>
          <w:strike/>
        </w:rPr>
        <w:t xml:space="preserve"> the user to configure option settings for a</w:t>
      </w:r>
      <w:r w:rsidR="00D34C9B" w:rsidRPr="00807DB4">
        <w:rPr>
          <w:strike/>
        </w:rPr>
        <w:t xml:space="preserve"> </w:t>
      </w:r>
      <w:r w:rsidR="00B61475" w:rsidRPr="00807DB4">
        <w:rPr>
          <w:strike/>
        </w:rPr>
        <w:t>plug-in</w:t>
      </w:r>
      <w:r w:rsidR="00D34C9B" w:rsidRPr="00807DB4">
        <w:rPr>
          <w:strike/>
        </w:rPr>
        <w:t xml:space="preserve"> instance</w:t>
      </w:r>
      <w:r w:rsidR="00B61475" w:rsidRPr="00807DB4">
        <w:rPr>
          <w:strike/>
        </w:rPr>
        <w:t>.</w:t>
      </w:r>
      <w:r w:rsidR="00BB1F83" w:rsidRPr="00807DB4">
        <w:rPr>
          <w:strike/>
        </w:rPr>
        <w:t xml:space="preserve"> In the result processing dialog box, a button appears at the right edge of the options field for each plug-in instance whose plug-in implements the Configure Options entry point. When the user clicks the button, the Result Processing dialog invokes Configure Options entry point. The entry point should display a modal dialog box that allows the user to view and edit the options for the plug-in instance.</w:t>
      </w:r>
    </w:p>
    <w:p w:rsidR="00EE10E7" w:rsidRPr="00807DB4" w:rsidRDefault="00EE10E7">
      <w:pPr>
        <w:pStyle w:val="Body"/>
        <w:spacing w:before="0"/>
        <w:rPr>
          <w:strike/>
        </w:rPr>
      </w:pPr>
    </w:p>
    <w:p w:rsidR="00EE10E7" w:rsidRPr="00807DB4" w:rsidRDefault="00EE10E7" w:rsidP="00EE10E7">
      <w:pPr>
        <w:pStyle w:val="Body"/>
        <w:rPr>
          <w:strike/>
        </w:rPr>
      </w:pPr>
      <w:r w:rsidRPr="00807DB4">
        <w:rPr>
          <w:strike/>
        </w:rPr>
        <w:t xml:space="preserve">You should store the plug-in specific options that the dialog the entry point displays in the </w:t>
      </w:r>
      <w:proofErr w:type="spellStart"/>
      <w:r w:rsidRPr="00807DB4">
        <w:rPr>
          <w:strike/>
        </w:rPr>
        <w:t>Parameters.</w:t>
      </w:r>
      <w:r w:rsidR="00EA7893" w:rsidRPr="00807DB4">
        <w:rPr>
          <w:strike/>
        </w:rPr>
        <w:t>ModelPlugin</w:t>
      </w:r>
      <w:r w:rsidRPr="00807DB4">
        <w:rPr>
          <w:strike/>
        </w:rPr>
        <w:t>.</w:t>
      </w:r>
      <w:r w:rsidR="00252B5B" w:rsidRPr="00807DB4">
        <w:rPr>
          <w:strike/>
        </w:rPr>
        <w:t>PluginSpecific.</w:t>
      </w:r>
      <w:r w:rsidR="00282DCD" w:rsidRPr="00807DB4">
        <w:rPr>
          <w:strike/>
        </w:rPr>
        <w:t>Options</w:t>
      </w:r>
      <w:proofErr w:type="spellEnd"/>
      <w:r w:rsidRPr="00807DB4">
        <w:rPr>
          <w:strike/>
        </w:rPr>
        <w:t xml:space="preserve"> sub-property.</w:t>
      </w:r>
    </w:p>
    <w:p w:rsidR="00DB672E" w:rsidRPr="00807DB4" w:rsidRDefault="00B5605D" w:rsidP="00EE10E7">
      <w:pPr>
        <w:pStyle w:val="Body"/>
        <w:rPr>
          <w:strike/>
        </w:rPr>
      </w:pPr>
      <w:r w:rsidRPr="00807DB4">
        <w:rPr>
          <w:strike/>
        </w:rPr>
        <w:t xml:space="preserve">Note: </w:t>
      </w:r>
      <w:r w:rsidR="00DB672E" w:rsidRPr="00807DB4">
        <w:rPr>
          <w:strike/>
        </w:rPr>
        <w:t xml:space="preserve">If your plug-in implement the </w:t>
      </w:r>
      <w:proofErr w:type="spellStart"/>
      <w:r w:rsidR="00DB672E" w:rsidRPr="00807DB4">
        <w:rPr>
          <w:strike/>
        </w:rPr>
        <w:t>OnTheFly</w:t>
      </w:r>
      <w:proofErr w:type="spellEnd"/>
      <w:r w:rsidR="00DB672E" w:rsidRPr="00807DB4">
        <w:rPr>
          <w:strike/>
        </w:rPr>
        <w:t xml:space="preserve"> Step Results entry point and you want the user to select whether to process results on-the-fly, include a Boolean on-the-fly option on your dialog box and store the value of the option in the </w:t>
      </w:r>
      <w:proofErr w:type="spellStart"/>
      <w:r w:rsidR="00DB672E" w:rsidRPr="00807DB4">
        <w:rPr>
          <w:strike/>
        </w:rPr>
        <w:t>ModelPlug</w:t>
      </w:r>
      <w:r w:rsidR="00893E32" w:rsidRPr="00807DB4">
        <w:rPr>
          <w:strike/>
        </w:rPr>
        <w:t>in</w:t>
      </w:r>
      <w:r w:rsidR="00DB672E" w:rsidRPr="00807DB4">
        <w:rPr>
          <w:strike/>
        </w:rPr>
        <w:t>.Base.ProcessOnTheFly</w:t>
      </w:r>
      <w:proofErr w:type="spellEnd"/>
      <w:r w:rsidR="00DB672E" w:rsidRPr="00807DB4">
        <w:rPr>
          <w:strike/>
        </w:rPr>
        <w:t xml:space="preserve"> Boolean property.</w:t>
      </w:r>
    </w:p>
    <w:p w:rsidR="00EE10E7" w:rsidRPr="00807DB4" w:rsidRDefault="00EE10E7">
      <w:pPr>
        <w:pStyle w:val="Body"/>
        <w:spacing w:before="0"/>
        <w:rPr>
          <w:strike/>
        </w:rPr>
      </w:pPr>
    </w:p>
    <w:p w:rsidR="00051091" w:rsidRPr="00807DB4" w:rsidRDefault="00AE6F30" w:rsidP="00AE6F30">
      <w:pPr>
        <w:pStyle w:val="Body"/>
        <w:spacing w:before="0"/>
        <w:rPr>
          <w:strike/>
        </w:rPr>
      </w:pPr>
      <w:r w:rsidRPr="00807DB4">
        <w:rPr>
          <w:strike/>
        </w:rPr>
        <w:t>The Parameters to Configure Options are:</w:t>
      </w:r>
    </w:p>
    <w:tbl>
      <w:tblPr>
        <w:tblW w:w="5884"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17"/>
        <w:gridCol w:w="3567"/>
      </w:tblGrid>
      <w:tr w:rsidR="00C137DA" w:rsidRPr="00807DB4" w:rsidTr="00EE10E7">
        <w:trPr>
          <w:trHeight w:val="245"/>
        </w:trPr>
        <w:tc>
          <w:tcPr>
            <w:tcW w:w="2317" w:type="dxa"/>
          </w:tcPr>
          <w:p w:rsidR="00C23CC8" w:rsidRPr="00807DB4" w:rsidRDefault="00C23CC8" w:rsidP="00C137DA">
            <w:pPr>
              <w:pStyle w:val="Body"/>
              <w:spacing w:before="0"/>
              <w:ind w:left="0"/>
              <w:rPr>
                <w:b/>
                <w:strike/>
              </w:rPr>
            </w:pPr>
            <w:r w:rsidRPr="00807DB4">
              <w:rPr>
                <w:b/>
                <w:strike/>
              </w:rPr>
              <w:t>Name</w:t>
            </w:r>
          </w:p>
        </w:tc>
        <w:tc>
          <w:tcPr>
            <w:tcW w:w="3567" w:type="dxa"/>
          </w:tcPr>
          <w:p w:rsidR="00C23CC8" w:rsidRPr="00807DB4" w:rsidRDefault="00C23CC8" w:rsidP="00EE10E7">
            <w:pPr>
              <w:pStyle w:val="Body"/>
              <w:spacing w:before="0"/>
              <w:ind w:left="0"/>
              <w:rPr>
                <w:b/>
                <w:strike/>
              </w:rPr>
            </w:pPr>
            <w:r w:rsidRPr="00807DB4">
              <w:rPr>
                <w:b/>
                <w:strike/>
              </w:rPr>
              <w:t>Type</w:t>
            </w:r>
          </w:p>
        </w:tc>
      </w:tr>
      <w:tr w:rsidR="00C23CC8" w:rsidRPr="00807DB4" w:rsidTr="00EE10E7">
        <w:trPr>
          <w:trHeight w:val="245"/>
        </w:trPr>
        <w:tc>
          <w:tcPr>
            <w:tcW w:w="2317" w:type="dxa"/>
          </w:tcPr>
          <w:p w:rsidR="00C23CC8" w:rsidRPr="00807DB4" w:rsidRDefault="00C23CC8" w:rsidP="00C137DA">
            <w:pPr>
              <w:pStyle w:val="Body"/>
              <w:spacing w:before="0"/>
              <w:ind w:left="0"/>
              <w:rPr>
                <w:strike/>
              </w:rPr>
            </w:pPr>
            <w:proofErr w:type="spellStart"/>
            <w:r w:rsidRPr="00807DB4">
              <w:rPr>
                <w:strike/>
              </w:rPr>
              <w:t>ProcessModel</w:t>
            </w:r>
            <w:proofErr w:type="spellEnd"/>
          </w:p>
        </w:tc>
        <w:tc>
          <w:tcPr>
            <w:tcW w:w="3567" w:type="dxa"/>
          </w:tcPr>
          <w:p w:rsidR="00C23CC8" w:rsidRPr="00807DB4" w:rsidRDefault="00C23CC8" w:rsidP="00E5500D">
            <w:pPr>
              <w:pStyle w:val="Body"/>
              <w:spacing w:before="0"/>
              <w:ind w:left="0"/>
              <w:rPr>
                <w:strike/>
              </w:rPr>
            </w:pPr>
            <w:r w:rsidRPr="00807DB4">
              <w:rPr>
                <w:strike/>
              </w:rPr>
              <w:t>Reference</w:t>
            </w:r>
          </w:p>
        </w:tc>
      </w:tr>
      <w:tr w:rsidR="00C23CC8" w:rsidRPr="00807DB4" w:rsidTr="00EE10E7">
        <w:trPr>
          <w:trHeight w:val="245"/>
        </w:trPr>
        <w:tc>
          <w:tcPr>
            <w:tcW w:w="2317" w:type="dxa"/>
          </w:tcPr>
          <w:p w:rsidR="00C23CC8" w:rsidRPr="00807DB4" w:rsidRDefault="00C23CC8" w:rsidP="00C137DA">
            <w:pPr>
              <w:pStyle w:val="Body"/>
              <w:spacing w:before="0"/>
              <w:ind w:left="0"/>
              <w:rPr>
                <w:strike/>
              </w:rPr>
            </w:pPr>
            <w:proofErr w:type="spellStart"/>
            <w:r w:rsidRPr="00807DB4">
              <w:rPr>
                <w:strike/>
              </w:rPr>
              <w:lastRenderedPageBreak/>
              <w:t>ModelType</w:t>
            </w:r>
            <w:proofErr w:type="spellEnd"/>
          </w:p>
        </w:tc>
        <w:tc>
          <w:tcPr>
            <w:tcW w:w="3567" w:type="dxa"/>
          </w:tcPr>
          <w:p w:rsidR="00C23CC8" w:rsidRPr="00807DB4" w:rsidRDefault="00C23CC8" w:rsidP="00EE10E7">
            <w:pPr>
              <w:pStyle w:val="Body"/>
              <w:spacing w:before="0"/>
              <w:ind w:left="0"/>
              <w:rPr>
                <w:strike/>
              </w:rPr>
            </w:pPr>
            <w:proofErr w:type="spellStart"/>
            <w:r w:rsidRPr="00807DB4">
              <w:rPr>
                <w:strike/>
              </w:rPr>
              <w:t>NI_ModelType</w:t>
            </w:r>
            <w:proofErr w:type="spellEnd"/>
          </w:p>
        </w:tc>
      </w:tr>
      <w:tr w:rsidR="00C137DA" w:rsidRPr="00807DB4" w:rsidTr="00807DB4">
        <w:trPr>
          <w:trHeight w:val="122"/>
        </w:trPr>
        <w:tc>
          <w:tcPr>
            <w:tcW w:w="2317" w:type="dxa"/>
          </w:tcPr>
          <w:p w:rsidR="00C23CC8" w:rsidRPr="00807DB4" w:rsidRDefault="00AC7194" w:rsidP="00C137DA">
            <w:pPr>
              <w:pStyle w:val="Body"/>
              <w:spacing w:before="0"/>
              <w:ind w:left="0"/>
              <w:rPr>
                <w:strike/>
              </w:rPr>
            </w:pPr>
            <w:proofErr w:type="spellStart"/>
            <w:r w:rsidRPr="00807DB4">
              <w:rPr>
                <w:strike/>
              </w:rPr>
              <w:t>ModelPlugin</w:t>
            </w:r>
            <w:proofErr w:type="spellEnd"/>
          </w:p>
        </w:tc>
        <w:tc>
          <w:tcPr>
            <w:tcW w:w="3567" w:type="dxa"/>
          </w:tcPr>
          <w:p w:rsidR="00C23CC8" w:rsidRPr="00807DB4" w:rsidRDefault="00267FDD" w:rsidP="00EE10E7">
            <w:pPr>
              <w:pStyle w:val="Body"/>
              <w:spacing w:before="0"/>
              <w:ind w:left="0"/>
              <w:rPr>
                <w:strike/>
              </w:rPr>
            </w:pPr>
            <w:r w:rsidRPr="00807DB4">
              <w:rPr>
                <w:strike/>
              </w:rPr>
              <w:t xml:space="preserve">NI_ </w:t>
            </w:r>
            <w:proofErr w:type="spellStart"/>
            <w:r w:rsidRPr="00807DB4">
              <w:rPr>
                <w:strike/>
              </w:rPr>
              <w:t>ModelPlugin</w:t>
            </w:r>
            <w:proofErr w:type="spellEnd"/>
          </w:p>
        </w:tc>
      </w:tr>
    </w:tbl>
    <w:p w:rsidR="00051091" w:rsidRPr="00807DB4" w:rsidRDefault="00051091">
      <w:pPr>
        <w:pStyle w:val="Body"/>
        <w:spacing w:before="0"/>
        <w:rPr>
          <w:strike/>
        </w:rPr>
      </w:pPr>
    </w:p>
    <w:p w:rsidR="005A1E6D" w:rsidRPr="00807DB4" w:rsidRDefault="00EE577E" w:rsidP="005A1E6D">
      <w:pPr>
        <w:pStyle w:val="Body"/>
        <w:rPr>
          <w:b/>
          <w:strike/>
          <w:w w:val="100"/>
          <w:u w:val="single"/>
        </w:rPr>
      </w:pPr>
      <w:r w:rsidRPr="00807DB4">
        <w:rPr>
          <w:b/>
          <w:strike/>
          <w:u w:val="single"/>
        </w:rPr>
        <w:t xml:space="preserve">Model </w:t>
      </w:r>
      <w:proofErr w:type="spellStart"/>
      <w:r w:rsidRPr="00807DB4">
        <w:rPr>
          <w:b/>
          <w:strike/>
          <w:u w:val="single"/>
        </w:rPr>
        <w:t>Plugin</w:t>
      </w:r>
      <w:proofErr w:type="spellEnd"/>
      <w:r w:rsidRPr="00807DB4">
        <w:rPr>
          <w:b/>
          <w:strike/>
          <w:u w:val="single"/>
        </w:rPr>
        <w:t xml:space="preserve"> - </w:t>
      </w:r>
      <w:r w:rsidR="005A1E6D" w:rsidRPr="00807DB4">
        <w:rPr>
          <w:b/>
          <w:strike/>
          <w:w w:val="100"/>
          <w:u w:val="single"/>
        </w:rPr>
        <w:t xml:space="preserve">Configure Additional Options </w:t>
      </w:r>
    </w:p>
    <w:p w:rsidR="007A56AD" w:rsidRPr="00807DB4" w:rsidRDefault="007A56AD" w:rsidP="005A1E6D">
      <w:pPr>
        <w:pStyle w:val="Body"/>
        <w:spacing w:before="0"/>
        <w:rPr>
          <w:strike/>
        </w:rPr>
      </w:pPr>
      <w:r w:rsidRPr="00807DB4">
        <w:rPr>
          <w:strike/>
        </w:rPr>
        <w:t xml:space="preserve">The Configure Additional Options entry-point enables a plug-in to offer the user a second dialog in which to configure option settings for a plug-in instance. Plug-ins typically do not need this entry point because they presents their options in a single dialog, utilizing tabs, sub-dialogs, or other organizational methods if the number of options it large. </w:t>
      </w:r>
    </w:p>
    <w:p w:rsidR="007A56AD" w:rsidRPr="00807DB4" w:rsidRDefault="007A56AD" w:rsidP="005A1E6D">
      <w:pPr>
        <w:pStyle w:val="Body"/>
        <w:spacing w:before="0"/>
        <w:rPr>
          <w:strike/>
        </w:rPr>
      </w:pPr>
    </w:p>
    <w:p w:rsidR="005A1E6D" w:rsidRPr="00807DB4" w:rsidRDefault="007A56AD" w:rsidP="005A1E6D">
      <w:pPr>
        <w:pStyle w:val="Body"/>
        <w:spacing w:before="0"/>
        <w:rPr>
          <w:strike/>
        </w:rPr>
      </w:pPr>
      <w:r w:rsidRPr="00807DB4">
        <w:rPr>
          <w:strike/>
        </w:rPr>
        <w:t>An exception to this is when you create a new plug-in by extending an existing plug-in and you want to add a small number of additional options without the implementation overhead of reworking the options dialog for the original plug-in. By using this entry point, you can offer the user a second options dialog that contains the options for your enhancements while the Configure Options entry point continues to display the unchanged options dialog from the original plug-in.</w:t>
      </w:r>
    </w:p>
    <w:p w:rsidR="005A1E6D" w:rsidRPr="00807DB4" w:rsidRDefault="005944C7" w:rsidP="005A1E6D">
      <w:pPr>
        <w:pStyle w:val="Body"/>
        <w:rPr>
          <w:strike/>
        </w:rPr>
      </w:pPr>
      <w:r w:rsidRPr="00807DB4">
        <w:rPr>
          <w:strike/>
        </w:rPr>
        <w:t>In the result processing dialog box, the button that invokes this entry point appears immediately to right of the button that invokes the Configure Options entry point.</w:t>
      </w:r>
    </w:p>
    <w:p w:rsidR="00D975DE" w:rsidRPr="00807DB4" w:rsidRDefault="00D975DE" w:rsidP="005A1E6D">
      <w:pPr>
        <w:pStyle w:val="Body"/>
        <w:rPr>
          <w:strike/>
        </w:rPr>
      </w:pPr>
      <w:r w:rsidRPr="00807DB4">
        <w:rPr>
          <w:strike/>
        </w:rPr>
        <w:t>The parameter</w:t>
      </w:r>
      <w:r w:rsidR="00EE74E3" w:rsidRPr="00807DB4">
        <w:rPr>
          <w:strike/>
        </w:rPr>
        <w:t>s</w:t>
      </w:r>
      <w:r w:rsidRPr="00807DB4">
        <w:rPr>
          <w:strike/>
        </w:rPr>
        <w:t xml:space="preserve"> to this entry point are the same as the parameters to Configure Options. You should store the addition options that the enhanced plug-in offers in the </w:t>
      </w:r>
      <w:proofErr w:type="spellStart"/>
      <w:r w:rsidRPr="00807DB4">
        <w:rPr>
          <w:strike/>
        </w:rPr>
        <w:t>Parameters.</w:t>
      </w:r>
      <w:r w:rsidR="003330CD" w:rsidRPr="00807DB4">
        <w:rPr>
          <w:strike/>
        </w:rPr>
        <w:t>ModelPlugin.PluginSpecific</w:t>
      </w:r>
      <w:proofErr w:type="spellEnd"/>
      <w:r w:rsidR="00EE74E3" w:rsidRPr="00807DB4">
        <w:rPr>
          <w:strike/>
        </w:rPr>
        <w:t xml:space="preserve">. </w:t>
      </w:r>
      <w:proofErr w:type="spellStart"/>
      <w:r w:rsidR="00EE74E3" w:rsidRPr="00807DB4">
        <w:rPr>
          <w:strike/>
        </w:rPr>
        <w:t>AdditionalOptions</w:t>
      </w:r>
      <w:proofErr w:type="spellEnd"/>
      <w:r w:rsidRPr="00807DB4">
        <w:rPr>
          <w:strike/>
        </w:rPr>
        <w:t xml:space="preserve"> sub-property.</w:t>
      </w:r>
    </w:p>
    <w:p w:rsidR="001C2CEA" w:rsidRPr="00CB0A13" w:rsidRDefault="001C2CEA" w:rsidP="005A1E6D">
      <w:pPr>
        <w:pStyle w:val="Body"/>
        <w:rPr>
          <w:strike/>
        </w:rPr>
      </w:pPr>
    </w:p>
    <w:p w:rsidR="00EB0BAE" w:rsidRPr="00CB0A13" w:rsidRDefault="00EB0BAE" w:rsidP="00EB0BAE">
      <w:pPr>
        <w:pStyle w:val="Body"/>
        <w:spacing w:before="0"/>
        <w:rPr>
          <w:b/>
          <w:strike/>
          <w:u w:val="single"/>
        </w:rPr>
      </w:pPr>
      <w:r w:rsidRPr="00CB0A13">
        <w:rPr>
          <w:b/>
          <w:strike/>
          <w:u w:val="single"/>
        </w:rPr>
        <w:t xml:space="preserve">Model </w:t>
      </w:r>
      <w:proofErr w:type="spellStart"/>
      <w:r w:rsidRPr="00CB0A13">
        <w:rPr>
          <w:b/>
          <w:strike/>
          <w:u w:val="single"/>
        </w:rPr>
        <w:t>Plugin</w:t>
      </w:r>
      <w:proofErr w:type="spellEnd"/>
      <w:r w:rsidRPr="00CB0A13">
        <w:rPr>
          <w:b/>
          <w:strike/>
          <w:u w:val="single"/>
        </w:rPr>
        <w:t xml:space="preserve"> - Initialize</w:t>
      </w:r>
    </w:p>
    <w:p w:rsidR="00EB0BAE" w:rsidRPr="00CB0A13" w:rsidRDefault="00EB0BAE" w:rsidP="00EB0BAE">
      <w:pPr>
        <w:pStyle w:val="Body"/>
        <w:spacing w:before="0"/>
        <w:rPr>
          <w:strike/>
        </w:rPr>
      </w:pPr>
      <w:r w:rsidRPr="00CB0A13">
        <w:rPr>
          <w:strike/>
        </w:rPr>
        <w:t xml:space="preserve">The Initialize entry-point is a place for a plug-in to perform any run-time initialization of its variables or options.  </w:t>
      </w:r>
    </w:p>
    <w:p w:rsidR="00EB0BAE" w:rsidRPr="00CB0A13" w:rsidRDefault="00EB0BAE" w:rsidP="00EB0BAE">
      <w:pPr>
        <w:pStyle w:val="NoSpacing"/>
        <w:ind w:left="2160"/>
        <w:rPr>
          <w:rFonts w:ascii="Times New Roman" w:hAnsi="Times New Roman"/>
          <w:strike/>
          <w:sz w:val="20"/>
          <w:szCs w:val="20"/>
        </w:rPr>
      </w:pPr>
    </w:p>
    <w:p w:rsidR="00224B70" w:rsidRPr="00CB0A13" w:rsidRDefault="00EB0BAE" w:rsidP="00415E2E">
      <w:pPr>
        <w:pStyle w:val="NoSpacing"/>
        <w:ind w:left="2160"/>
        <w:rPr>
          <w:rFonts w:ascii="Times New Roman" w:hAnsi="Times New Roman"/>
          <w:strike/>
          <w:color w:val="000000"/>
          <w:w w:val="0"/>
          <w:sz w:val="20"/>
          <w:szCs w:val="20"/>
        </w:rPr>
      </w:pPr>
      <w:r w:rsidRPr="00CB0A13">
        <w:rPr>
          <w:rFonts w:ascii="Times New Roman" w:hAnsi="Times New Roman"/>
          <w:strike/>
          <w:sz w:val="20"/>
          <w:szCs w:val="20"/>
        </w:rPr>
        <w:t xml:space="preserve">A process model calls </w:t>
      </w:r>
      <w:r w:rsidRPr="00CB0A13">
        <w:rPr>
          <w:rFonts w:ascii="Times New Roman" w:hAnsi="Times New Roman"/>
          <w:strike/>
          <w:color w:val="000000"/>
          <w:w w:val="0"/>
          <w:sz w:val="20"/>
          <w:szCs w:val="20"/>
        </w:rPr>
        <w:t>Initialize once in its controller thread before cal</w:t>
      </w:r>
      <w:r w:rsidRPr="00CB0A13">
        <w:rPr>
          <w:rFonts w:ascii="Times New Roman" w:hAnsi="Times New Roman"/>
          <w:strike/>
          <w:color w:val="000000"/>
          <w:w w:val="0"/>
          <w:sz w:val="20"/>
          <w:szCs w:val="20"/>
        </w:rPr>
        <w:t>l</w:t>
      </w:r>
      <w:r w:rsidRPr="00CB0A13">
        <w:rPr>
          <w:rFonts w:ascii="Times New Roman" w:hAnsi="Times New Roman"/>
          <w:strike/>
          <w:color w:val="000000"/>
          <w:w w:val="0"/>
          <w:sz w:val="20"/>
          <w:szCs w:val="20"/>
        </w:rPr>
        <w:t xml:space="preserve">ing any other run-time entry points and before calling </w:t>
      </w:r>
      <w:proofErr w:type="spellStart"/>
      <w:r w:rsidR="00415E2E" w:rsidRPr="00CB0A13">
        <w:rPr>
          <w:rFonts w:ascii="Times New Roman" w:hAnsi="Times New Roman"/>
          <w:strike/>
          <w:color w:val="000000"/>
          <w:w w:val="0"/>
          <w:sz w:val="20"/>
          <w:szCs w:val="20"/>
        </w:rPr>
        <w:t>ModelPluginO</w:t>
      </w:r>
      <w:r w:rsidR="00415E2E" w:rsidRPr="00CB0A13">
        <w:rPr>
          <w:rFonts w:ascii="Times New Roman" w:hAnsi="Times New Roman"/>
          <w:strike/>
          <w:color w:val="000000"/>
          <w:w w:val="0"/>
          <w:sz w:val="20"/>
          <w:szCs w:val="20"/>
        </w:rPr>
        <w:t>p</w:t>
      </w:r>
      <w:r w:rsidR="00415E2E" w:rsidRPr="00CB0A13">
        <w:rPr>
          <w:rFonts w:ascii="Times New Roman" w:hAnsi="Times New Roman"/>
          <w:strike/>
          <w:color w:val="000000"/>
          <w:w w:val="0"/>
          <w:sz w:val="20"/>
          <w:szCs w:val="20"/>
        </w:rPr>
        <w:t>tions</w:t>
      </w:r>
      <w:proofErr w:type="spellEnd"/>
      <w:r w:rsidR="00415E2E" w:rsidRPr="00CB0A13">
        <w:rPr>
          <w:rFonts w:ascii="Times New Roman" w:hAnsi="Times New Roman"/>
          <w:strike/>
          <w:color w:val="000000"/>
          <w:w w:val="0"/>
          <w:sz w:val="20"/>
          <w:szCs w:val="20"/>
        </w:rPr>
        <w:t xml:space="preserve"> and </w:t>
      </w:r>
      <w:proofErr w:type="spellStart"/>
      <w:r w:rsidR="00415E2E" w:rsidRPr="00CB0A13">
        <w:rPr>
          <w:rFonts w:ascii="Times New Roman" w:hAnsi="Times New Roman"/>
          <w:strike/>
          <w:color w:val="000000"/>
          <w:w w:val="0"/>
          <w:sz w:val="20"/>
          <w:szCs w:val="20"/>
        </w:rPr>
        <w:t>ModelPluginConfiguration</w:t>
      </w:r>
      <w:proofErr w:type="spellEnd"/>
      <w:r w:rsidR="00415E2E" w:rsidRPr="00CB0A13">
        <w:rPr>
          <w:rFonts w:ascii="Times New Roman" w:hAnsi="Times New Roman"/>
          <w:strike/>
          <w:color w:val="000000"/>
          <w:w w:val="0"/>
          <w:sz w:val="20"/>
          <w:szCs w:val="20"/>
        </w:rPr>
        <w:t xml:space="preserve"> callbacks</w:t>
      </w:r>
      <w:r w:rsidRPr="00CB0A13">
        <w:rPr>
          <w:rFonts w:ascii="Times New Roman" w:hAnsi="Times New Roman"/>
          <w:strike/>
          <w:color w:val="000000"/>
          <w:w w:val="0"/>
          <w:sz w:val="20"/>
          <w:szCs w:val="20"/>
        </w:rPr>
        <w:t xml:space="preserve">. </w:t>
      </w:r>
    </w:p>
    <w:p w:rsidR="00FA62D6" w:rsidRPr="00CB0A13" w:rsidRDefault="00FA62D6" w:rsidP="00415E2E">
      <w:pPr>
        <w:pStyle w:val="NoSpacing"/>
        <w:ind w:left="2160"/>
        <w:rPr>
          <w:rFonts w:ascii="Times New Roman" w:hAnsi="Times New Roman"/>
          <w:i/>
          <w:strike/>
          <w:color w:val="000000"/>
          <w:w w:val="0"/>
          <w:sz w:val="20"/>
          <w:szCs w:val="20"/>
        </w:rPr>
      </w:pPr>
    </w:p>
    <w:p w:rsidR="00224B70" w:rsidRPr="00CB0A13" w:rsidRDefault="00224B70" w:rsidP="00224B70">
      <w:pPr>
        <w:pStyle w:val="Body"/>
        <w:spacing w:before="0"/>
        <w:rPr>
          <w:strike/>
        </w:rPr>
      </w:pPr>
      <w:r w:rsidRPr="00CB0A13">
        <w:rPr>
          <w:strike/>
        </w:rPr>
        <w:t>The Parameters to Configure Options are:</w:t>
      </w:r>
    </w:p>
    <w:tbl>
      <w:tblPr>
        <w:tblW w:w="5884"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83"/>
        <w:gridCol w:w="3501"/>
      </w:tblGrid>
      <w:tr w:rsidR="00224B70" w:rsidTr="00F527C3">
        <w:trPr>
          <w:trHeight w:val="245"/>
        </w:trPr>
        <w:tc>
          <w:tcPr>
            <w:tcW w:w="2317" w:type="dxa"/>
          </w:tcPr>
          <w:p w:rsidR="00224B70" w:rsidRPr="00CB0A13" w:rsidRDefault="00224B70" w:rsidP="00F527C3">
            <w:pPr>
              <w:pStyle w:val="Body"/>
              <w:spacing w:before="0"/>
              <w:ind w:left="0"/>
              <w:rPr>
                <w:b/>
                <w:strike/>
              </w:rPr>
            </w:pPr>
            <w:r w:rsidRPr="00CB0A13">
              <w:rPr>
                <w:b/>
                <w:strike/>
              </w:rPr>
              <w:t>Name</w:t>
            </w:r>
          </w:p>
        </w:tc>
        <w:tc>
          <w:tcPr>
            <w:tcW w:w="3567" w:type="dxa"/>
          </w:tcPr>
          <w:p w:rsidR="00224B70" w:rsidRPr="00CB0A13" w:rsidRDefault="00224B70" w:rsidP="00F527C3">
            <w:pPr>
              <w:pStyle w:val="Body"/>
              <w:spacing w:before="0"/>
              <w:ind w:left="0"/>
              <w:rPr>
                <w:b/>
                <w:strike/>
              </w:rPr>
            </w:pPr>
            <w:r w:rsidRPr="00CB0A13">
              <w:rPr>
                <w:b/>
                <w:strike/>
              </w:rPr>
              <w:t>Type</w:t>
            </w:r>
          </w:p>
        </w:tc>
      </w:tr>
      <w:tr w:rsidR="00224B70" w:rsidTr="00F527C3">
        <w:trPr>
          <w:trHeight w:val="245"/>
        </w:trPr>
        <w:tc>
          <w:tcPr>
            <w:tcW w:w="2317" w:type="dxa"/>
          </w:tcPr>
          <w:p w:rsidR="00224B70" w:rsidRPr="00CB0A13" w:rsidRDefault="0047231F" w:rsidP="00F527C3">
            <w:pPr>
              <w:pStyle w:val="Body"/>
              <w:spacing w:before="0"/>
              <w:ind w:left="0"/>
              <w:rPr>
                <w:strike/>
              </w:rPr>
            </w:pPr>
            <w:proofErr w:type="spellStart"/>
            <w:r w:rsidRPr="00CB0A13">
              <w:rPr>
                <w:strike/>
              </w:rPr>
              <w:t>ModelPlugin</w:t>
            </w:r>
            <w:proofErr w:type="spellEnd"/>
          </w:p>
        </w:tc>
        <w:tc>
          <w:tcPr>
            <w:tcW w:w="3567" w:type="dxa"/>
          </w:tcPr>
          <w:p w:rsidR="00224B70" w:rsidRPr="00CB0A13" w:rsidRDefault="00224B70" w:rsidP="00F527C3">
            <w:pPr>
              <w:pStyle w:val="Body"/>
              <w:spacing w:before="0"/>
              <w:ind w:left="0"/>
              <w:rPr>
                <w:strike/>
              </w:rPr>
            </w:pPr>
            <w:r w:rsidRPr="00CB0A13">
              <w:rPr>
                <w:strike/>
              </w:rPr>
              <w:t>NI_</w:t>
            </w:r>
            <w:r w:rsidR="0047231F" w:rsidRPr="00CB0A13">
              <w:rPr>
                <w:strike/>
              </w:rPr>
              <w:t xml:space="preserve"> </w:t>
            </w:r>
            <w:proofErr w:type="spellStart"/>
            <w:r w:rsidR="0047231F" w:rsidRPr="00CB0A13">
              <w:rPr>
                <w:strike/>
              </w:rPr>
              <w:t>ModelPlugin</w:t>
            </w:r>
            <w:proofErr w:type="spellEnd"/>
          </w:p>
        </w:tc>
      </w:tr>
      <w:tr w:rsidR="00224B70" w:rsidTr="00F527C3">
        <w:trPr>
          <w:trHeight w:val="245"/>
        </w:trPr>
        <w:tc>
          <w:tcPr>
            <w:tcW w:w="2317" w:type="dxa"/>
          </w:tcPr>
          <w:p w:rsidR="00224B70" w:rsidRPr="00CB0A13" w:rsidRDefault="00224B70" w:rsidP="00F527C3">
            <w:pPr>
              <w:pStyle w:val="Body"/>
              <w:spacing w:before="0"/>
              <w:ind w:left="0"/>
              <w:rPr>
                <w:strike/>
              </w:rPr>
            </w:pPr>
            <w:proofErr w:type="spellStart"/>
            <w:r w:rsidRPr="00CB0A13">
              <w:rPr>
                <w:strike/>
              </w:rPr>
              <w:t>ModelPlugin</w:t>
            </w:r>
            <w:r w:rsidR="0047231F" w:rsidRPr="00CB0A13">
              <w:rPr>
                <w:strike/>
              </w:rPr>
              <w:t>Configuration</w:t>
            </w:r>
            <w:proofErr w:type="spellEnd"/>
          </w:p>
        </w:tc>
        <w:tc>
          <w:tcPr>
            <w:tcW w:w="3567" w:type="dxa"/>
          </w:tcPr>
          <w:p w:rsidR="00224B70" w:rsidRPr="00CB0A13" w:rsidRDefault="00224B70" w:rsidP="00F527C3">
            <w:pPr>
              <w:pStyle w:val="Body"/>
              <w:spacing w:before="0"/>
              <w:ind w:left="0"/>
              <w:rPr>
                <w:strike/>
              </w:rPr>
            </w:pPr>
            <w:r w:rsidRPr="00CB0A13">
              <w:rPr>
                <w:strike/>
              </w:rPr>
              <w:t xml:space="preserve">NI_ </w:t>
            </w:r>
            <w:proofErr w:type="spellStart"/>
            <w:r w:rsidRPr="00CB0A13">
              <w:rPr>
                <w:strike/>
              </w:rPr>
              <w:t>ModelPlugin</w:t>
            </w:r>
            <w:r w:rsidR="0047231F" w:rsidRPr="00CB0A13">
              <w:rPr>
                <w:strike/>
              </w:rPr>
              <w:t>Configuration</w:t>
            </w:r>
            <w:proofErr w:type="spellEnd"/>
          </w:p>
        </w:tc>
      </w:tr>
    </w:tbl>
    <w:p w:rsidR="00224B70" w:rsidRDefault="00224B70" w:rsidP="00224B70">
      <w:pPr>
        <w:pStyle w:val="Body"/>
        <w:spacing w:before="0"/>
      </w:pPr>
    </w:p>
    <w:p w:rsidR="00EB0BAE" w:rsidRDefault="00EB0BAE" w:rsidP="00EB0BAE">
      <w:pPr>
        <w:pStyle w:val="Body"/>
        <w:spacing w:before="0"/>
      </w:pPr>
    </w:p>
    <w:p w:rsidR="00EB0BAE" w:rsidRDefault="00EB0BAE" w:rsidP="00EB0BAE">
      <w:pPr>
        <w:pStyle w:val="Body"/>
        <w:ind w:left="0"/>
      </w:pPr>
    </w:p>
    <w:p w:rsidR="001C2CEA" w:rsidRPr="00CB0A13" w:rsidRDefault="00C6220D" w:rsidP="001C2CEA">
      <w:pPr>
        <w:pStyle w:val="ApxLevel3Head"/>
        <w:rPr>
          <w:strike/>
          <w:w w:val="100"/>
        </w:rPr>
      </w:pPr>
      <w:r w:rsidRPr="00CB0A13">
        <w:rPr>
          <w:strike/>
          <w:w w:val="100"/>
        </w:rPr>
        <w:fldChar w:fldCharType="begin"/>
      </w:r>
      <w:r w:rsidR="001C2CEA" w:rsidRPr="00CB0A13">
        <w:rPr>
          <w:strike/>
          <w:w w:val="100"/>
        </w:rPr>
        <w:instrText>xe "process models:Parallel. See Parallel process model"</w:instrText>
      </w:r>
      <w:r w:rsidRPr="00CB0A13">
        <w:rPr>
          <w:strike/>
          <w:w w:val="100"/>
        </w:rPr>
        <w:fldChar w:fldCharType="end"/>
      </w:r>
      <w:r w:rsidRPr="00CB0A13">
        <w:rPr>
          <w:strike/>
          <w:w w:val="100"/>
        </w:rPr>
        <w:fldChar w:fldCharType="begin"/>
      </w:r>
      <w:r w:rsidR="001C2CEA" w:rsidRPr="00CB0A13">
        <w:rPr>
          <w:strike/>
          <w:w w:val="100"/>
        </w:rPr>
        <w:instrText>xe "Parallel process model"</w:instrText>
      </w:r>
      <w:r w:rsidRPr="00CB0A13">
        <w:rPr>
          <w:strike/>
          <w:w w:val="100"/>
        </w:rPr>
        <w:fldChar w:fldCharType="end"/>
      </w:r>
      <w:r w:rsidR="001C2CEA" w:rsidRPr="00CB0A13">
        <w:rPr>
          <w:strike/>
          <w:w w:val="100"/>
        </w:rPr>
        <w:t>Plug-in Entry Point Parameters</w:t>
      </w:r>
    </w:p>
    <w:p w:rsidR="00613250" w:rsidRPr="00CB0A13" w:rsidRDefault="00613250" w:rsidP="001C2CEA">
      <w:pPr>
        <w:pStyle w:val="Body"/>
        <w:rPr>
          <w:strike/>
          <w:w w:val="100"/>
        </w:rPr>
      </w:pPr>
      <w:r w:rsidRPr="00CB0A13">
        <w:rPr>
          <w:strike/>
          <w:w w:val="100"/>
        </w:rPr>
        <w:t>This section describe</w:t>
      </w:r>
      <w:r w:rsidR="00E74EA1" w:rsidRPr="00CB0A13">
        <w:rPr>
          <w:strike/>
          <w:w w:val="100"/>
        </w:rPr>
        <w:t>s</w:t>
      </w:r>
      <w:r w:rsidRPr="00CB0A13">
        <w:rPr>
          <w:strike/>
          <w:w w:val="100"/>
        </w:rPr>
        <w:t xml:space="preserve"> the parameters to model plug-in entry points.</w:t>
      </w:r>
    </w:p>
    <w:p w:rsidR="00613250" w:rsidRDefault="001C2CEA" w:rsidP="001C2CEA">
      <w:pPr>
        <w:pStyle w:val="Body"/>
        <w:rPr>
          <w:w w:val="100"/>
        </w:rPr>
      </w:pPr>
      <w:r>
        <w:rPr>
          <w:w w:val="100"/>
        </w:rPr>
        <w:t xml:space="preserve"> </w:t>
      </w:r>
    </w:p>
    <w:p w:rsidR="00613250" w:rsidRPr="00CB0A13" w:rsidRDefault="00E74EA1" w:rsidP="001C2CEA">
      <w:pPr>
        <w:pStyle w:val="Body"/>
        <w:rPr>
          <w:b/>
          <w:strike/>
          <w:w w:val="100"/>
          <w:u w:val="single"/>
        </w:rPr>
      </w:pPr>
      <w:proofErr w:type="spellStart"/>
      <w:r w:rsidRPr="00CB0A13">
        <w:rPr>
          <w:b/>
          <w:strike/>
          <w:w w:val="100"/>
          <w:u w:val="single"/>
        </w:rPr>
        <w:t>ModelPlugin</w:t>
      </w:r>
      <w:proofErr w:type="spellEnd"/>
      <w:r w:rsidRPr="00CB0A13">
        <w:rPr>
          <w:b/>
          <w:strike/>
          <w:w w:val="100"/>
          <w:u w:val="single"/>
        </w:rPr>
        <w:t xml:space="preserve"> (</w:t>
      </w:r>
      <w:proofErr w:type="spellStart"/>
      <w:r w:rsidRPr="00CB0A13">
        <w:rPr>
          <w:b/>
          <w:strike/>
          <w:w w:val="100"/>
          <w:u w:val="single"/>
        </w:rPr>
        <w:t>NI_ModelPlugin</w:t>
      </w:r>
      <w:proofErr w:type="spellEnd"/>
      <w:r w:rsidRPr="00CB0A13">
        <w:rPr>
          <w:b/>
          <w:strike/>
          <w:w w:val="100"/>
          <w:u w:val="single"/>
        </w:rPr>
        <w:t>)</w:t>
      </w:r>
    </w:p>
    <w:p w:rsidR="002B565E" w:rsidRPr="00CB0A13" w:rsidRDefault="002B565E" w:rsidP="002B565E">
      <w:pPr>
        <w:pStyle w:val="Body"/>
        <w:rPr>
          <w:strike/>
          <w:w w:val="100"/>
        </w:rPr>
      </w:pPr>
      <w:r w:rsidRPr="00CB0A13">
        <w:rPr>
          <w:strike/>
        </w:rPr>
        <w:t>Passed to all entry points.</w:t>
      </w:r>
    </w:p>
    <w:p w:rsidR="00AC7194" w:rsidRPr="00CB0A13" w:rsidRDefault="00E74EA1" w:rsidP="00E01FA2">
      <w:pPr>
        <w:pStyle w:val="Body"/>
        <w:rPr>
          <w:strike/>
        </w:rPr>
      </w:pPr>
      <w:r w:rsidRPr="00CB0A13">
        <w:rPr>
          <w:strike/>
        </w:rPr>
        <w:t>The configuration and runtime variables for the plug-in.</w:t>
      </w:r>
      <w:r w:rsidR="00AC7194" w:rsidRPr="00CB0A13">
        <w:rPr>
          <w:strike/>
        </w:rPr>
        <w:t xml:space="preserve"> </w:t>
      </w:r>
      <w:r w:rsidR="00B16805" w:rsidRPr="00CB0A13">
        <w:rPr>
          <w:strike/>
        </w:rPr>
        <w:t>Refer to Plug-in Data and Data Types&gt;&gt;</w:t>
      </w:r>
      <w:proofErr w:type="spellStart"/>
      <w:r w:rsidR="00B16805" w:rsidRPr="00CB0A13">
        <w:rPr>
          <w:strike/>
        </w:rPr>
        <w:t>NI_ModelPlugin</w:t>
      </w:r>
      <w:proofErr w:type="spellEnd"/>
      <w:r w:rsidR="00B16805" w:rsidRPr="00CB0A13">
        <w:rPr>
          <w:strike/>
        </w:rPr>
        <w:t xml:space="preserve"> for more information.</w:t>
      </w:r>
    </w:p>
    <w:p w:rsidR="00973387" w:rsidRDefault="00973387" w:rsidP="00E01FA2">
      <w:pPr>
        <w:pStyle w:val="Body"/>
      </w:pPr>
    </w:p>
    <w:p w:rsidR="00E74EA1" w:rsidRPr="00CB0A13" w:rsidRDefault="00E74EA1" w:rsidP="001C2CEA">
      <w:pPr>
        <w:pStyle w:val="Body"/>
        <w:rPr>
          <w:b/>
          <w:strike/>
          <w:w w:val="100"/>
          <w:u w:val="single"/>
        </w:rPr>
      </w:pPr>
      <w:proofErr w:type="spellStart"/>
      <w:r w:rsidRPr="00CB0A13">
        <w:rPr>
          <w:b/>
          <w:strike/>
          <w:w w:val="100"/>
          <w:u w:val="single"/>
        </w:rPr>
        <w:t>ModelPluginConfiguration</w:t>
      </w:r>
      <w:proofErr w:type="spellEnd"/>
      <w:r w:rsidRPr="00CB0A13">
        <w:rPr>
          <w:b/>
          <w:strike/>
          <w:w w:val="100"/>
          <w:u w:val="single"/>
        </w:rPr>
        <w:t xml:space="preserve"> (</w:t>
      </w:r>
      <w:proofErr w:type="spellStart"/>
      <w:r w:rsidRPr="00CB0A13">
        <w:rPr>
          <w:b/>
          <w:strike/>
          <w:w w:val="100"/>
          <w:u w:val="single"/>
        </w:rPr>
        <w:t>NI_ModelPluginConfiguration</w:t>
      </w:r>
      <w:proofErr w:type="spellEnd"/>
      <w:r w:rsidRPr="00CB0A13">
        <w:rPr>
          <w:b/>
          <w:strike/>
          <w:w w:val="100"/>
          <w:u w:val="single"/>
        </w:rPr>
        <w:t>)</w:t>
      </w:r>
    </w:p>
    <w:p w:rsidR="00484FF4" w:rsidRPr="00CB0A13" w:rsidRDefault="00484FF4" w:rsidP="00484FF4">
      <w:pPr>
        <w:pStyle w:val="Body"/>
        <w:rPr>
          <w:strike/>
          <w:w w:val="100"/>
        </w:rPr>
      </w:pPr>
      <w:r w:rsidRPr="00CB0A13">
        <w:rPr>
          <w:strike/>
        </w:rPr>
        <w:t>Passed to Begin, End, Pre UUT, Post UUT</w:t>
      </w:r>
      <w:r w:rsidR="00A34923" w:rsidRPr="00CB0A13">
        <w:rPr>
          <w:strike/>
        </w:rPr>
        <w:t>, Pre Batch, and Post Batch</w:t>
      </w:r>
      <w:r w:rsidRPr="00CB0A13">
        <w:rPr>
          <w:strike/>
        </w:rPr>
        <w:t>.</w:t>
      </w:r>
    </w:p>
    <w:p w:rsidR="00E74EA1" w:rsidRPr="00CB0A13" w:rsidRDefault="00E74EA1" w:rsidP="001C2CEA">
      <w:pPr>
        <w:pStyle w:val="Body"/>
        <w:rPr>
          <w:strike/>
        </w:rPr>
      </w:pPr>
      <w:r w:rsidRPr="00CB0A13">
        <w:rPr>
          <w:strike/>
        </w:rPr>
        <w:t xml:space="preserve">The configuration and runtime variables for the set of all active plug-ins. The </w:t>
      </w:r>
      <w:proofErr w:type="spellStart"/>
      <w:r w:rsidR="00973387" w:rsidRPr="00CB0A13">
        <w:rPr>
          <w:strike/>
        </w:rPr>
        <w:t>ModelPlugin</w:t>
      </w:r>
      <w:proofErr w:type="spellEnd"/>
      <w:r w:rsidR="00973387" w:rsidRPr="00CB0A13">
        <w:rPr>
          <w:strike/>
        </w:rPr>
        <w:t xml:space="preserve"> parameter is also</w:t>
      </w:r>
      <w:r w:rsidRPr="00CB0A13">
        <w:rPr>
          <w:strike/>
        </w:rPr>
        <w:t xml:space="preserve"> an element within the </w:t>
      </w:r>
      <w:proofErr w:type="spellStart"/>
      <w:r w:rsidRPr="00CB0A13">
        <w:rPr>
          <w:strike/>
        </w:rPr>
        <w:t>ModelPluginConfiguration.ModelPlugins</w:t>
      </w:r>
      <w:proofErr w:type="spellEnd"/>
      <w:r w:rsidRPr="00CB0A13">
        <w:rPr>
          <w:strike/>
        </w:rPr>
        <w:t xml:space="preserve"> array property.</w:t>
      </w:r>
    </w:p>
    <w:p w:rsidR="00E74EA1" w:rsidRPr="00CB0A13" w:rsidRDefault="00E74EA1" w:rsidP="001C2CEA">
      <w:pPr>
        <w:pStyle w:val="Body"/>
        <w:rPr>
          <w:strike/>
          <w:w w:val="100"/>
        </w:rPr>
      </w:pPr>
    </w:p>
    <w:p w:rsidR="00E74EA1" w:rsidRPr="00CB0A13" w:rsidRDefault="00E74EA1" w:rsidP="001C2CEA">
      <w:pPr>
        <w:pStyle w:val="Body"/>
        <w:rPr>
          <w:b/>
          <w:strike/>
          <w:w w:val="100"/>
          <w:u w:val="single"/>
        </w:rPr>
      </w:pPr>
      <w:proofErr w:type="spellStart"/>
      <w:r w:rsidRPr="00CB0A13">
        <w:rPr>
          <w:b/>
          <w:strike/>
          <w:w w:val="100"/>
          <w:u w:val="single"/>
        </w:rPr>
        <w:t>ModelThreadType</w:t>
      </w:r>
      <w:proofErr w:type="spellEnd"/>
      <w:r w:rsidRPr="00CB0A13">
        <w:rPr>
          <w:b/>
          <w:strike/>
          <w:w w:val="100"/>
          <w:u w:val="single"/>
        </w:rPr>
        <w:t xml:space="preserve"> (</w:t>
      </w:r>
      <w:proofErr w:type="spellStart"/>
      <w:r w:rsidRPr="00CB0A13">
        <w:rPr>
          <w:b/>
          <w:strike/>
          <w:w w:val="100"/>
          <w:u w:val="single"/>
        </w:rPr>
        <w:t>NI_ModelThreadType</w:t>
      </w:r>
      <w:proofErr w:type="spellEnd"/>
      <w:r w:rsidRPr="00CB0A13">
        <w:rPr>
          <w:b/>
          <w:strike/>
          <w:w w:val="100"/>
          <w:u w:val="single"/>
        </w:rPr>
        <w:t>)</w:t>
      </w:r>
    </w:p>
    <w:p w:rsidR="00484FF4" w:rsidRPr="00CB0A13" w:rsidRDefault="00484FF4" w:rsidP="00484FF4">
      <w:pPr>
        <w:pStyle w:val="Body"/>
        <w:rPr>
          <w:strike/>
          <w:w w:val="100"/>
        </w:rPr>
      </w:pPr>
      <w:r w:rsidRPr="00CB0A13">
        <w:rPr>
          <w:strike/>
        </w:rPr>
        <w:t>Passed to Beg</w:t>
      </w:r>
      <w:r w:rsidR="000B6A2A" w:rsidRPr="00CB0A13">
        <w:rPr>
          <w:strike/>
        </w:rPr>
        <w:t>in, End, Pre UUT, Post UUT</w:t>
      </w:r>
      <w:r w:rsidR="006346B7" w:rsidRPr="00CB0A13">
        <w:rPr>
          <w:strike/>
        </w:rPr>
        <w:t>, Pre Batch, and Post Batch.</w:t>
      </w:r>
    </w:p>
    <w:p w:rsidR="00E74EA1" w:rsidRPr="00CB0A13" w:rsidRDefault="00E74EA1" w:rsidP="001C2CEA">
      <w:pPr>
        <w:pStyle w:val="Body"/>
        <w:rPr>
          <w:strike/>
        </w:rPr>
      </w:pPr>
      <w:r w:rsidRPr="00CB0A13">
        <w:rPr>
          <w:strike/>
        </w:rPr>
        <w:t>Specifies whether the current thr</w:t>
      </w:r>
      <w:r w:rsidR="005642BB" w:rsidRPr="00CB0A13">
        <w:rPr>
          <w:strike/>
        </w:rPr>
        <w:t>ead is a test socket thread, a</w:t>
      </w:r>
      <w:r w:rsidRPr="00CB0A13">
        <w:rPr>
          <w:strike/>
        </w:rPr>
        <w:t xml:space="preserve"> model controller thread, or both.</w:t>
      </w:r>
    </w:p>
    <w:p w:rsidR="00AC7194" w:rsidRPr="00CB0A13" w:rsidRDefault="009515EF" w:rsidP="001C2CEA">
      <w:pPr>
        <w:pStyle w:val="Body"/>
        <w:rPr>
          <w:strike/>
          <w:w w:val="100"/>
        </w:rPr>
      </w:pPr>
      <w:r w:rsidRPr="00CB0A13">
        <w:rPr>
          <w:strike/>
          <w:w w:val="100"/>
        </w:rPr>
        <w:t>Refer to the Model Thread Types section for additional information.</w:t>
      </w:r>
    </w:p>
    <w:p w:rsidR="00D942C0" w:rsidRDefault="00D942C0" w:rsidP="001C2CEA">
      <w:pPr>
        <w:pStyle w:val="Body"/>
        <w:rPr>
          <w:w w:val="100"/>
        </w:rPr>
      </w:pPr>
    </w:p>
    <w:p w:rsidR="00E74EA1" w:rsidRPr="00CB0A13" w:rsidRDefault="00E74EA1" w:rsidP="001C2CEA">
      <w:pPr>
        <w:pStyle w:val="Body"/>
        <w:rPr>
          <w:b/>
          <w:strike/>
          <w:w w:val="100"/>
          <w:u w:val="single"/>
        </w:rPr>
      </w:pPr>
      <w:proofErr w:type="spellStart"/>
      <w:r w:rsidRPr="00CB0A13">
        <w:rPr>
          <w:b/>
          <w:strike/>
          <w:w w:val="100"/>
          <w:u w:val="single"/>
        </w:rPr>
        <w:t>ModelData</w:t>
      </w:r>
      <w:proofErr w:type="spellEnd"/>
      <w:r w:rsidRPr="00CB0A13">
        <w:rPr>
          <w:b/>
          <w:strike/>
          <w:w w:val="100"/>
          <w:u w:val="single"/>
        </w:rPr>
        <w:t xml:space="preserve"> (Container)</w:t>
      </w:r>
    </w:p>
    <w:p w:rsidR="00484FF4" w:rsidRPr="00CB0A13" w:rsidRDefault="00484FF4" w:rsidP="00484FF4">
      <w:pPr>
        <w:pStyle w:val="Body"/>
        <w:rPr>
          <w:strike/>
          <w:w w:val="100"/>
        </w:rPr>
      </w:pPr>
      <w:r w:rsidRPr="00CB0A13">
        <w:rPr>
          <w:strike/>
        </w:rPr>
        <w:t xml:space="preserve">Passed to Begin, End, Pre UUT, Post UUT, </w:t>
      </w:r>
      <w:r w:rsidR="00732C54" w:rsidRPr="00CB0A13">
        <w:rPr>
          <w:strike/>
        </w:rPr>
        <w:t xml:space="preserve">Pre Batch, Post Batch, </w:t>
      </w:r>
      <w:r w:rsidRPr="00CB0A13">
        <w:rPr>
          <w:strike/>
        </w:rPr>
        <w:t xml:space="preserve">and </w:t>
      </w:r>
      <w:proofErr w:type="spellStart"/>
      <w:r w:rsidRPr="00CB0A13">
        <w:rPr>
          <w:strike/>
        </w:rPr>
        <w:t>OnTheFly</w:t>
      </w:r>
      <w:proofErr w:type="spellEnd"/>
      <w:r w:rsidRPr="00CB0A13">
        <w:rPr>
          <w:strike/>
        </w:rPr>
        <w:t xml:space="preserve"> Step Results.</w:t>
      </w:r>
    </w:p>
    <w:p w:rsidR="005642BB" w:rsidRPr="00CB0A13" w:rsidRDefault="005642BB" w:rsidP="001C2CEA">
      <w:pPr>
        <w:pStyle w:val="Body"/>
        <w:rPr>
          <w:strike/>
        </w:rPr>
      </w:pPr>
      <w:r w:rsidRPr="00CB0A13">
        <w:rPr>
          <w:strike/>
        </w:rPr>
        <w:lastRenderedPageBreak/>
        <w:t xml:space="preserve">This parameter contains model specific information such as the </w:t>
      </w:r>
      <w:proofErr w:type="spellStart"/>
      <w:r w:rsidRPr="00CB0A13">
        <w:rPr>
          <w:strike/>
        </w:rPr>
        <w:t>ModelOptions</w:t>
      </w:r>
      <w:proofErr w:type="spellEnd"/>
      <w:r w:rsidRPr="00CB0A13">
        <w:rPr>
          <w:strike/>
        </w:rPr>
        <w:t xml:space="preserve"> property.</w:t>
      </w:r>
    </w:p>
    <w:p w:rsidR="00E74EA1" w:rsidRPr="00CB0A13" w:rsidRDefault="00E74EA1" w:rsidP="001C2CEA">
      <w:pPr>
        <w:pStyle w:val="Body"/>
        <w:rPr>
          <w:strike/>
        </w:rPr>
      </w:pPr>
      <w:r w:rsidRPr="00CB0A13">
        <w:rPr>
          <w:strike/>
        </w:rPr>
        <w:t xml:space="preserve">The actual data type varies at runtime depending on the process model. For NI models, it can be </w:t>
      </w:r>
      <w:proofErr w:type="spellStart"/>
      <w:r w:rsidRPr="00CB0A13">
        <w:rPr>
          <w:strike/>
        </w:rPr>
        <w:t>NI_SequentialModelData</w:t>
      </w:r>
      <w:proofErr w:type="spellEnd"/>
      <w:r w:rsidRPr="00CB0A13">
        <w:rPr>
          <w:strike/>
        </w:rPr>
        <w:t>, NI_ParallelModelData2, or NI_BatchModelData2</w:t>
      </w:r>
      <w:r w:rsidR="00733971" w:rsidRPr="00CB0A13">
        <w:rPr>
          <w:strike/>
        </w:rPr>
        <w:t>.</w:t>
      </w:r>
    </w:p>
    <w:p w:rsidR="00733971" w:rsidRDefault="00733971" w:rsidP="001C2CEA">
      <w:pPr>
        <w:pStyle w:val="Body"/>
      </w:pPr>
    </w:p>
    <w:p w:rsidR="00E74EA1" w:rsidRPr="00CB0A13" w:rsidRDefault="00E74EA1" w:rsidP="001C2CEA">
      <w:pPr>
        <w:pStyle w:val="Body"/>
        <w:rPr>
          <w:b/>
          <w:strike/>
          <w:w w:val="100"/>
          <w:u w:val="single"/>
        </w:rPr>
      </w:pPr>
      <w:proofErr w:type="spellStart"/>
      <w:r w:rsidRPr="00CB0A13">
        <w:rPr>
          <w:b/>
          <w:strike/>
          <w:w w:val="100"/>
          <w:u w:val="single"/>
        </w:rPr>
        <w:t>StartDate</w:t>
      </w:r>
      <w:proofErr w:type="spellEnd"/>
      <w:r w:rsidRPr="00CB0A13">
        <w:rPr>
          <w:b/>
          <w:strike/>
          <w:w w:val="100"/>
          <w:u w:val="single"/>
        </w:rPr>
        <w:t xml:space="preserve"> (</w:t>
      </w:r>
      <w:proofErr w:type="spellStart"/>
      <w:r w:rsidRPr="00CB0A13">
        <w:rPr>
          <w:b/>
          <w:strike/>
          <w:w w:val="100"/>
          <w:u w:val="single"/>
        </w:rPr>
        <w:t>DateDetails</w:t>
      </w:r>
      <w:proofErr w:type="spellEnd"/>
      <w:r w:rsidRPr="00CB0A13">
        <w:rPr>
          <w:b/>
          <w:strike/>
          <w:w w:val="100"/>
          <w:u w:val="single"/>
        </w:rPr>
        <w:t>)</w:t>
      </w:r>
    </w:p>
    <w:p w:rsidR="00484FF4" w:rsidRPr="00CB0A13" w:rsidRDefault="00484FF4" w:rsidP="00484FF4">
      <w:pPr>
        <w:pStyle w:val="Body"/>
        <w:rPr>
          <w:strike/>
          <w:w w:val="100"/>
        </w:rPr>
      </w:pPr>
      <w:r w:rsidRPr="00CB0A13">
        <w:rPr>
          <w:strike/>
        </w:rPr>
        <w:t xml:space="preserve">Passed to Begin, Pre UUT, Post UUT, </w:t>
      </w:r>
      <w:r w:rsidR="00A45CAE" w:rsidRPr="00CB0A13">
        <w:rPr>
          <w:strike/>
        </w:rPr>
        <w:t xml:space="preserve">Pre Batch, Post Batch, </w:t>
      </w:r>
      <w:r w:rsidRPr="00CB0A13">
        <w:rPr>
          <w:strike/>
        </w:rPr>
        <w:t xml:space="preserve">and </w:t>
      </w:r>
      <w:proofErr w:type="spellStart"/>
      <w:r w:rsidRPr="00CB0A13">
        <w:rPr>
          <w:strike/>
        </w:rPr>
        <w:t>OnTheFly</w:t>
      </w:r>
      <w:proofErr w:type="spellEnd"/>
      <w:r w:rsidRPr="00CB0A13">
        <w:rPr>
          <w:strike/>
        </w:rPr>
        <w:t xml:space="preserve"> Step Results.</w:t>
      </w:r>
    </w:p>
    <w:p w:rsidR="00A87C7A" w:rsidRPr="00CB0A13" w:rsidRDefault="00E7522A" w:rsidP="00E7522A">
      <w:pPr>
        <w:pStyle w:val="Body"/>
        <w:rPr>
          <w:strike/>
        </w:rPr>
      </w:pPr>
      <w:r w:rsidRPr="00CB0A13">
        <w:rPr>
          <w:strike/>
          <w:w w:val="100"/>
        </w:rPr>
        <w:t xml:space="preserve">When passed to Begin, </w:t>
      </w:r>
      <w:proofErr w:type="spellStart"/>
      <w:r w:rsidRPr="00CB0A13">
        <w:rPr>
          <w:strike/>
          <w:w w:val="100"/>
        </w:rPr>
        <w:t>StartDate</w:t>
      </w:r>
      <w:proofErr w:type="spellEnd"/>
      <w:r w:rsidRPr="00CB0A13">
        <w:rPr>
          <w:strike/>
          <w:w w:val="100"/>
        </w:rPr>
        <w:t xml:space="preserve"> indicates</w:t>
      </w:r>
      <w:r w:rsidR="00E74EA1" w:rsidRPr="00CB0A13">
        <w:rPr>
          <w:strike/>
          <w:w w:val="100"/>
        </w:rPr>
        <w:t xml:space="preserve"> when the user initiated the testing process.</w:t>
      </w:r>
      <w:r w:rsidRPr="00CB0A13">
        <w:rPr>
          <w:strike/>
          <w:w w:val="100"/>
        </w:rPr>
        <w:t xml:space="preserve"> Otherwise </w:t>
      </w:r>
      <w:proofErr w:type="spellStart"/>
      <w:r w:rsidRPr="00CB0A13">
        <w:rPr>
          <w:strike/>
          <w:w w:val="100"/>
        </w:rPr>
        <w:t>StartDate</w:t>
      </w:r>
      <w:proofErr w:type="spellEnd"/>
      <w:r w:rsidR="00A87C7A" w:rsidRPr="00CB0A13">
        <w:rPr>
          <w:strike/>
        </w:rPr>
        <w:t xml:space="preserve"> indicate</w:t>
      </w:r>
      <w:r w:rsidRPr="00CB0A13">
        <w:rPr>
          <w:strike/>
        </w:rPr>
        <w:t>s when</w:t>
      </w:r>
      <w:r w:rsidR="00A87C7A" w:rsidRPr="00CB0A13">
        <w:rPr>
          <w:strike/>
        </w:rPr>
        <w:t xml:space="preserve"> the UUT in t</w:t>
      </w:r>
      <w:r w:rsidRPr="00CB0A13">
        <w:rPr>
          <w:strike/>
        </w:rPr>
        <w:t>he current socket began testing, or f</w:t>
      </w:r>
      <w:r w:rsidR="00A87C7A" w:rsidRPr="00CB0A13">
        <w:rPr>
          <w:strike/>
        </w:rPr>
        <w:t xml:space="preserve">or a batch controller thread, </w:t>
      </w:r>
      <w:r w:rsidRPr="00CB0A13">
        <w:rPr>
          <w:strike/>
        </w:rPr>
        <w:t>when</w:t>
      </w:r>
      <w:r w:rsidR="00A87C7A" w:rsidRPr="00CB0A13">
        <w:rPr>
          <w:strike/>
        </w:rPr>
        <w:t xml:space="preserve"> the current batch began testing.</w:t>
      </w:r>
    </w:p>
    <w:p w:rsidR="00E74EA1" w:rsidRDefault="00E74EA1" w:rsidP="001C2CEA">
      <w:pPr>
        <w:pStyle w:val="Body"/>
        <w:rPr>
          <w:w w:val="100"/>
        </w:rPr>
      </w:pPr>
    </w:p>
    <w:p w:rsidR="00E74EA1" w:rsidRPr="00CB0A13" w:rsidRDefault="00E74EA1" w:rsidP="001C2CEA">
      <w:pPr>
        <w:pStyle w:val="Body"/>
        <w:rPr>
          <w:b/>
          <w:strike/>
          <w:w w:val="100"/>
          <w:u w:val="single"/>
        </w:rPr>
      </w:pPr>
      <w:proofErr w:type="spellStart"/>
      <w:r w:rsidRPr="00CB0A13">
        <w:rPr>
          <w:b/>
          <w:strike/>
          <w:w w:val="100"/>
          <w:u w:val="single"/>
        </w:rPr>
        <w:t>StartTime</w:t>
      </w:r>
      <w:proofErr w:type="spellEnd"/>
      <w:r w:rsidRPr="00CB0A13">
        <w:rPr>
          <w:b/>
          <w:strike/>
          <w:w w:val="100"/>
          <w:u w:val="single"/>
        </w:rPr>
        <w:t xml:space="preserve"> (</w:t>
      </w:r>
      <w:proofErr w:type="spellStart"/>
      <w:r w:rsidRPr="00CB0A13">
        <w:rPr>
          <w:b/>
          <w:strike/>
          <w:w w:val="100"/>
          <w:u w:val="single"/>
        </w:rPr>
        <w:t>TimeDetails</w:t>
      </w:r>
      <w:proofErr w:type="spellEnd"/>
      <w:r w:rsidRPr="00CB0A13">
        <w:rPr>
          <w:b/>
          <w:strike/>
          <w:w w:val="100"/>
          <w:u w:val="single"/>
        </w:rPr>
        <w:t>)</w:t>
      </w:r>
    </w:p>
    <w:p w:rsidR="00484FF4" w:rsidRPr="00CB0A13" w:rsidRDefault="00484FF4" w:rsidP="00484FF4">
      <w:pPr>
        <w:pStyle w:val="Body"/>
        <w:rPr>
          <w:strike/>
          <w:w w:val="100"/>
        </w:rPr>
      </w:pPr>
      <w:r w:rsidRPr="00CB0A13">
        <w:rPr>
          <w:strike/>
        </w:rPr>
        <w:t xml:space="preserve">Passed to Begin, Pre UUT, Post UUT, </w:t>
      </w:r>
      <w:r w:rsidR="00407033" w:rsidRPr="00CB0A13">
        <w:rPr>
          <w:strike/>
        </w:rPr>
        <w:t xml:space="preserve">Pre Batch, Post Batch, and </w:t>
      </w:r>
      <w:proofErr w:type="spellStart"/>
      <w:r w:rsidRPr="00CB0A13">
        <w:rPr>
          <w:strike/>
        </w:rPr>
        <w:t>OnTheFly</w:t>
      </w:r>
      <w:proofErr w:type="spellEnd"/>
      <w:r w:rsidRPr="00CB0A13">
        <w:rPr>
          <w:strike/>
        </w:rPr>
        <w:t xml:space="preserve"> Step Results.</w:t>
      </w:r>
    </w:p>
    <w:p w:rsidR="00E7522A" w:rsidRPr="00CB0A13" w:rsidRDefault="00E7522A" w:rsidP="00E7522A">
      <w:pPr>
        <w:pStyle w:val="Body"/>
        <w:rPr>
          <w:strike/>
        </w:rPr>
      </w:pPr>
      <w:r w:rsidRPr="00CB0A13">
        <w:rPr>
          <w:strike/>
          <w:w w:val="100"/>
        </w:rPr>
        <w:t xml:space="preserve">When passed to Begin, </w:t>
      </w:r>
      <w:proofErr w:type="spellStart"/>
      <w:r w:rsidRPr="00CB0A13">
        <w:rPr>
          <w:strike/>
          <w:w w:val="100"/>
        </w:rPr>
        <w:t>StartTime</w:t>
      </w:r>
      <w:proofErr w:type="spellEnd"/>
      <w:r w:rsidRPr="00CB0A13">
        <w:rPr>
          <w:strike/>
          <w:w w:val="100"/>
        </w:rPr>
        <w:t xml:space="preserve"> indicates when the user initiated the testing process. Otherwise </w:t>
      </w:r>
      <w:proofErr w:type="spellStart"/>
      <w:r w:rsidRPr="00CB0A13">
        <w:rPr>
          <w:strike/>
          <w:w w:val="100"/>
        </w:rPr>
        <w:t>StartTime</w:t>
      </w:r>
      <w:proofErr w:type="spellEnd"/>
      <w:r w:rsidRPr="00CB0A13">
        <w:rPr>
          <w:strike/>
        </w:rPr>
        <w:t xml:space="preserve"> indicates when the UUT in the current socket began testing, or for a batch controller thread, when the current batch began testing.</w:t>
      </w:r>
    </w:p>
    <w:p w:rsidR="0022206B" w:rsidRDefault="0022206B" w:rsidP="001C2CEA">
      <w:pPr>
        <w:pStyle w:val="Body"/>
        <w:rPr>
          <w:w w:val="100"/>
        </w:rPr>
      </w:pPr>
    </w:p>
    <w:p w:rsidR="0022206B" w:rsidRPr="00CB0A13" w:rsidRDefault="0022206B" w:rsidP="0022206B">
      <w:pPr>
        <w:pStyle w:val="Body"/>
        <w:rPr>
          <w:b/>
          <w:strike/>
          <w:u w:val="single"/>
        </w:rPr>
      </w:pPr>
      <w:proofErr w:type="spellStart"/>
      <w:r w:rsidRPr="00CB0A13">
        <w:rPr>
          <w:b/>
          <w:strike/>
          <w:u w:val="single"/>
        </w:rPr>
        <w:t>ProcessModelClientPath</w:t>
      </w:r>
      <w:proofErr w:type="spellEnd"/>
      <w:r w:rsidRPr="00CB0A13">
        <w:rPr>
          <w:b/>
          <w:strike/>
          <w:u w:val="single"/>
        </w:rPr>
        <w:t xml:space="preserve"> (Path)</w:t>
      </w:r>
    </w:p>
    <w:p w:rsidR="0022206B" w:rsidRPr="00CB0A13" w:rsidRDefault="0022206B" w:rsidP="0022206B">
      <w:pPr>
        <w:pStyle w:val="Body"/>
        <w:rPr>
          <w:strike/>
          <w:w w:val="100"/>
        </w:rPr>
      </w:pPr>
      <w:r w:rsidRPr="00CB0A13">
        <w:rPr>
          <w:strike/>
        </w:rPr>
        <w:t xml:space="preserve">Passed to Begin, Pre UUT, </w:t>
      </w:r>
      <w:r w:rsidR="00CF0A28" w:rsidRPr="00CB0A13">
        <w:rPr>
          <w:strike/>
        </w:rPr>
        <w:t>Post UUT, Pre Batch, and Post Batch.</w:t>
      </w:r>
    </w:p>
    <w:p w:rsidR="0022206B" w:rsidRPr="00CB0A13" w:rsidRDefault="0022206B" w:rsidP="0022206B">
      <w:pPr>
        <w:pStyle w:val="Body"/>
        <w:rPr>
          <w:strike/>
        </w:rPr>
      </w:pPr>
      <w:r w:rsidRPr="00CB0A13">
        <w:rPr>
          <w:strike/>
        </w:rPr>
        <w:t>The absolute path to the client file the process model is executing.</w:t>
      </w:r>
    </w:p>
    <w:p w:rsidR="009B10F9" w:rsidRDefault="009B10F9" w:rsidP="0022206B">
      <w:pPr>
        <w:pStyle w:val="Body"/>
      </w:pPr>
    </w:p>
    <w:p w:rsidR="00AC578E" w:rsidRPr="00CB0A13" w:rsidRDefault="0022206B" w:rsidP="00CC0DEC">
      <w:pPr>
        <w:pStyle w:val="Body"/>
        <w:rPr>
          <w:b/>
          <w:strike/>
          <w:u w:val="single"/>
        </w:rPr>
      </w:pPr>
      <w:r w:rsidRPr="00CB0A13">
        <w:rPr>
          <w:b/>
          <w:strike/>
          <w:u w:val="single"/>
        </w:rPr>
        <w:t>Parent Thread (Reference)</w:t>
      </w:r>
    </w:p>
    <w:p w:rsidR="009B10F9" w:rsidRPr="00CB0A13" w:rsidRDefault="009B10F9" w:rsidP="00CC0DEC">
      <w:pPr>
        <w:pStyle w:val="Body"/>
        <w:rPr>
          <w:strike/>
        </w:rPr>
      </w:pPr>
      <w:r w:rsidRPr="00CB0A13">
        <w:rPr>
          <w:strike/>
        </w:rPr>
        <w:t>Passed to Begin</w:t>
      </w:r>
    </w:p>
    <w:p w:rsidR="009B10F9" w:rsidRPr="00CB0A13" w:rsidRDefault="009B10F9" w:rsidP="00CC0DEC">
      <w:pPr>
        <w:pStyle w:val="Body"/>
        <w:rPr>
          <w:strike/>
        </w:rPr>
      </w:pPr>
      <w:r w:rsidRPr="00CB0A13">
        <w:rPr>
          <w:strike/>
        </w:rPr>
        <w:lastRenderedPageBreak/>
        <w:t xml:space="preserve">When a test socket thread calls Begin, it passes </w:t>
      </w:r>
      <w:r w:rsidR="00AE0A66" w:rsidRPr="00CB0A13">
        <w:rPr>
          <w:strike/>
        </w:rPr>
        <w:t>its</w:t>
      </w:r>
      <w:r w:rsidRPr="00CB0A13">
        <w:rPr>
          <w:strike/>
        </w:rPr>
        <w:t xml:space="preserve"> controller thread to this parameter. If the calling thread is a controller thread, it passes Nothing to thi</w:t>
      </w:r>
      <w:r w:rsidR="00CC0DEC" w:rsidRPr="00CB0A13">
        <w:rPr>
          <w:strike/>
        </w:rPr>
        <w:t>s parameter even if it is also the</w:t>
      </w:r>
      <w:r w:rsidRPr="00CB0A13">
        <w:rPr>
          <w:strike/>
        </w:rPr>
        <w:t xml:space="preserve"> test socket thread</w:t>
      </w:r>
      <w:r w:rsidR="00CC0DEC" w:rsidRPr="00CB0A13">
        <w:rPr>
          <w:strike/>
        </w:rPr>
        <w:t>.</w:t>
      </w:r>
    </w:p>
    <w:p w:rsidR="009B10F9" w:rsidRPr="00CB0A13" w:rsidRDefault="00CC0DEC" w:rsidP="00CC0DEC">
      <w:pPr>
        <w:pStyle w:val="Body"/>
        <w:rPr>
          <w:strike/>
        </w:rPr>
      </w:pPr>
      <w:r w:rsidRPr="00CB0A13">
        <w:rPr>
          <w:strike/>
        </w:rPr>
        <w:t xml:space="preserve">Typically, a plug-in does not need to use this parameter.  </w:t>
      </w:r>
    </w:p>
    <w:p w:rsidR="00CC0DEC" w:rsidRDefault="00CC0DEC" w:rsidP="0022206B">
      <w:pPr>
        <w:pStyle w:val="Body"/>
        <w:ind w:left="0"/>
      </w:pPr>
    </w:p>
    <w:p w:rsidR="00AC578E" w:rsidRPr="00CB0A13" w:rsidRDefault="00AC578E" w:rsidP="00AC578E">
      <w:pPr>
        <w:pStyle w:val="Body"/>
        <w:rPr>
          <w:b/>
          <w:strike/>
          <w:u w:val="single"/>
        </w:rPr>
      </w:pPr>
      <w:r w:rsidRPr="00CB0A13">
        <w:rPr>
          <w:b/>
          <w:strike/>
          <w:u w:val="single"/>
        </w:rPr>
        <w:t>UUT (UUT)</w:t>
      </w:r>
    </w:p>
    <w:p w:rsidR="00484FF4" w:rsidRPr="00CB0A13" w:rsidRDefault="00484FF4" w:rsidP="00484FF4">
      <w:pPr>
        <w:pStyle w:val="Body"/>
        <w:rPr>
          <w:strike/>
          <w:w w:val="100"/>
        </w:rPr>
      </w:pPr>
      <w:r w:rsidRPr="00CB0A13">
        <w:rPr>
          <w:strike/>
        </w:rPr>
        <w:t xml:space="preserve">Passed to Pre UUT, Post UUT, </w:t>
      </w:r>
      <w:r w:rsidR="00A50A84" w:rsidRPr="00CB0A13">
        <w:rPr>
          <w:strike/>
        </w:rPr>
        <w:t xml:space="preserve">Pre Batch, Post Batch, </w:t>
      </w:r>
      <w:r w:rsidRPr="00CB0A13">
        <w:rPr>
          <w:strike/>
        </w:rPr>
        <w:t xml:space="preserve">and </w:t>
      </w:r>
      <w:proofErr w:type="spellStart"/>
      <w:r w:rsidRPr="00CB0A13">
        <w:rPr>
          <w:strike/>
        </w:rPr>
        <w:t>OnTheFly</w:t>
      </w:r>
      <w:proofErr w:type="spellEnd"/>
      <w:r w:rsidRPr="00CB0A13">
        <w:rPr>
          <w:strike/>
        </w:rPr>
        <w:t xml:space="preserve"> Step Results.</w:t>
      </w:r>
    </w:p>
    <w:p w:rsidR="00613250" w:rsidRPr="00CB0A13" w:rsidRDefault="00273667" w:rsidP="00AC578E">
      <w:pPr>
        <w:pStyle w:val="Body"/>
        <w:rPr>
          <w:strike/>
        </w:rPr>
      </w:pPr>
      <w:r w:rsidRPr="00CB0A13">
        <w:rPr>
          <w:strike/>
        </w:rPr>
        <w:t xml:space="preserve">For Pre UUT, Post UUT, and </w:t>
      </w:r>
      <w:proofErr w:type="spellStart"/>
      <w:r w:rsidRPr="00CB0A13">
        <w:rPr>
          <w:strike/>
        </w:rPr>
        <w:t>OnTheFly</w:t>
      </w:r>
      <w:proofErr w:type="spellEnd"/>
      <w:r w:rsidRPr="00CB0A13">
        <w:rPr>
          <w:strike/>
        </w:rPr>
        <w:t xml:space="preserve"> Step Results, </w:t>
      </w:r>
      <w:r w:rsidR="00AC578E" w:rsidRPr="00CB0A13">
        <w:rPr>
          <w:strike/>
        </w:rPr>
        <w:t>the cu</w:t>
      </w:r>
      <w:r w:rsidRPr="00CB0A13">
        <w:rPr>
          <w:strike/>
        </w:rPr>
        <w:t>rrent thread is a socket thread and</w:t>
      </w:r>
      <w:r w:rsidR="00AC578E" w:rsidRPr="00CB0A13">
        <w:rPr>
          <w:strike/>
        </w:rPr>
        <w:t xml:space="preserve"> the UUT is the Unit Under Test for that socket. </w:t>
      </w:r>
      <w:r w:rsidRPr="00CB0A13">
        <w:rPr>
          <w:strike/>
        </w:rPr>
        <w:t>For Pre Batch and Post Batch, the current thread is the</w:t>
      </w:r>
      <w:r w:rsidR="00AC578E" w:rsidRPr="00CB0A13">
        <w:rPr>
          <w:strike/>
        </w:rPr>
        <w:t xml:space="preserve"> </w:t>
      </w:r>
      <w:r w:rsidR="0010133C" w:rsidRPr="00CB0A13">
        <w:rPr>
          <w:strike/>
        </w:rPr>
        <w:t xml:space="preserve">Batch model </w:t>
      </w:r>
      <w:r w:rsidR="00AC578E" w:rsidRPr="00CB0A13">
        <w:rPr>
          <w:strike/>
        </w:rPr>
        <w:t>controller thread</w:t>
      </w:r>
      <w:r w:rsidRPr="00CB0A13">
        <w:rPr>
          <w:strike/>
        </w:rPr>
        <w:t xml:space="preserve"> and </w:t>
      </w:r>
      <w:r w:rsidR="00AC578E" w:rsidRPr="00CB0A13">
        <w:rPr>
          <w:strike/>
        </w:rPr>
        <w:t>the UUT represent the batch as a whole and its serial number is the serial number for the batch.</w:t>
      </w:r>
    </w:p>
    <w:p w:rsidR="00B02E50" w:rsidRDefault="00B02E50" w:rsidP="001C2CEA">
      <w:pPr>
        <w:pStyle w:val="Body"/>
      </w:pPr>
    </w:p>
    <w:p w:rsidR="00B02E50" w:rsidRPr="00CB0A13" w:rsidRDefault="00B02E50" w:rsidP="001C2CEA">
      <w:pPr>
        <w:pStyle w:val="Body"/>
        <w:rPr>
          <w:b/>
          <w:strike/>
          <w:u w:val="single"/>
        </w:rPr>
      </w:pPr>
      <w:proofErr w:type="spellStart"/>
      <w:r w:rsidRPr="00CB0A13">
        <w:rPr>
          <w:b/>
          <w:strike/>
          <w:u w:val="single"/>
        </w:rPr>
        <w:t>UUTStatus</w:t>
      </w:r>
      <w:proofErr w:type="spellEnd"/>
      <w:r w:rsidRPr="00CB0A13">
        <w:rPr>
          <w:b/>
          <w:strike/>
          <w:u w:val="single"/>
        </w:rPr>
        <w:t xml:space="preserve"> (String)</w:t>
      </w:r>
    </w:p>
    <w:p w:rsidR="00484FF4" w:rsidRPr="00CB0A13" w:rsidRDefault="00484FF4" w:rsidP="00484FF4">
      <w:pPr>
        <w:pStyle w:val="Body"/>
        <w:rPr>
          <w:strike/>
          <w:w w:val="100"/>
        </w:rPr>
      </w:pPr>
      <w:bookmarkStart w:id="2" w:name="two"/>
      <w:bookmarkEnd w:id="2"/>
      <w:r w:rsidRPr="00CB0A13">
        <w:rPr>
          <w:strike/>
        </w:rPr>
        <w:t>Passed to Post UUT</w:t>
      </w:r>
      <w:r w:rsidR="00D01CA1" w:rsidRPr="00CB0A13">
        <w:rPr>
          <w:strike/>
        </w:rPr>
        <w:t xml:space="preserve"> and Post Batch</w:t>
      </w:r>
      <w:r w:rsidRPr="00CB0A13">
        <w:rPr>
          <w:strike/>
        </w:rPr>
        <w:t>.</w:t>
      </w:r>
    </w:p>
    <w:p w:rsidR="00613250" w:rsidRPr="00CB0A13" w:rsidRDefault="00B02E50" w:rsidP="001C2CEA">
      <w:pPr>
        <w:pStyle w:val="Body"/>
        <w:rPr>
          <w:strike/>
        </w:rPr>
      </w:pPr>
      <w:r w:rsidRPr="00CB0A13">
        <w:rPr>
          <w:strike/>
        </w:rPr>
        <w:t>The result status of the UUT, such as “Passed” or “Failed”</w:t>
      </w:r>
      <w:r w:rsidR="00B268AB" w:rsidRPr="00CB0A13">
        <w:rPr>
          <w:strike/>
        </w:rPr>
        <w:t>.</w:t>
      </w:r>
      <w:r w:rsidR="00D01CA1" w:rsidRPr="00CB0A13">
        <w:rPr>
          <w:strike/>
        </w:rPr>
        <w:t xml:space="preserve"> Currently the value passed to Post Batch is not used and should be ignored.</w:t>
      </w:r>
    </w:p>
    <w:p w:rsidR="009C6925" w:rsidRDefault="009C6925" w:rsidP="001C2CEA">
      <w:pPr>
        <w:pStyle w:val="Body"/>
        <w:rPr>
          <w:w w:val="100"/>
        </w:rPr>
      </w:pPr>
    </w:p>
    <w:p w:rsidR="00B268AB" w:rsidRPr="00CB0A13" w:rsidRDefault="009C6925" w:rsidP="001C2CEA">
      <w:pPr>
        <w:pStyle w:val="Body"/>
        <w:rPr>
          <w:b/>
          <w:strike/>
          <w:w w:val="100"/>
          <w:u w:val="single"/>
        </w:rPr>
      </w:pPr>
      <w:proofErr w:type="spellStart"/>
      <w:r w:rsidRPr="00CB0A13">
        <w:rPr>
          <w:b/>
          <w:strike/>
          <w:w w:val="100"/>
          <w:u w:val="single"/>
        </w:rPr>
        <w:t>MainSequenceResult</w:t>
      </w:r>
      <w:proofErr w:type="spellEnd"/>
      <w:r w:rsidRPr="00CB0A13">
        <w:rPr>
          <w:b/>
          <w:strike/>
          <w:w w:val="100"/>
          <w:u w:val="single"/>
        </w:rPr>
        <w:t xml:space="preserve"> (Reference)</w:t>
      </w:r>
    </w:p>
    <w:p w:rsidR="00484FF4" w:rsidRPr="00CB0A13" w:rsidRDefault="00484FF4" w:rsidP="00484FF4">
      <w:pPr>
        <w:pStyle w:val="Body"/>
        <w:rPr>
          <w:strike/>
          <w:w w:val="100"/>
        </w:rPr>
      </w:pPr>
      <w:r w:rsidRPr="00CB0A13">
        <w:rPr>
          <w:strike/>
        </w:rPr>
        <w:t>Passed to Post UUT</w:t>
      </w:r>
      <w:r w:rsidR="00BF5C47" w:rsidRPr="00CB0A13">
        <w:rPr>
          <w:strike/>
        </w:rPr>
        <w:t xml:space="preserve"> and Post Batch</w:t>
      </w:r>
      <w:r w:rsidRPr="00CB0A13">
        <w:rPr>
          <w:strike/>
        </w:rPr>
        <w:t>.</w:t>
      </w:r>
    </w:p>
    <w:p w:rsidR="00BF5C47" w:rsidRPr="00CB0A13" w:rsidRDefault="009C6925" w:rsidP="00BF5C47">
      <w:pPr>
        <w:pStyle w:val="Body"/>
        <w:rPr>
          <w:strike/>
        </w:rPr>
      </w:pPr>
      <w:r w:rsidRPr="00CB0A13">
        <w:rPr>
          <w:strike/>
        </w:rPr>
        <w:t xml:space="preserve">A reference to the result of the process model’s call to the </w:t>
      </w:r>
      <w:proofErr w:type="spellStart"/>
      <w:r w:rsidRPr="00CB0A13">
        <w:rPr>
          <w:strike/>
        </w:rPr>
        <w:t>MainSequence</w:t>
      </w:r>
      <w:proofErr w:type="spellEnd"/>
      <w:r w:rsidRPr="00CB0A13">
        <w:rPr>
          <w:strike/>
        </w:rPr>
        <w:t xml:space="preserve"> callback in the client file. The results of the client file’s main sequence are located at </w:t>
      </w:r>
      <w:proofErr w:type="spellStart"/>
      <w:r w:rsidRPr="00CB0A13">
        <w:rPr>
          <w:strike/>
        </w:rPr>
        <w:t>MainSequenceResult.TS.SequenceCall.Resul</w:t>
      </w:r>
      <w:r w:rsidR="002C0647" w:rsidRPr="00CB0A13">
        <w:rPr>
          <w:strike/>
        </w:rPr>
        <w:t>t</w:t>
      </w:r>
      <w:r w:rsidRPr="00CB0A13">
        <w:rPr>
          <w:strike/>
        </w:rPr>
        <w:t>List</w:t>
      </w:r>
      <w:proofErr w:type="spellEnd"/>
      <w:r w:rsidR="00316F77" w:rsidRPr="00CB0A13">
        <w:rPr>
          <w:strike/>
        </w:rPr>
        <w:t>.</w:t>
      </w:r>
      <w:r w:rsidR="00D03422" w:rsidRPr="00CB0A13">
        <w:rPr>
          <w:strike/>
        </w:rPr>
        <w:t xml:space="preserve"> </w:t>
      </w:r>
      <w:r w:rsidR="00BF5C47" w:rsidRPr="00CB0A13">
        <w:rPr>
          <w:strike/>
        </w:rPr>
        <w:t>Currently the value passed to Post Batch is not used and should be ignored.</w:t>
      </w:r>
    </w:p>
    <w:p w:rsidR="009C6925" w:rsidRDefault="009C6925" w:rsidP="001C2CEA">
      <w:pPr>
        <w:pStyle w:val="Body"/>
      </w:pPr>
    </w:p>
    <w:p w:rsidR="00316F77" w:rsidRDefault="00316F77" w:rsidP="001C2CEA">
      <w:pPr>
        <w:pStyle w:val="Body"/>
      </w:pPr>
    </w:p>
    <w:p w:rsidR="00316F77" w:rsidRPr="00CB0A13" w:rsidRDefault="00316F77" w:rsidP="001C2CEA">
      <w:pPr>
        <w:pStyle w:val="Body"/>
        <w:rPr>
          <w:b/>
          <w:strike/>
          <w:u w:val="single"/>
        </w:rPr>
      </w:pPr>
      <w:proofErr w:type="spellStart"/>
      <w:r w:rsidRPr="00CB0A13">
        <w:rPr>
          <w:b/>
          <w:strike/>
          <w:u w:val="single"/>
        </w:rPr>
        <w:t>CallingThread</w:t>
      </w:r>
      <w:proofErr w:type="spellEnd"/>
      <w:r w:rsidRPr="00CB0A13">
        <w:rPr>
          <w:b/>
          <w:strike/>
          <w:u w:val="single"/>
        </w:rPr>
        <w:t xml:space="preserve"> (Reference)</w:t>
      </w:r>
    </w:p>
    <w:p w:rsidR="00484FF4" w:rsidRPr="00CB0A13" w:rsidRDefault="00484FF4" w:rsidP="00484FF4">
      <w:pPr>
        <w:pStyle w:val="Body"/>
        <w:rPr>
          <w:strike/>
          <w:w w:val="100"/>
        </w:rPr>
      </w:pPr>
      <w:r w:rsidRPr="00CB0A13">
        <w:rPr>
          <w:strike/>
        </w:rPr>
        <w:lastRenderedPageBreak/>
        <w:t>Passed to Post UUT</w:t>
      </w:r>
      <w:r w:rsidR="00B258A0" w:rsidRPr="00CB0A13">
        <w:rPr>
          <w:strike/>
        </w:rPr>
        <w:t xml:space="preserve"> and Post Batch</w:t>
      </w:r>
      <w:r w:rsidRPr="00CB0A13">
        <w:rPr>
          <w:strike/>
        </w:rPr>
        <w:t>.</w:t>
      </w:r>
    </w:p>
    <w:p w:rsidR="00316F77" w:rsidRPr="00CB0A13" w:rsidRDefault="00316F77" w:rsidP="001C2CEA">
      <w:pPr>
        <w:pStyle w:val="Body"/>
        <w:rPr>
          <w:strike/>
        </w:rPr>
      </w:pPr>
      <w:r w:rsidRPr="00CB0A13">
        <w:rPr>
          <w:strike/>
        </w:rPr>
        <w:t>A reference to the socket or controller thread that invoked Post UUT</w:t>
      </w:r>
      <w:r w:rsidR="008B3837" w:rsidRPr="00CB0A13">
        <w:rPr>
          <w:strike/>
        </w:rPr>
        <w:t xml:space="preserve"> or Post Batch</w:t>
      </w:r>
      <w:r w:rsidRPr="00CB0A13">
        <w:rPr>
          <w:strike/>
        </w:rPr>
        <w:t xml:space="preserve">. If the plug-in is configured to run in a new thread, the thread </w:t>
      </w:r>
      <w:r w:rsidR="007B030F" w:rsidRPr="00CB0A13">
        <w:rPr>
          <w:strike/>
        </w:rPr>
        <w:t xml:space="preserve">running the plug-in is </w:t>
      </w:r>
      <w:r w:rsidR="00C60A8A" w:rsidRPr="00CB0A13">
        <w:rPr>
          <w:strike/>
        </w:rPr>
        <w:t xml:space="preserve">a </w:t>
      </w:r>
      <w:r w:rsidRPr="00CB0A13">
        <w:rPr>
          <w:strike/>
        </w:rPr>
        <w:t xml:space="preserve">different thread from the </w:t>
      </w:r>
      <w:proofErr w:type="spellStart"/>
      <w:r w:rsidRPr="00CB0A13">
        <w:rPr>
          <w:strike/>
        </w:rPr>
        <w:t>CallingThread</w:t>
      </w:r>
      <w:proofErr w:type="spellEnd"/>
      <w:r w:rsidRPr="00CB0A13">
        <w:rPr>
          <w:strike/>
        </w:rPr>
        <w:t>.</w:t>
      </w:r>
    </w:p>
    <w:p w:rsidR="00E61523" w:rsidRDefault="00E61523" w:rsidP="001C2CEA">
      <w:pPr>
        <w:pStyle w:val="Body"/>
      </w:pPr>
    </w:p>
    <w:p w:rsidR="00E61523" w:rsidRPr="00CB0A13" w:rsidRDefault="00E61523" w:rsidP="001C2CEA">
      <w:pPr>
        <w:pStyle w:val="Body"/>
        <w:rPr>
          <w:b/>
          <w:strike/>
          <w:u w:val="single"/>
        </w:rPr>
      </w:pPr>
      <w:proofErr w:type="spellStart"/>
      <w:r w:rsidRPr="00CB0A13">
        <w:rPr>
          <w:b/>
          <w:strike/>
          <w:u w:val="single"/>
        </w:rPr>
        <w:t>NotificationToUnblockCallingThread</w:t>
      </w:r>
      <w:proofErr w:type="spellEnd"/>
      <w:r w:rsidRPr="00CB0A13">
        <w:rPr>
          <w:b/>
          <w:strike/>
          <w:u w:val="single"/>
        </w:rPr>
        <w:t xml:space="preserve"> (Reference)</w:t>
      </w:r>
    </w:p>
    <w:p w:rsidR="00E61523" w:rsidRPr="00CB0A13" w:rsidRDefault="00E61523" w:rsidP="00E61523">
      <w:pPr>
        <w:pStyle w:val="Body"/>
        <w:rPr>
          <w:strike/>
          <w:w w:val="100"/>
        </w:rPr>
      </w:pPr>
      <w:r w:rsidRPr="00CB0A13">
        <w:rPr>
          <w:strike/>
        </w:rPr>
        <w:t>Passed to Post UUT</w:t>
      </w:r>
      <w:r w:rsidR="00B30995" w:rsidRPr="00CB0A13">
        <w:rPr>
          <w:strike/>
        </w:rPr>
        <w:t xml:space="preserve"> and Post Batch</w:t>
      </w:r>
      <w:r w:rsidRPr="00CB0A13">
        <w:rPr>
          <w:strike/>
        </w:rPr>
        <w:t>.</w:t>
      </w:r>
    </w:p>
    <w:p w:rsidR="00E61523" w:rsidRPr="00CB0A13" w:rsidRDefault="00E61523" w:rsidP="001C2CEA">
      <w:pPr>
        <w:pStyle w:val="Body"/>
        <w:rPr>
          <w:strike/>
        </w:rPr>
      </w:pPr>
      <w:r w:rsidRPr="00CB0A13">
        <w:rPr>
          <w:strike/>
        </w:rPr>
        <w:t>A reference to a Notification. If this reference is does not have a value of Nothing, then the entry p</w:t>
      </w:r>
      <w:r w:rsidR="00AC7C82" w:rsidRPr="00CB0A13">
        <w:rPr>
          <w:strike/>
        </w:rPr>
        <w:t>oint is running in a new thread</w:t>
      </w:r>
      <w:r w:rsidR="008F7C04" w:rsidRPr="00CB0A13">
        <w:rPr>
          <w:strike/>
        </w:rPr>
        <w:t>. However, t</w:t>
      </w:r>
      <w:r w:rsidR="00AC7C82" w:rsidRPr="00CB0A13">
        <w:rPr>
          <w:strike/>
        </w:rPr>
        <w:t>he process model does</w:t>
      </w:r>
      <w:r w:rsidRPr="00CB0A13">
        <w:rPr>
          <w:strike/>
        </w:rPr>
        <w:t xml:space="preserve"> not proceed until the entry point sets this notification. This allows the entry point to copy any parameter information that might be subject to change if the process model proceeds to the next UUT </w:t>
      </w:r>
      <w:r w:rsidR="00B30995" w:rsidRPr="00CB0A13">
        <w:rPr>
          <w:strike/>
        </w:rPr>
        <w:t xml:space="preserve">or Batch </w:t>
      </w:r>
      <w:r w:rsidRPr="00CB0A13">
        <w:rPr>
          <w:strike/>
        </w:rPr>
        <w:t xml:space="preserve">before the </w:t>
      </w:r>
      <w:r w:rsidR="008F7C04" w:rsidRPr="00CB0A13">
        <w:rPr>
          <w:strike/>
        </w:rPr>
        <w:t xml:space="preserve">new </w:t>
      </w:r>
      <w:r w:rsidRPr="00CB0A13">
        <w:rPr>
          <w:strike/>
        </w:rPr>
        <w:t xml:space="preserve">thread running </w:t>
      </w:r>
      <w:r w:rsidR="00B30995" w:rsidRPr="00CB0A13">
        <w:rPr>
          <w:strike/>
        </w:rPr>
        <w:t>the entry point completes</w:t>
      </w:r>
      <w:r w:rsidRPr="00CB0A13">
        <w:rPr>
          <w:strike/>
        </w:rPr>
        <w:t xml:space="preserve">. For example, the Pre UUT entry point in NI_ReportGenerator.seq plug-in creates and stores a new report in </w:t>
      </w:r>
      <w:proofErr w:type="spellStart"/>
      <w:r w:rsidRPr="00CB0A13">
        <w:rPr>
          <w:strike/>
        </w:rPr>
        <w:t>ResultProcessor.RuntimeVariables.PerSocket</w:t>
      </w:r>
      <w:proofErr w:type="spellEnd"/>
      <w:r w:rsidRPr="00CB0A13">
        <w:rPr>
          <w:strike/>
        </w:rPr>
        <w:t xml:space="preserve">[&lt;socket index&gt;].Specific. </w:t>
      </w:r>
      <w:proofErr w:type="spellStart"/>
      <w:r w:rsidRPr="00CB0A13">
        <w:rPr>
          <w:strike/>
        </w:rPr>
        <w:t>ReportInstance</w:t>
      </w:r>
      <w:proofErr w:type="spellEnd"/>
      <w:r w:rsidRPr="00CB0A13">
        <w:rPr>
          <w:strike/>
        </w:rPr>
        <w:t>. The Post UUT entry point in that plug-in copies the value of that property to a local variable before setting this Notification.</w:t>
      </w:r>
    </w:p>
    <w:p w:rsidR="0079160F" w:rsidRDefault="0079160F" w:rsidP="001C2CEA">
      <w:pPr>
        <w:pStyle w:val="Body"/>
      </w:pPr>
    </w:p>
    <w:p w:rsidR="0079160F" w:rsidRPr="00CB0A13" w:rsidRDefault="0079160F" w:rsidP="0079160F">
      <w:pPr>
        <w:pStyle w:val="Body"/>
        <w:rPr>
          <w:b/>
          <w:strike/>
          <w:u w:val="single"/>
        </w:rPr>
      </w:pPr>
      <w:proofErr w:type="spellStart"/>
      <w:r w:rsidRPr="00CB0A13">
        <w:rPr>
          <w:b/>
          <w:strike/>
          <w:u w:val="single"/>
        </w:rPr>
        <w:t>PostProcessingThreadForPriorUUT</w:t>
      </w:r>
      <w:proofErr w:type="spellEnd"/>
    </w:p>
    <w:p w:rsidR="0079160F" w:rsidRPr="00CB0A13" w:rsidRDefault="0079160F" w:rsidP="0079160F">
      <w:pPr>
        <w:pStyle w:val="Body"/>
        <w:spacing w:before="0" w:line="240" w:lineRule="auto"/>
        <w:rPr>
          <w:strike/>
        </w:rPr>
      </w:pPr>
    </w:p>
    <w:p w:rsidR="0079160F" w:rsidRPr="00CB0A13" w:rsidRDefault="0079160F" w:rsidP="0079160F">
      <w:pPr>
        <w:pStyle w:val="Body"/>
        <w:spacing w:before="0" w:line="240" w:lineRule="auto"/>
        <w:rPr>
          <w:strike/>
        </w:rPr>
      </w:pPr>
      <w:r w:rsidRPr="00CB0A13">
        <w:rPr>
          <w:strike/>
        </w:rPr>
        <w:t>Passed to Post UUT</w:t>
      </w:r>
      <w:r w:rsidR="003C0C8F" w:rsidRPr="00CB0A13">
        <w:rPr>
          <w:strike/>
        </w:rPr>
        <w:t xml:space="preserve"> and Post Batch</w:t>
      </w:r>
      <w:r w:rsidRPr="00CB0A13">
        <w:rPr>
          <w:strike/>
        </w:rPr>
        <w:t>.</w:t>
      </w:r>
    </w:p>
    <w:p w:rsidR="0079160F" w:rsidRPr="00CB0A13" w:rsidRDefault="0079160F" w:rsidP="0079160F">
      <w:pPr>
        <w:pStyle w:val="Body"/>
        <w:spacing w:before="0" w:line="240" w:lineRule="auto"/>
        <w:rPr>
          <w:strike/>
        </w:rPr>
      </w:pPr>
    </w:p>
    <w:p w:rsidR="0079160F" w:rsidRPr="00CB0A13" w:rsidRDefault="0079160F" w:rsidP="0079160F">
      <w:pPr>
        <w:pStyle w:val="Body"/>
        <w:spacing w:before="0" w:line="240" w:lineRule="auto"/>
        <w:rPr>
          <w:strike/>
        </w:rPr>
      </w:pPr>
      <w:r w:rsidRPr="00CB0A13">
        <w:rPr>
          <w:strike/>
        </w:rPr>
        <w:t>A reference to the thread that ran the entry point for the prior UUT</w:t>
      </w:r>
      <w:r w:rsidR="00F508FE" w:rsidRPr="00CB0A13">
        <w:rPr>
          <w:strike/>
        </w:rPr>
        <w:t xml:space="preserve"> or Batch</w:t>
      </w:r>
      <w:r w:rsidRPr="00CB0A13">
        <w:rPr>
          <w:strike/>
        </w:rPr>
        <w:t xml:space="preserve">. The value is Nothing if the prior call was not invoked in a new thread. </w:t>
      </w:r>
    </w:p>
    <w:p w:rsidR="0079160F" w:rsidRPr="00CB0A13" w:rsidRDefault="0079160F" w:rsidP="0079160F">
      <w:pPr>
        <w:pStyle w:val="Body"/>
        <w:rPr>
          <w:strike/>
        </w:rPr>
      </w:pPr>
      <w:r w:rsidRPr="00CB0A13">
        <w:rPr>
          <w:strike/>
        </w:rPr>
        <w:t>A plug-in might choose to wait on this thread if it needs to ensure that it processes UUTs in the order that they are tested. For example, if you configure the NI_ReportGenerator.seq plug-in to store multiple UUT reports in the same file, it waits for this thread to complete before appending a new UUT report to the file so that the UUT reports are appended in chronological order.</w:t>
      </w:r>
    </w:p>
    <w:p w:rsidR="002234A3" w:rsidRDefault="002234A3" w:rsidP="0079160F">
      <w:pPr>
        <w:pStyle w:val="Body"/>
      </w:pPr>
    </w:p>
    <w:p w:rsidR="006C5487" w:rsidRPr="00CB0A13" w:rsidRDefault="006C5487" w:rsidP="0079160F">
      <w:pPr>
        <w:pStyle w:val="Body"/>
        <w:rPr>
          <w:b/>
          <w:strike/>
          <w:u w:val="single"/>
        </w:rPr>
      </w:pPr>
      <w:r w:rsidRPr="00CB0A13">
        <w:rPr>
          <w:b/>
          <w:strike/>
          <w:u w:val="single"/>
        </w:rPr>
        <w:t>Context (</w:t>
      </w:r>
      <w:proofErr w:type="spellStart"/>
      <w:r w:rsidRPr="00CB0A13">
        <w:rPr>
          <w:b/>
          <w:strike/>
          <w:u w:val="single"/>
        </w:rPr>
        <w:t>SequenceContext</w:t>
      </w:r>
      <w:proofErr w:type="spellEnd"/>
      <w:r w:rsidRPr="00CB0A13">
        <w:rPr>
          <w:b/>
          <w:strike/>
          <w:u w:val="single"/>
        </w:rPr>
        <w:t>)</w:t>
      </w:r>
    </w:p>
    <w:p w:rsidR="006C5487" w:rsidRPr="00CB0A13" w:rsidRDefault="006C5487" w:rsidP="0079160F">
      <w:pPr>
        <w:pStyle w:val="Body"/>
        <w:rPr>
          <w:strike/>
        </w:rPr>
      </w:pPr>
      <w:r w:rsidRPr="00CB0A13">
        <w:rPr>
          <w:strike/>
        </w:rPr>
        <w:lastRenderedPageBreak/>
        <w:t xml:space="preserve">Passed to </w:t>
      </w:r>
      <w:proofErr w:type="spellStart"/>
      <w:r w:rsidRPr="00CB0A13">
        <w:rPr>
          <w:strike/>
          <w:w w:val="100"/>
        </w:rPr>
        <w:t>OnTheFly</w:t>
      </w:r>
      <w:proofErr w:type="spellEnd"/>
      <w:r w:rsidRPr="00CB0A13">
        <w:rPr>
          <w:strike/>
          <w:w w:val="100"/>
        </w:rPr>
        <w:t xml:space="preserve"> Step Results.</w:t>
      </w:r>
    </w:p>
    <w:p w:rsidR="006C5487" w:rsidRPr="00CB0A13" w:rsidRDefault="006C5487" w:rsidP="0079160F">
      <w:pPr>
        <w:pStyle w:val="Body"/>
        <w:rPr>
          <w:strike/>
        </w:rPr>
      </w:pPr>
      <w:r w:rsidRPr="00CB0A13">
        <w:rPr>
          <w:strike/>
        </w:rPr>
        <w:t xml:space="preserve">A reference to the </w:t>
      </w:r>
      <w:proofErr w:type="spellStart"/>
      <w:r w:rsidRPr="00CB0A13">
        <w:rPr>
          <w:strike/>
        </w:rPr>
        <w:t>SequenceContext</w:t>
      </w:r>
      <w:proofErr w:type="spellEnd"/>
      <w:r w:rsidRPr="00CB0A13">
        <w:rPr>
          <w:strike/>
        </w:rPr>
        <w:t xml:space="preserve"> for the model execution entry point that initiated testing. The context is not serialized to offline results files and is not passed to your plug-in when processing an offline results file. For this reason, your plug-in should not use this parameter unless it is unavoidable. If you use this parameter, your plug-in should set FileGlobals.ResultProcessorComponentDescription.Default.CanProcessOfflineOnTheFlyResults to False.</w:t>
      </w:r>
    </w:p>
    <w:p w:rsidR="002234A3" w:rsidRDefault="002234A3" w:rsidP="0079160F">
      <w:pPr>
        <w:pStyle w:val="Body"/>
      </w:pPr>
    </w:p>
    <w:p w:rsidR="0004653E" w:rsidRPr="00CB0A13" w:rsidRDefault="0004653E" w:rsidP="0079160F">
      <w:pPr>
        <w:pStyle w:val="Body"/>
        <w:rPr>
          <w:b/>
          <w:strike/>
          <w:u w:val="single"/>
        </w:rPr>
      </w:pPr>
      <w:r w:rsidRPr="00CB0A13">
        <w:rPr>
          <w:b/>
          <w:strike/>
          <w:u w:val="single"/>
        </w:rPr>
        <w:t>Step (Array of References)</w:t>
      </w:r>
    </w:p>
    <w:p w:rsidR="0004653E" w:rsidRPr="00CB0A13" w:rsidRDefault="0004653E" w:rsidP="0004653E">
      <w:pPr>
        <w:pStyle w:val="Body"/>
        <w:rPr>
          <w:strike/>
        </w:rPr>
      </w:pPr>
      <w:r w:rsidRPr="00CB0A13">
        <w:rPr>
          <w:strike/>
        </w:rPr>
        <w:t xml:space="preserve">Passed to </w:t>
      </w:r>
      <w:proofErr w:type="spellStart"/>
      <w:r w:rsidRPr="00CB0A13">
        <w:rPr>
          <w:strike/>
          <w:w w:val="100"/>
        </w:rPr>
        <w:t>OnTheFly</w:t>
      </w:r>
      <w:proofErr w:type="spellEnd"/>
      <w:r w:rsidRPr="00CB0A13">
        <w:rPr>
          <w:strike/>
          <w:w w:val="100"/>
        </w:rPr>
        <w:t xml:space="preserve"> Step Results.</w:t>
      </w:r>
    </w:p>
    <w:p w:rsidR="00F559DA" w:rsidRPr="00CB0A13" w:rsidRDefault="0004653E" w:rsidP="00F559DA">
      <w:pPr>
        <w:pStyle w:val="Body"/>
        <w:rPr>
          <w:strike/>
        </w:rPr>
      </w:pPr>
      <w:r w:rsidRPr="00CB0A13">
        <w:rPr>
          <w:strike/>
        </w:rPr>
        <w:t xml:space="preserve">An array of references to the steps that generated the corresponding elements of </w:t>
      </w:r>
      <w:proofErr w:type="spellStart"/>
      <w:r w:rsidRPr="00CB0A13">
        <w:rPr>
          <w:strike/>
        </w:rPr>
        <w:t>Parameters.Results</w:t>
      </w:r>
      <w:proofErr w:type="spellEnd"/>
      <w:r w:rsidRPr="00CB0A13">
        <w:rPr>
          <w:strike/>
        </w:rPr>
        <w:t>. The steps are not serialized to offline results files and are not passed to your plug-in when processing an offline results file. For this reason, your plug-in should not use this parameter unless it is unavoidable. If you use this parameter, your plug-in should set FileGlobals.ResultProcessorComponentDescription.Default.CanProcessOfflineOnTheFlyResults to False.</w:t>
      </w:r>
    </w:p>
    <w:p w:rsidR="002234A3" w:rsidRPr="00CB0A13" w:rsidRDefault="00F559DA" w:rsidP="00F559DA">
      <w:pPr>
        <w:pStyle w:val="Body"/>
        <w:rPr>
          <w:strike/>
        </w:rPr>
      </w:pPr>
      <w:r w:rsidRPr="00CB0A13">
        <w:rPr>
          <w:strike/>
        </w:rPr>
        <w:t>Note: Each element in the array is a TestStand reference. To access a step, you must dereference its reference.</w:t>
      </w:r>
    </w:p>
    <w:p w:rsidR="008A0172" w:rsidRPr="00CB0A13" w:rsidRDefault="008A0172" w:rsidP="0079160F">
      <w:pPr>
        <w:pStyle w:val="Body"/>
        <w:rPr>
          <w:b/>
          <w:strike/>
          <w:u w:val="single"/>
        </w:rPr>
      </w:pPr>
      <w:r w:rsidRPr="00CB0A13">
        <w:rPr>
          <w:b/>
          <w:strike/>
          <w:u w:val="single"/>
        </w:rPr>
        <w:t>Results (Reference Array)</w:t>
      </w:r>
    </w:p>
    <w:p w:rsidR="000D7405" w:rsidRPr="00CB0A13" w:rsidRDefault="000D7405" w:rsidP="000D7405">
      <w:pPr>
        <w:pStyle w:val="Body"/>
        <w:rPr>
          <w:strike/>
        </w:rPr>
      </w:pPr>
      <w:r w:rsidRPr="00CB0A13">
        <w:rPr>
          <w:strike/>
        </w:rPr>
        <w:t xml:space="preserve">Passed to </w:t>
      </w:r>
      <w:proofErr w:type="spellStart"/>
      <w:r w:rsidRPr="00CB0A13">
        <w:rPr>
          <w:strike/>
          <w:w w:val="100"/>
        </w:rPr>
        <w:t>OnTheFly</w:t>
      </w:r>
      <w:proofErr w:type="spellEnd"/>
      <w:r w:rsidRPr="00CB0A13">
        <w:rPr>
          <w:strike/>
          <w:w w:val="100"/>
        </w:rPr>
        <w:t xml:space="preserve"> Step Results.</w:t>
      </w:r>
    </w:p>
    <w:p w:rsidR="008A0172" w:rsidRPr="00CB0A13" w:rsidRDefault="008A0172" w:rsidP="0079160F">
      <w:pPr>
        <w:pStyle w:val="Body"/>
        <w:rPr>
          <w:strike/>
          <w:w w:val="100"/>
        </w:rPr>
      </w:pPr>
      <w:r w:rsidRPr="00CB0A13">
        <w:rPr>
          <w:strike/>
        </w:rPr>
        <w:t xml:space="preserve">An array of references to the step result </w:t>
      </w:r>
      <w:proofErr w:type="spellStart"/>
      <w:r w:rsidRPr="00CB0A13">
        <w:rPr>
          <w:strike/>
        </w:rPr>
        <w:t>PropertyObjects</w:t>
      </w:r>
      <w:proofErr w:type="spellEnd"/>
      <w:r w:rsidRPr="00CB0A13">
        <w:rPr>
          <w:strike/>
        </w:rPr>
        <w:t xml:space="preserve"> TestStand has accumulated since the last call to the </w:t>
      </w:r>
      <w:proofErr w:type="spellStart"/>
      <w:r w:rsidRPr="00CB0A13">
        <w:rPr>
          <w:strike/>
          <w:w w:val="100"/>
        </w:rPr>
        <w:t>OnTheFl</w:t>
      </w:r>
      <w:r w:rsidR="000D7405" w:rsidRPr="00CB0A13">
        <w:rPr>
          <w:strike/>
          <w:w w:val="100"/>
        </w:rPr>
        <w:t>y</w:t>
      </w:r>
      <w:proofErr w:type="spellEnd"/>
      <w:r w:rsidR="000D7405" w:rsidRPr="00CB0A13">
        <w:rPr>
          <w:strike/>
          <w:w w:val="100"/>
        </w:rPr>
        <w:t xml:space="preserve"> </w:t>
      </w:r>
      <w:r w:rsidRPr="00CB0A13">
        <w:rPr>
          <w:strike/>
          <w:w w:val="100"/>
        </w:rPr>
        <w:t>Step Results entry point.</w:t>
      </w:r>
    </w:p>
    <w:p w:rsidR="00F559DA" w:rsidRPr="00CB0A13" w:rsidRDefault="00F559DA" w:rsidP="00F559DA">
      <w:pPr>
        <w:pStyle w:val="Body"/>
        <w:rPr>
          <w:strike/>
        </w:rPr>
      </w:pPr>
      <w:r w:rsidRPr="00CB0A13">
        <w:rPr>
          <w:strike/>
        </w:rPr>
        <w:t>Note: Each element in the array is a TestStand reference. To access a result, you must dereference its reference.</w:t>
      </w:r>
    </w:p>
    <w:p w:rsidR="002234A3" w:rsidRDefault="002234A3" w:rsidP="0079160F">
      <w:pPr>
        <w:pStyle w:val="Body"/>
        <w:rPr>
          <w:w w:val="100"/>
        </w:rPr>
      </w:pPr>
    </w:p>
    <w:p w:rsidR="004E6EDB" w:rsidRPr="00CB0A13" w:rsidRDefault="004E6EDB" w:rsidP="0079160F">
      <w:pPr>
        <w:pStyle w:val="Body"/>
        <w:rPr>
          <w:b/>
          <w:strike/>
          <w:w w:val="100"/>
          <w:u w:val="single"/>
        </w:rPr>
      </w:pPr>
      <w:proofErr w:type="spellStart"/>
      <w:r w:rsidRPr="00CB0A13">
        <w:rPr>
          <w:b/>
          <w:strike/>
          <w:w w:val="100"/>
          <w:u w:val="single"/>
        </w:rPr>
        <w:t>CallbackNames</w:t>
      </w:r>
      <w:proofErr w:type="spellEnd"/>
      <w:r w:rsidRPr="00CB0A13">
        <w:rPr>
          <w:b/>
          <w:strike/>
          <w:w w:val="100"/>
          <w:u w:val="single"/>
        </w:rPr>
        <w:t xml:space="preserve"> (String Array)</w:t>
      </w:r>
    </w:p>
    <w:p w:rsidR="004E6EDB" w:rsidRPr="00CB0A13" w:rsidRDefault="004E6EDB" w:rsidP="004E6EDB">
      <w:pPr>
        <w:pStyle w:val="Body"/>
        <w:rPr>
          <w:strike/>
        </w:rPr>
      </w:pPr>
      <w:r w:rsidRPr="00CB0A13">
        <w:rPr>
          <w:strike/>
        </w:rPr>
        <w:t xml:space="preserve">Passed to </w:t>
      </w:r>
      <w:proofErr w:type="spellStart"/>
      <w:r w:rsidRPr="00CB0A13">
        <w:rPr>
          <w:strike/>
          <w:w w:val="100"/>
        </w:rPr>
        <w:t>OnTheFly</w:t>
      </w:r>
      <w:proofErr w:type="spellEnd"/>
      <w:r w:rsidRPr="00CB0A13">
        <w:rPr>
          <w:strike/>
          <w:w w:val="100"/>
        </w:rPr>
        <w:t xml:space="preserve"> Step Results.</w:t>
      </w:r>
    </w:p>
    <w:p w:rsidR="004E6EDB" w:rsidRPr="00CB0A13" w:rsidRDefault="004E6EDB" w:rsidP="0079160F">
      <w:pPr>
        <w:pStyle w:val="Body"/>
        <w:rPr>
          <w:strike/>
        </w:rPr>
      </w:pPr>
      <w:r w:rsidRPr="00CB0A13">
        <w:rPr>
          <w:strike/>
        </w:rPr>
        <w:lastRenderedPageBreak/>
        <w:t xml:space="preserve">Each element in this array specifies the callback sequence name of the step result at the corresponding index within the </w:t>
      </w:r>
      <w:proofErr w:type="spellStart"/>
      <w:r w:rsidRPr="00CB0A13">
        <w:rPr>
          <w:strike/>
        </w:rPr>
        <w:t>Parameters.Results</w:t>
      </w:r>
      <w:proofErr w:type="spellEnd"/>
      <w:r w:rsidRPr="00CB0A13">
        <w:rPr>
          <w:strike/>
        </w:rPr>
        <w:t xml:space="preserve"> array. The callback name is “</w:t>
      </w:r>
      <w:proofErr w:type="spellStart"/>
      <w:r w:rsidRPr="00CB0A13">
        <w:rPr>
          <w:strike/>
        </w:rPr>
        <w:t>SequenceCall</w:t>
      </w:r>
      <w:proofErr w:type="spellEnd"/>
      <w:r w:rsidRPr="00CB0A13">
        <w:rPr>
          <w:strike/>
        </w:rPr>
        <w:t>” for steps that are generated within a sequence you run or within the subsequences it calls via sequence calls.  As an example of when the callback name is not “</w:t>
      </w:r>
      <w:proofErr w:type="spellStart"/>
      <w:r w:rsidRPr="00CB0A13">
        <w:rPr>
          <w:strike/>
        </w:rPr>
        <w:t>SequenceCall</w:t>
      </w:r>
      <w:proofErr w:type="spellEnd"/>
      <w:r w:rsidRPr="00CB0A13">
        <w:rPr>
          <w:strike/>
        </w:rPr>
        <w:t xml:space="preserve">”, the callback name for the result of a step within a </w:t>
      </w:r>
      <w:proofErr w:type="spellStart"/>
      <w:r w:rsidRPr="00CB0A13">
        <w:rPr>
          <w:strike/>
        </w:rPr>
        <w:t>SequenceFilePreStep</w:t>
      </w:r>
      <w:proofErr w:type="spellEnd"/>
      <w:r w:rsidRPr="00CB0A13">
        <w:rPr>
          <w:strike/>
        </w:rPr>
        <w:t xml:space="preserve"> callback is “</w:t>
      </w:r>
      <w:proofErr w:type="spellStart"/>
      <w:r w:rsidRPr="00CB0A13">
        <w:rPr>
          <w:strike/>
        </w:rPr>
        <w:t>SequenceFilePreStep</w:t>
      </w:r>
      <w:proofErr w:type="spellEnd"/>
      <w:r w:rsidRPr="00CB0A13">
        <w:rPr>
          <w:strike/>
        </w:rPr>
        <w:t>”. Callback names are the same as subsequence result property names in table 3-2.</w:t>
      </w:r>
    </w:p>
    <w:p w:rsidR="00F9761E" w:rsidRDefault="00F9761E" w:rsidP="0079160F">
      <w:pPr>
        <w:pStyle w:val="Body"/>
      </w:pPr>
    </w:p>
    <w:p w:rsidR="00F9761E" w:rsidRPr="00CB0A13" w:rsidRDefault="00F9761E" w:rsidP="0079160F">
      <w:pPr>
        <w:pStyle w:val="Body"/>
        <w:rPr>
          <w:b/>
          <w:strike/>
        </w:rPr>
      </w:pPr>
      <w:proofErr w:type="spellStart"/>
      <w:r w:rsidRPr="00CB0A13">
        <w:rPr>
          <w:b/>
          <w:strike/>
        </w:rPr>
        <w:t>ParentIds</w:t>
      </w:r>
      <w:proofErr w:type="spellEnd"/>
      <w:r w:rsidRPr="00CB0A13">
        <w:rPr>
          <w:b/>
          <w:strike/>
        </w:rPr>
        <w:t xml:space="preserve"> (Numeric Array)</w:t>
      </w:r>
    </w:p>
    <w:p w:rsidR="00F9761E" w:rsidRPr="00CB0A13" w:rsidRDefault="00F9761E" w:rsidP="00F9761E">
      <w:pPr>
        <w:pStyle w:val="Body"/>
        <w:rPr>
          <w:strike/>
        </w:rPr>
      </w:pPr>
      <w:r w:rsidRPr="00CB0A13">
        <w:rPr>
          <w:strike/>
        </w:rPr>
        <w:t xml:space="preserve">Passed to </w:t>
      </w:r>
      <w:proofErr w:type="spellStart"/>
      <w:r w:rsidRPr="00CB0A13">
        <w:rPr>
          <w:strike/>
          <w:w w:val="100"/>
        </w:rPr>
        <w:t>OnTheFly</w:t>
      </w:r>
      <w:proofErr w:type="spellEnd"/>
      <w:r w:rsidRPr="00CB0A13">
        <w:rPr>
          <w:strike/>
          <w:w w:val="100"/>
        </w:rPr>
        <w:t xml:space="preserve"> Step Results.</w:t>
      </w:r>
    </w:p>
    <w:p w:rsidR="00F9761E" w:rsidRPr="00CB0A13" w:rsidRDefault="00F9761E" w:rsidP="0079160F">
      <w:pPr>
        <w:pStyle w:val="Body"/>
        <w:rPr>
          <w:strike/>
        </w:rPr>
      </w:pPr>
      <w:r w:rsidRPr="00CB0A13">
        <w:rPr>
          <w:strike/>
        </w:rPr>
        <w:t xml:space="preserve">Numeric Array. Each element in this array specifies the result </w:t>
      </w:r>
      <w:r w:rsidR="006411E4" w:rsidRPr="00CB0A13">
        <w:rPr>
          <w:strike/>
        </w:rPr>
        <w:t>ID</w:t>
      </w:r>
      <w:r w:rsidRPr="00CB0A13">
        <w:rPr>
          <w:strike/>
        </w:rPr>
        <w:t xml:space="preserve"> of the parent result for the result at the corresponding index in </w:t>
      </w:r>
      <w:proofErr w:type="spellStart"/>
      <w:r w:rsidRPr="00CB0A13">
        <w:rPr>
          <w:strike/>
        </w:rPr>
        <w:t>Parameters.Results</w:t>
      </w:r>
      <w:proofErr w:type="spellEnd"/>
      <w:r w:rsidRPr="00CB0A13">
        <w:rPr>
          <w:strike/>
        </w:rPr>
        <w:t xml:space="preserve">. A result’s parent is the result for the sequence call step that called the sequence that created the result. You can use parent </w:t>
      </w:r>
      <w:r w:rsidR="006411E4" w:rsidRPr="00CB0A13">
        <w:rPr>
          <w:strike/>
        </w:rPr>
        <w:t>IDs</w:t>
      </w:r>
      <w:r w:rsidRPr="00CB0A13">
        <w:rPr>
          <w:strike/>
        </w:rPr>
        <w:t xml:space="preserve"> to reconstruct the hierarchy of sequence calls that generated the results. The result for a process model </w:t>
      </w:r>
      <w:proofErr w:type="spellStart"/>
      <w:r w:rsidRPr="00CB0A13">
        <w:rPr>
          <w:strike/>
        </w:rPr>
        <w:t>MainSequence</w:t>
      </w:r>
      <w:proofErr w:type="spellEnd"/>
      <w:r w:rsidRPr="00CB0A13">
        <w:rPr>
          <w:strike/>
        </w:rPr>
        <w:t xml:space="preserve"> callback that invokes the </w:t>
      </w:r>
      <w:proofErr w:type="spellStart"/>
      <w:r w:rsidRPr="00CB0A13">
        <w:rPr>
          <w:strike/>
        </w:rPr>
        <w:t>MainSequence</w:t>
      </w:r>
      <w:proofErr w:type="spellEnd"/>
      <w:r w:rsidRPr="00CB0A13">
        <w:rPr>
          <w:strike/>
        </w:rPr>
        <w:t xml:space="preserve"> in the client file is at the root level of an execution and does not have a parent result. Its parent </w:t>
      </w:r>
      <w:r w:rsidR="006411E4" w:rsidRPr="00CB0A13">
        <w:rPr>
          <w:strike/>
        </w:rPr>
        <w:t>ID</w:t>
      </w:r>
      <w:r w:rsidRPr="00CB0A13">
        <w:rPr>
          <w:strike/>
        </w:rPr>
        <w:t xml:space="preserve"> is passed as the negated value of the </w:t>
      </w:r>
      <w:r w:rsidR="006411E4" w:rsidRPr="00CB0A13">
        <w:rPr>
          <w:strike/>
        </w:rPr>
        <w:t>ID</w:t>
      </w:r>
      <w:r w:rsidRPr="00CB0A13">
        <w:rPr>
          <w:strike/>
        </w:rPr>
        <w:t xml:space="preserve"> for thread in which it runs. The value is negated so that it can be distinguished from a result </w:t>
      </w:r>
      <w:r w:rsidR="006411E4" w:rsidRPr="00CB0A13">
        <w:rPr>
          <w:strike/>
        </w:rPr>
        <w:t>ID</w:t>
      </w:r>
      <w:r w:rsidRPr="00CB0A13">
        <w:rPr>
          <w:strike/>
        </w:rPr>
        <w:t xml:space="preserve"> by the fact that is it less than zero.</w:t>
      </w:r>
    </w:p>
    <w:p w:rsidR="00E5500D" w:rsidRDefault="00E5500D" w:rsidP="0079160F">
      <w:pPr>
        <w:pStyle w:val="Body"/>
      </w:pPr>
    </w:p>
    <w:p w:rsidR="00F45C54" w:rsidRPr="00E5500D" w:rsidRDefault="00E5500D" w:rsidP="0079160F">
      <w:pPr>
        <w:pStyle w:val="Body"/>
        <w:rPr>
          <w:b/>
        </w:rPr>
      </w:pPr>
      <w:r w:rsidRPr="00E5500D">
        <w:rPr>
          <w:b/>
        </w:rPr>
        <w:t>Process Model (Reference)</w:t>
      </w:r>
    </w:p>
    <w:p w:rsidR="00E5500D" w:rsidRDefault="00E5500D" w:rsidP="0079160F">
      <w:pPr>
        <w:pStyle w:val="Body"/>
      </w:pPr>
      <w:r>
        <w:t xml:space="preserve">Passed to </w:t>
      </w:r>
      <w:r w:rsidRPr="00E5500D">
        <w:t>Configure Options</w:t>
      </w:r>
      <w:r>
        <w:t xml:space="preserve"> and </w:t>
      </w:r>
      <w:r w:rsidRPr="00E5500D">
        <w:t xml:space="preserve">Configure </w:t>
      </w:r>
      <w:r>
        <w:t>Additional</w:t>
      </w:r>
      <w:r w:rsidRPr="00E5500D">
        <w:t xml:space="preserve"> Options</w:t>
      </w:r>
      <w:r w:rsidR="00915788">
        <w:t>.</w:t>
      </w:r>
    </w:p>
    <w:p w:rsidR="00E5500D" w:rsidRDefault="00E5500D" w:rsidP="0079160F">
      <w:pPr>
        <w:pStyle w:val="Body"/>
      </w:pPr>
      <w:r>
        <w:t xml:space="preserve">A reference to the </w:t>
      </w:r>
      <w:proofErr w:type="spellStart"/>
      <w:r>
        <w:t>SequenceFile</w:t>
      </w:r>
      <w:proofErr w:type="spellEnd"/>
      <w:r>
        <w:t xml:space="preserve"> that is the current process model</w:t>
      </w:r>
      <w:r w:rsidR="006411E4">
        <w:t>.</w:t>
      </w:r>
    </w:p>
    <w:p w:rsidR="00915788" w:rsidRDefault="00915788" w:rsidP="0079160F">
      <w:pPr>
        <w:pStyle w:val="Body"/>
      </w:pPr>
    </w:p>
    <w:p w:rsidR="00915788" w:rsidRPr="00CB0A13" w:rsidRDefault="00915788" w:rsidP="00915788">
      <w:pPr>
        <w:pStyle w:val="Body"/>
        <w:rPr>
          <w:b/>
          <w:strike/>
        </w:rPr>
      </w:pPr>
      <w:proofErr w:type="spellStart"/>
      <w:r w:rsidRPr="00CB0A13">
        <w:rPr>
          <w:b/>
          <w:strike/>
        </w:rPr>
        <w:t>ModelType</w:t>
      </w:r>
      <w:proofErr w:type="spellEnd"/>
      <w:r w:rsidRPr="00CB0A13">
        <w:rPr>
          <w:b/>
          <w:strike/>
        </w:rPr>
        <w:t xml:space="preserve"> (</w:t>
      </w:r>
      <w:proofErr w:type="spellStart"/>
      <w:r w:rsidRPr="00CB0A13">
        <w:rPr>
          <w:b/>
          <w:strike/>
        </w:rPr>
        <w:t>NI_ModelType</w:t>
      </w:r>
      <w:proofErr w:type="spellEnd"/>
      <w:r w:rsidRPr="00CB0A13">
        <w:rPr>
          <w:b/>
          <w:strike/>
        </w:rPr>
        <w:t>)</w:t>
      </w:r>
    </w:p>
    <w:p w:rsidR="00915788" w:rsidRPr="00CB0A13" w:rsidRDefault="00915788" w:rsidP="00915788">
      <w:pPr>
        <w:pStyle w:val="Body"/>
        <w:rPr>
          <w:strike/>
        </w:rPr>
      </w:pPr>
      <w:r w:rsidRPr="00CB0A13">
        <w:rPr>
          <w:strike/>
        </w:rPr>
        <w:t>Passed to Configure Options and Configure Additional Options.</w:t>
      </w:r>
    </w:p>
    <w:p w:rsidR="00915788" w:rsidRPr="00CB0A13" w:rsidRDefault="00915788" w:rsidP="00915788">
      <w:pPr>
        <w:pStyle w:val="Body"/>
        <w:rPr>
          <w:strike/>
        </w:rPr>
      </w:pPr>
      <w:r w:rsidRPr="00CB0A13">
        <w:rPr>
          <w:strike/>
        </w:rPr>
        <w:t xml:space="preserve">A string that indicates the type of the current process model. Refer to the Model Types section in this chapter. A dialog that presents options that </w:t>
      </w:r>
      <w:r w:rsidRPr="00CB0A13">
        <w:rPr>
          <w:strike/>
        </w:rPr>
        <w:lastRenderedPageBreak/>
        <w:t>vary according to the type of model can use this value to determine which options to initially display</w:t>
      </w:r>
    </w:p>
    <w:p w:rsidR="001C2CEA" w:rsidRDefault="001C2CEA" w:rsidP="00E74EA1">
      <w:pPr>
        <w:pStyle w:val="Body"/>
        <w:ind w:left="0"/>
      </w:pPr>
    </w:p>
    <w:p w:rsidR="0053694D" w:rsidRPr="00CB0A13" w:rsidRDefault="00C6220D" w:rsidP="0053694D">
      <w:pPr>
        <w:pStyle w:val="ApxLevel3Head"/>
        <w:rPr>
          <w:strike/>
          <w:w w:val="100"/>
        </w:rPr>
      </w:pPr>
      <w:r w:rsidRPr="00CB0A13">
        <w:rPr>
          <w:strike/>
          <w:w w:val="100"/>
        </w:rPr>
        <w:fldChar w:fldCharType="begin"/>
      </w:r>
      <w:r w:rsidR="0053694D" w:rsidRPr="00CB0A13">
        <w:rPr>
          <w:strike/>
          <w:w w:val="100"/>
        </w:rPr>
        <w:instrText>xe "process models:Parallel. See Parallel process model"</w:instrText>
      </w:r>
      <w:r w:rsidRPr="00CB0A13">
        <w:rPr>
          <w:strike/>
          <w:w w:val="100"/>
        </w:rPr>
        <w:fldChar w:fldCharType="end"/>
      </w:r>
      <w:r w:rsidRPr="00CB0A13">
        <w:rPr>
          <w:strike/>
          <w:w w:val="100"/>
        </w:rPr>
        <w:fldChar w:fldCharType="begin"/>
      </w:r>
      <w:r w:rsidR="0053694D" w:rsidRPr="00CB0A13">
        <w:rPr>
          <w:strike/>
          <w:w w:val="100"/>
        </w:rPr>
        <w:instrText>xe "Parallel process model"</w:instrText>
      </w:r>
      <w:r w:rsidRPr="00CB0A13">
        <w:rPr>
          <w:strike/>
          <w:w w:val="100"/>
        </w:rPr>
        <w:fldChar w:fldCharType="end"/>
      </w:r>
      <w:r w:rsidR="0053694D" w:rsidRPr="00CB0A13">
        <w:rPr>
          <w:strike/>
          <w:w w:val="100"/>
        </w:rPr>
        <w:t>Model Types</w:t>
      </w:r>
    </w:p>
    <w:p w:rsidR="0053694D" w:rsidRPr="00CB0A13" w:rsidRDefault="0053694D" w:rsidP="0053694D">
      <w:pPr>
        <w:ind w:left="2160"/>
        <w:rPr>
          <w:rFonts w:ascii="Times" w:hAnsi="Times" w:cs="Times"/>
          <w:strike/>
          <w:sz w:val="20"/>
          <w:szCs w:val="20"/>
        </w:rPr>
      </w:pPr>
      <w:r w:rsidRPr="00CB0A13">
        <w:rPr>
          <w:rFonts w:ascii="Times" w:hAnsi="Times" w:cs="Times"/>
          <w:strike/>
          <w:sz w:val="20"/>
          <w:szCs w:val="20"/>
        </w:rPr>
        <w:t>By default, TestStand provides three types of process models. The S</w:t>
      </w:r>
      <w:r w:rsidRPr="00CB0A13">
        <w:rPr>
          <w:rFonts w:ascii="Times" w:hAnsi="Times" w:cs="Times"/>
          <w:strike/>
          <w:sz w:val="20"/>
          <w:szCs w:val="20"/>
        </w:rPr>
        <w:t>e</w:t>
      </w:r>
      <w:r w:rsidRPr="00CB0A13">
        <w:rPr>
          <w:rFonts w:ascii="Times" w:hAnsi="Times" w:cs="Times"/>
          <w:strike/>
          <w:sz w:val="20"/>
          <w:szCs w:val="20"/>
        </w:rPr>
        <w:t>quential model tests one UUT at a time. The Parallel model tests mu</w:t>
      </w:r>
      <w:r w:rsidRPr="00CB0A13">
        <w:rPr>
          <w:rFonts w:ascii="Times" w:hAnsi="Times" w:cs="Times"/>
          <w:strike/>
          <w:sz w:val="20"/>
          <w:szCs w:val="20"/>
        </w:rPr>
        <w:t>l</w:t>
      </w:r>
      <w:r w:rsidRPr="00CB0A13">
        <w:rPr>
          <w:rFonts w:ascii="Times" w:hAnsi="Times" w:cs="Times"/>
          <w:strike/>
          <w:sz w:val="20"/>
          <w:szCs w:val="20"/>
        </w:rPr>
        <w:t>tiple independent UUTs as they become available. The Batch model tests multiple UUTS as a group and provides additional synchronization o</w:t>
      </w:r>
      <w:r w:rsidRPr="00CB0A13">
        <w:rPr>
          <w:rFonts w:ascii="Times" w:hAnsi="Times" w:cs="Times"/>
          <w:strike/>
          <w:sz w:val="20"/>
          <w:szCs w:val="20"/>
        </w:rPr>
        <w:t>p</w:t>
      </w:r>
      <w:r w:rsidRPr="00CB0A13">
        <w:rPr>
          <w:rFonts w:ascii="Times" w:hAnsi="Times" w:cs="Times"/>
          <w:strike/>
          <w:sz w:val="20"/>
          <w:szCs w:val="20"/>
        </w:rPr>
        <w:t>tions. When possible, model plug-ins should not require knowledge of what type of model has invoked them. However, when this is not achie</w:t>
      </w:r>
      <w:r w:rsidRPr="00CB0A13">
        <w:rPr>
          <w:rFonts w:ascii="Times" w:hAnsi="Times" w:cs="Times"/>
          <w:strike/>
          <w:sz w:val="20"/>
          <w:szCs w:val="20"/>
        </w:rPr>
        <w:t>v</w:t>
      </w:r>
      <w:r w:rsidRPr="00CB0A13">
        <w:rPr>
          <w:rFonts w:ascii="Times" w:hAnsi="Times" w:cs="Times"/>
          <w:strike/>
          <w:sz w:val="20"/>
          <w:szCs w:val="20"/>
        </w:rPr>
        <w:t xml:space="preserve">able, plug-in entry points can inspect the </w:t>
      </w:r>
      <w:proofErr w:type="spellStart"/>
      <w:r w:rsidRPr="00CB0A13">
        <w:rPr>
          <w:rFonts w:ascii="Times" w:hAnsi="Times" w:cs="Times"/>
          <w:strike/>
          <w:sz w:val="20"/>
          <w:szCs w:val="20"/>
        </w:rPr>
        <w:t>ModelType</w:t>
      </w:r>
      <w:proofErr w:type="spellEnd"/>
      <w:r w:rsidRPr="00CB0A13">
        <w:rPr>
          <w:rFonts w:ascii="Times" w:hAnsi="Times" w:cs="Times"/>
          <w:strike/>
          <w:sz w:val="20"/>
          <w:szCs w:val="20"/>
        </w:rPr>
        <w:t xml:space="preserve"> sub-property of the </w:t>
      </w:r>
      <w:proofErr w:type="spellStart"/>
      <w:r w:rsidRPr="00CB0A13">
        <w:rPr>
          <w:rFonts w:ascii="Times" w:hAnsi="Times" w:cs="Times"/>
          <w:strike/>
          <w:sz w:val="20"/>
          <w:szCs w:val="20"/>
        </w:rPr>
        <w:t>ModelData</w:t>
      </w:r>
      <w:proofErr w:type="spellEnd"/>
      <w:r w:rsidRPr="00CB0A13">
        <w:rPr>
          <w:rFonts w:ascii="Times" w:hAnsi="Times" w:cs="Times"/>
          <w:strike/>
          <w:sz w:val="20"/>
          <w:szCs w:val="20"/>
        </w:rPr>
        <w:t xml:space="preserve"> parameter to determine the type of process model. For N</w:t>
      </w:r>
      <w:r w:rsidRPr="00CB0A13">
        <w:rPr>
          <w:rFonts w:ascii="Times" w:hAnsi="Times" w:cs="Times"/>
          <w:strike/>
          <w:sz w:val="20"/>
          <w:szCs w:val="20"/>
        </w:rPr>
        <w:t>a</w:t>
      </w:r>
      <w:r w:rsidRPr="00CB0A13">
        <w:rPr>
          <w:rFonts w:ascii="Times" w:hAnsi="Times" w:cs="Times"/>
          <w:strike/>
          <w:sz w:val="20"/>
          <w:szCs w:val="20"/>
        </w:rPr>
        <w:t xml:space="preserve">tional Instruments process models, the possible values of the </w:t>
      </w:r>
      <w:proofErr w:type="spellStart"/>
      <w:r w:rsidRPr="00CB0A13">
        <w:rPr>
          <w:rFonts w:ascii="Times" w:hAnsi="Times" w:cs="Times"/>
          <w:strike/>
          <w:sz w:val="20"/>
          <w:szCs w:val="20"/>
        </w:rPr>
        <w:t>ModelType</w:t>
      </w:r>
      <w:proofErr w:type="spellEnd"/>
      <w:r w:rsidRPr="00CB0A13">
        <w:rPr>
          <w:rFonts w:ascii="Times" w:hAnsi="Times" w:cs="Times"/>
          <w:strike/>
          <w:sz w:val="20"/>
          <w:szCs w:val="20"/>
        </w:rPr>
        <w:t xml:space="preserve"> field are “Sequential”, “Parallel”, or “Batch”.</w:t>
      </w:r>
    </w:p>
    <w:p w:rsidR="0053694D" w:rsidRPr="00CB0A13" w:rsidRDefault="00C6220D" w:rsidP="0053694D">
      <w:pPr>
        <w:pStyle w:val="ApxLevel3Head"/>
        <w:rPr>
          <w:strike/>
          <w:w w:val="100"/>
        </w:rPr>
      </w:pPr>
      <w:r w:rsidRPr="00CB0A13">
        <w:rPr>
          <w:strike/>
          <w:w w:val="100"/>
        </w:rPr>
        <w:fldChar w:fldCharType="begin"/>
      </w:r>
      <w:r w:rsidR="0053694D" w:rsidRPr="00CB0A13">
        <w:rPr>
          <w:strike/>
          <w:w w:val="100"/>
        </w:rPr>
        <w:instrText>xe "process models:Parallel. See Parallel process model"</w:instrText>
      </w:r>
      <w:r w:rsidRPr="00CB0A13">
        <w:rPr>
          <w:strike/>
          <w:w w:val="100"/>
        </w:rPr>
        <w:fldChar w:fldCharType="end"/>
      </w:r>
      <w:r w:rsidRPr="00CB0A13">
        <w:rPr>
          <w:strike/>
          <w:w w:val="100"/>
        </w:rPr>
        <w:fldChar w:fldCharType="begin"/>
      </w:r>
      <w:r w:rsidR="0053694D" w:rsidRPr="00CB0A13">
        <w:rPr>
          <w:strike/>
          <w:w w:val="100"/>
        </w:rPr>
        <w:instrText>xe "Parallel process model"</w:instrText>
      </w:r>
      <w:r w:rsidRPr="00CB0A13">
        <w:rPr>
          <w:strike/>
          <w:w w:val="100"/>
        </w:rPr>
        <w:fldChar w:fldCharType="end"/>
      </w:r>
      <w:r w:rsidR="0053694D" w:rsidRPr="00CB0A13">
        <w:rPr>
          <w:strike/>
          <w:w w:val="100"/>
        </w:rPr>
        <w:t>Model Thread Types</w:t>
      </w:r>
    </w:p>
    <w:p w:rsidR="0053694D" w:rsidRPr="00CB0A13" w:rsidRDefault="0053694D" w:rsidP="0053694D">
      <w:pPr>
        <w:ind w:left="2160"/>
        <w:rPr>
          <w:rFonts w:ascii="Times" w:hAnsi="Times" w:cs="Times"/>
          <w:strike/>
          <w:sz w:val="20"/>
          <w:szCs w:val="20"/>
        </w:rPr>
      </w:pPr>
      <w:r w:rsidRPr="00CB0A13">
        <w:rPr>
          <w:rFonts w:ascii="Times" w:hAnsi="Times" w:cs="Times"/>
          <w:strike/>
          <w:sz w:val="20"/>
          <w:szCs w:val="20"/>
        </w:rPr>
        <w:t>A process model may call plug-in entry points from multiple threads</w:t>
      </w:r>
      <w:r w:rsidR="000B6EB2" w:rsidRPr="00CB0A13">
        <w:rPr>
          <w:rFonts w:ascii="Times" w:hAnsi="Times" w:cs="Times"/>
          <w:strike/>
          <w:sz w:val="20"/>
          <w:szCs w:val="20"/>
        </w:rPr>
        <w:t xml:space="preserve">. </w:t>
      </w:r>
      <w:r w:rsidRPr="00CB0A13">
        <w:rPr>
          <w:rFonts w:ascii="Times" w:hAnsi="Times" w:cs="Times"/>
          <w:strike/>
          <w:sz w:val="20"/>
          <w:szCs w:val="20"/>
        </w:rPr>
        <w:t>The Batch Model and Parallel Model create a separate thread (and e</w:t>
      </w:r>
      <w:r w:rsidRPr="00CB0A13">
        <w:rPr>
          <w:rFonts w:ascii="Times" w:hAnsi="Times" w:cs="Times"/>
          <w:strike/>
          <w:sz w:val="20"/>
          <w:szCs w:val="20"/>
        </w:rPr>
        <w:t>x</w:t>
      </w:r>
      <w:r w:rsidRPr="00CB0A13">
        <w:rPr>
          <w:rFonts w:ascii="Times" w:hAnsi="Times" w:cs="Times"/>
          <w:strike/>
          <w:sz w:val="20"/>
          <w:szCs w:val="20"/>
        </w:rPr>
        <w:t xml:space="preserve">ecution) for each test socket. They also create a controller thread (and execution) to coordinate the activity of the socket threads. When a process model invokes a plug-in entry point, it passes a parameter of type </w:t>
      </w:r>
      <w:proofErr w:type="spellStart"/>
      <w:r w:rsidRPr="00CB0A13">
        <w:rPr>
          <w:rFonts w:ascii="Times" w:hAnsi="Times" w:cs="Times"/>
          <w:strike/>
          <w:sz w:val="20"/>
          <w:szCs w:val="20"/>
        </w:rPr>
        <w:t>NI_ModelThreadType</w:t>
      </w:r>
      <w:proofErr w:type="spellEnd"/>
      <w:r w:rsidRPr="00CB0A13">
        <w:rPr>
          <w:rFonts w:ascii="Times" w:hAnsi="Times" w:cs="Times"/>
          <w:strike/>
          <w:sz w:val="20"/>
          <w:szCs w:val="20"/>
        </w:rPr>
        <w:t xml:space="preserve">. This parameter has two Boolean sub-properties: </w:t>
      </w:r>
      <w:proofErr w:type="spellStart"/>
      <w:r w:rsidRPr="00CB0A13">
        <w:rPr>
          <w:rFonts w:ascii="Times" w:hAnsi="Times" w:cs="Times"/>
          <w:strike/>
          <w:sz w:val="20"/>
          <w:szCs w:val="20"/>
        </w:rPr>
        <w:t>IsController</w:t>
      </w:r>
      <w:proofErr w:type="spellEnd"/>
      <w:r w:rsidRPr="00CB0A13">
        <w:rPr>
          <w:rFonts w:ascii="Times" w:hAnsi="Times" w:cs="Times"/>
          <w:strike/>
          <w:sz w:val="20"/>
          <w:szCs w:val="20"/>
        </w:rPr>
        <w:t xml:space="preserve"> and </w:t>
      </w:r>
      <w:proofErr w:type="spellStart"/>
      <w:r w:rsidRPr="00CB0A13">
        <w:rPr>
          <w:rFonts w:ascii="Times" w:hAnsi="Times" w:cs="Times"/>
          <w:strike/>
          <w:sz w:val="20"/>
          <w:szCs w:val="20"/>
        </w:rPr>
        <w:t>IsTestSocket</w:t>
      </w:r>
      <w:proofErr w:type="spellEnd"/>
      <w:r w:rsidRPr="00CB0A13">
        <w:rPr>
          <w:rFonts w:ascii="Times" w:hAnsi="Times" w:cs="Times"/>
          <w:strike/>
          <w:sz w:val="20"/>
          <w:szCs w:val="20"/>
        </w:rPr>
        <w:t>. Model plug-ins can inspect these properties to determine what type of model thread has invoked them. For example, a report generator plug-in might generate a socket or a batch report for the Batch Model, depending on the type of thread that invokes it.</w:t>
      </w:r>
    </w:p>
    <w:p w:rsidR="0053694D" w:rsidRPr="00CB0A13" w:rsidRDefault="0053694D" w:rsidP="0053694D">
      <w:pPr>
        <w:ind w:left="2160"/>
        <w:rPr>
          <w:rFonts w:ascii="Times" w:hAnsi="Times" w:cs="Times"/>
          <w:strike/>
          <w:sz w:val="20"/>
          <w:szCs w:val="20"/>
        </w:rPr>
      </w:pPr>
      <w:r w:rsidRPr="00CB0A13">
        <w:rPr>
          <w:rFonts w:ascii="Times" w:hAnsi="Times" w:cs="Times"/>
          <w:strike/>
          <w:sz w:val="20"/>
          <w:szCs w:val="20"/>
        </w:rPr>
        <w:t xml:space="preserve">The Sequential Model creates only one thread, which both coordinates and performs testing. The Sequential Model sets both </w:t>
      </w:r>
      <w:proofErr w:type="spellStart"/>
      <w:r w:rsidRPr="00CB0A13">
        <w:rPr>
          <w:rFonts w:ascii="Times" w:hAnsi="Times" w:cs="Times"/>
          <w:strike/>
          <w:sz w:val="20"/>
          <w:szCs w:val="20"/>
        </w:rPr>
        <w:t>IsController</w:t>
      </w:r>
      <w:proofErr w:type="spellEnd"/>
      <w:r w:rsidRPr="00CB0A13">
        <w:rPr>
          <w:rFonts w:ascii="Times" w:hAnsi="Times" w:cs="Times"/>
          <w:strike/>
          <w:sz w:val="20"/>
          <w:szCs w:val="20"/>
        </w:rPr>
        <w:t xml:space="preserve"> and </w:t>
      </w:r>
      <w:proofErr w:type="spellStart"/>
      <w:r w:rsidRPr="00CB0A13">
        <w:rPr>
          <w:rFonts w:ascii="Times" w:hAnsi="Times" w:cs="Times"/>
          <w:strike/>
          <w:sz w:val="20"/>
          <w:szCs w:val="20"/>
        </w:rPr>
        <w:t>IsTestSocket</w:t>
      </w:r>
      <w:proofErr w:type="spellEnd"/>
      <w:r w:rsidRPr="00CB0A13">
        <w:rPr>
          <w:rFonts w:ascii="Times" w:hAnsi="Times" w:cs="Times"/>
          <w:strike/>
          <w:sz w:val="20"/>
          <w:szCs w:val="20"/>
        </w:rPr>
        <w:t xml:space="preserve"> to true to reflect this.</w:t>
      </w:r>
    </w:p>
    <w:p w:rsidR="0053694D" w:rsidRPr="00CB0A13" w:rsidRDefault="00C6220D" w:rsidP="0053694D">
      <w:pPr>
        <w:pStyle w:val="ApxLevel3Head"/>
        <w:rPr>
          <w:strike/>
          <w:w w:val="100"/>
        </w:rPr>
      </w:pPr>
      <w:r w:rsidRPr="00CB0A13">
        <w:rPr>
          <w:strike/>
          <w:w w:val="100"/>
        </w:rPr>
        <w:lastRenderedPageBreak/>
        <w:fldChar w:fldCharType="begin"/>
      </w:r>
      <w:r w:rsidR="0053694D" w:rsidRPr="00CB0A13">
        <w:rPr>
          <w:strike/>
          <w:w w:val="100"/>
        </w:rPr>
        <w:instrText>xe "process models:Parallel. See Parallel process model"</w:instrText>
      </w:r>
      <w:r w:rsidRPr="00CB0A13">
        <w:rPr>
          <w:strike/>
          <w:w w:val="100"/>
        </w:rPr>
        <w:fldChar w:fldCharType="end"/>
      </w:r>
      <w:r w:rsidRPr="00CB0A13">
        <w:rPr>
          <w:strike/>
          <w:w w:val="100"/>
        </w:rPr>
        <w:fldChar w:fldCharType="begin"/>
      </w:r>
      <w:r w:rsidR="0053694D" w:rsidRPr="00CB0A13">
        <w:rPr>
          <w:strike/>
          <w:w w:val="100"/>
        </w:rPr>
        <w:instrText>xe "Parallel process model"</w:instrText>
      </w:r>
      <w:r w:rsidRPr="00CB0A13">
        <w:rPr>
          <w:strike/>
          <w:w w:val="100"/>
        </w:rPr>
        <w:fldChar w:fldCharType="end"/>
      </w:r>
      <w:r w:rsidR="0053694D" w:rsidRPr="00CB0A13">
        <w:rPr>
          <w:strike/>
          <w:w w:val="100"/>
        </w:rPr>
        <w:t>Step Results</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A plug-in can receive step results in two ways, after UUT completion, or on-the-fly.</w:t>
      </w:r>
    </w:p>
    <w:p w:rsidR="0053694D" w:rsidRPr="00CB0A13" w:rsidRDefault="0053694D" w:rsidP="0053694D">
      <w:pPr>
        <w:ind w:left="2160"/>
        <w:rPr>
          <w:rFonts w:ascii="Times New Roman" w:hAnsi="Times New Roman"/>
          <w:strike/>
          <w:sz w:val="20"/>
          <w:szCs w:val="20"/>
          <w:u w:val="single"/>
        </w:rPr>
      </w:pPr>
      <w:r w:rsidRPr="00CB0A13">
        <w:rPr>
          <w:rFonts w:ascii="Times New Roman" w:hAnsi="Times New Roman"/>
          <w:b/>
          <w:strike/>
          <w:sz w:val="20"/>
          <w:szCs w:val="20"/>
          <w:u w:val="single"/>
        </w:rPr>
        <w:t>After UUT Completion</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 xml:space="preserve">After each UUT completes, the process model calls the Model </w:t>
      </w:r>
      <w:proofErr w:type="spellStart"/>
      <w:r w:rsidRPr="00CB0A13">
        <w:rPr>
          <w:rFonts w:ascii="Times New Roman" w:hAnsi="Times New Roman"/>
          <w:strike/>
          <w:sz w:val="20"/>
          <w:szCs w:val="20"/>
        </w:rPr>
        <w:t>Plugin</w:t>
      </w:r>
      <w:proofErr w:type="spellEnd"/>
      <w:r w:rsidRPr="00CB0A13">
        <w:rPr>
          <w:rFonts w:ascii="Times New Roman" w:hAnsi="Times New Roman"/>
          <w:strike/>
          <w:sz w:val="20"/>
          <w:szCs w:val="20"/>
        </w:rPr>
        <w:t xml:space="preserve"> - Post UUT entry point. It passes a reference to the result of the process model sequence call step that calls the client file in the </w:t>
      </w:r>
      <w:proofErr w:type="spellStart"/>
      <w:r w:rsidRPr="00CB0A13">
        <w:rPr>
          <w:rFonts w:ascii="Times New Roman" w:hAnsi="Times New Roman"/>
          <w:strike/>
          <w:sz w:val="20"/>
          <w:szCs w:val="20"/>
        </w:rPr>
        <w:t>MainSequenc</w:t>
      </w:r>
      <w:r w:rsidRPr="00CB0A13">
        <w:rPr>
          <w:rFonts w:ascii="Times New Roman" w:hAnsi="Times New Roman"/>
          <w:strike/>
          <w:sz w:val="20"/>
          <w:szCs w:val="20"/>
        </w:rPr>
        <w:t>e</w:t>
      </w:r>
      <w:r w:rsidRPr="00CB0A13">
        <w:rPr>
          <w:rFonts w:ascii="Times New Roman" w:hAnsi="Times New Roman"/>
          <w:strike/>
          <w:sz w:val="20"/>
          <w:szCs w:val="20"/>
        </w:rPr>
        <w:t>ResultParameter</w:t>
      </w:r>
      <w:proofErr w:type="spellEnd"/>
      <w:r w:rsidRPr="00CB0A13">
        <w:rPr>
          <w:rFonts w:ascii="Times New Roman" w:hAnsi="Times New Roman"/>
          <w:strike/>
          <w:sz w:val="20"/>
          <w:szCs w:val="20"/>
        </w:rPr>
        <w:t>. The array of step results in the top level client s</w:t>
      </w:r>
      <w:r w:rsidRPr="00CB0A13">
        <w:rPr>
          <w:rFonts w:ascii="Times New Roman" w:hAnsi="Times New Roman"/>
          <w:strike/>
          <w:sz w:val="20"/>
          <w:szCs w:val="20"/>
        </w:rPr>
        <w:t>e</w:t>
      </w:r>
      <w:r w:rsidRPr="00CB0A13">
        <w:rPr>
          <w:rFonts w:ascii="Times New Roman" w:hAnsi="Times New Roman"/>
          <w:strike/>
          <w:sz w:val="20"/>
          <w:szCs w:val="20"/>
        </w:rPr>
        <w:t xml:space="preserve">quence are elements in the </w:t>
      </w:r>
      <w:proofErr w:type="spellStart"/>
      <w:r w:rsidRPr="00CB0A13">
        <w:rPr>
          <w:rFonts w:ascii="Times New Roman" w:hAnsi="Times New Roman"/>
          <w:strike/>
          <w:sz w:val="20"/>
          <w:szCs w:val="20"/>
        </w:rPr>
        <w:t>Param</w:t>
      </w:r>
      <w:r w:rsidRPr="00CB0A13">
        <w:rPr>
          <w:rFonts w:ascii="Times New Roman" w:hAnsi="Times New Roman"/>
          <w:strike/>
          <w:sz w:val="20"/>
          <w:szCs w:val="20"/>
        </w:rPr>
        <w:t>e</w:t>
      </w:r>
      <w:r w:rsidRPr="00CB0A13">
        <w:rPr>
          <w:rFonts w:ascii="Times New Roman" w:hAnsi="Times New Roman"/>
          <w:strike/>
          <w:sz w:val="20"/>
          <w:szCs w:val="20"/>
        </w:rPr>
        <w:t>ters.MainSequenceResult.TS.SequenceCall.ResultList</w:t>
      </w:r>
      <w:proofErr w:type="spellEnd"/>
      <w:r w:rsidRPr="00CB0A13">
        <w:rPr>
          <w:rFonts w:ascii="Times New Roman" w:hAnsi="Times New Roman"/>
          <w:strike/>
          <w:sz w:val="20"/>
          <w:szCs w:val="20"/>
        </w:rPr>
        <w:t xml:space="preserve"> array. If a result in the array is itself a for sequence call step, the results of the steps in its child sequence can similarly be found in its </w:t>
      </w:r>
      <w:proofErr w:type="spellStart"/>
      <w:r w:rsidRPr="00CB0A13">
        <w:rPr>
          <w:rFonts w:ascii="Times New Roman" w:hAnsi="Times New Roman"/>
          <w:strike/>
          <w:sz w:val="20"/>
          <w:szCs w:val="20"/>
        </w:rPr>
        <w:t>TS.SequenceCall.ResultsList</w:t>
      </w:r>
      <w:proofErr w:type="spellEnd"/>
      <w:r w:rsidRPr="00CB0A13">
        <w:rPr>
          <w:rFonts w:ascii="Times New Roman" w:hAnsi="Times New Roman"/>
          <w:strike/>
          <w:sz w:val="20"/>
          <w:szCs w:val="20"/>
        </w:rPr>
        <w:t xml:space="preserve"> property. The sequence name, sequence file path, and result status for the child sequence can be found in </w:t>
      </w:r>
      <w:proofErr w:type="spellStart"/>
      <w:r w:rsidRPr="00CB0A13">
        <w:rPr>
          <w:rFonts w:ascii="Times New Roman" w:hAnsi="Times New Roman"/>
          <w:strike/>
          <w:sz w:val="20"/>
          <w:szCs w:val="20"/>
        </w:rPr>
        <w:t>TS.SequenceCall.Sequence</w:t>
      </w:r>
      <w:proofErr w:type="spellEnd"/>
      <w:r w:rsidRPr="00CB0A13">
        <w:rPr>
          <w:rFonts w:ascii="Times New Roman" w:hAnsi="Times New Roman"/>
          <w:strike/>
          <w:sz w:val="20"/>
          <w:szCs w:val="20"/>
        </w:rPr>
        <w:t xml:space="preserve">, </w:t>
      </w:r>
      <w:proofErr w:type="spellStart"/>
      <w:r w:rsidRPr="00CB0A13">
        <w:rPr>
          <w:rFonts w:ascii="Times New Roman" w:hAnsi="Times New Roman"/>
          <w:strike/>
          <w:sz w:val="20"/>
          <w:szCs w:val="20"/>
        </w:rPr>
        <w:t>TS.SequenceCall.SequenceFile</w:t>
      </w:r>
      <w:proofErr w:type="spellEnd"/>
      <w:r w:rsidRPr="00CB0A13">
        <w:rPr>
          <w:rFonts w:ascii="Times New Roman" w:hAnsi="Times New Roman"/>
          <w:strike/>
          <w:sz w:val="20"/>
          <w:szCs w:val="20"/>
        </w:rPr>
        <w:t xml:space="preserve">, and </w:t>
      </w:r>
      <w:proofErr w:type="spellStart"/>
      <w:r w:rsidRPr="00CB0A13">
        <w:rPr>
          <w:rFonts w:ascii="Times New Roman" w:hAnsi="Times New Roman"/>
          <w:strike/>
          <w:sz w:val="20"/>
          <w:szCs w:val="20"/>
        </w:rPr>
        <w:t>TS.SequenceCall.Status</w:t>
      </w:r>
      <w:proofErr w:type="spellEnd"/>
      <w:r w:rsidRPr="00CB0A13">
        <w:rPr>
          <w:rFonts w:ascii="Times New Roman" w:hAnsi="Times New Roman"/>
          <w:strike/>
          <w:sz w:val="20"/>
          <w:szCs w:val="20"/>
        </w:rPr>
        <w:t xml:space="preserve">. </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 xml:space="preserve">A plug-in that processes results, such as a report generator or database logger typically recursively traverses the </w:t>
      </w:r>
      <w:proofErr w:type="spellStart"/>
      <w:r w:rsidRPr="00CB0A13">
        <w:rPr>
          <w:rFonts w:ascii="Times New Roman" w:hAnsi="Times New Roman"/>
          <w:strike/>
          <w:sz w:val="20"/>
          <w:szCs w:val="20"/>
        </w:rPr>
        <w:t>TS.SequenceCall.ResultsList</w:t>
      </w:r>
      <w:proofErr w:type="spellEnd"/>
      <w:r w:rsidRPr="00CB0A13">
        <w:rPr>
          <w:rFonts w:ascii="Times New Roman" w:hAnsi="Times New Roman"/>
          <w:strike/>
          <w:sz w:val="20"/>
          <w:szCs w:val="20"/>
        </w:rPr>
        <w:t xml:space="preserve"> array and the results of any child sequences within, generating the report or logging the data as it goes.</w:t>
      </w:r>
    </w:p>
    <w:p w:rsidR="0053694D" w:rsidRDefault="0053694D" w:rsidP="0053694D">
      <w:pPr>
        <w:ind w:left="2160"/>
        <w:rPr>
          <w:rFonts w:ascii="Times New Roman" w:hAnsi="Times New Roman"/>
          <w:sz w:val="20"/>
          <w:szCs w:val="20"/>
        </w:rPr>
      </w:pPr>
    </w:p>
    <w:p w:rsidR="0053694D" w:rsidRPr="00CB0A13" w:rsidRDefault="0053694D" w:rsidP="0053694D">
      <w:pPr>
        <w:ind w:left="2160"/>
        <w:rPr>
          <w:rFonts w:ascii="Times New Roman" w:hAnsi="Times New Roman"/>
          <w:strike/>
          <w:sz w:val="20"/>
          <w:szCs w:val="20"/>
          <w:u w:val="single"/>
        </w:rPr>
      </w:pPr>
      <w:r w:rsidRPr="00CB0A13">
        <w:rPr>
          <w:rFonts w:ascii="Times New Roman" w:hAnsi="Times New Roman"/>
          <w:b/>
          <w:strike/>
          <w:sz w:val="20"/>
          <w:szCs w:val="20"/>
          <w:u w:val="single"/>
        </w:rPr>
        <w:t>On-the-Fly</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 xml:space="preserve">If any enabled plug-in instance is configured to process results on-the-fly by having its </w:t>
      </w:r>
      <w:proofErr w:type="spellStart"/>
      <w:r w:rsidRPr="00CB0A13">
        <w:rPr>
          <w:rFonts w:ascii="Times New Roman" w:hAnsi="Times New Roman"/>
          <w:strike/>
          <w:sz w:val="20"/>
          <w:szCs w:val="20"/>
        </w:rPr>
        <w:t>ProcessOnTheFly</w:t>
      </w:r>
      <w:proofErr w:type="spellEnd"/>
      <w:r w:rsidRPr="00CB0A13">
        <w:rPr>
          <w:rFonts w:ascii="Times New Roman" w:hAnsi="Times New Roman"/>
          <w:strike/>
          <w:sz w:val="20"/>
          <w:szCs w:val="20"/>
        </w:rPr>
        <w:t xml:space="preserve"> sub-property set to True, the process model directs TestStand to collect step results as they are generated du</w:t>
      </w:r>
      <w:r w:rsidRPr="00CB0A13">
        <w:rPr>
          <w:rFonts w:ascii="Times New Roman" w:hAnsi="Times New Roman"/>
          <w:strike/>
          <w:sz w:val="20"/>
          <w:szCs w:val="20"/>
        </w:rPr>
        <w:t>r</w:t>
      </w:r>
      <w:r w:rsidRPr="00CB0A13">
        <w:rPr>
          <w:rFonts w:ascii="Times New Roman" w:hAnsi="Times New Roman"/>
          <w:strike/>
          <w:sz w:val="20"/>
          <w:szCs w:val="20"/>
        </w:rPr>
        <w:t>ing test execution. When TestStand collects a result and a threshold in time or in the number of collected results is exceeded, the process model passes the results collected since the last time the threshold was e</w:t>
      </w:r>
      <w:r w:rsidRPr="00CB0A13">
        <w:rPr>
          <w:rFonts w:ascii="Times New Roman" w:hAnsi="Times New Roman"/>
          <w:strike/>
          <w:sz w:val="20"/>
          <w:szCs w:val="20"/>
        </w:rPr>
        <w:t>x</w:t>
      </w:r>
      <w:r w:rsidRPr="00CB0A13">
        <w:rPr>
          <w:rFonts w:ascii="Times New Roman" w:hAnsi="Times New Roman"/>
          <w:strike/>
          <w:sz w:val="20"/>
          <w:szCs w:val="20"/>
        </w:rPr>
        <w:t xml:space="preserve">ceeded and passes them to the Model </w:t>
      </w:r>
      <w:proofErr w:type="spellStart"/>
      <w:r w:rsidRPr="00CB0A13">
        <w:rPr>
          <w:rFonts w:ascii="Times New Roman" w:hAnsi="Times New Roman"/>
          <w:strike/>
          <w:sz w:val="20"/>
          <w:szCs w:val="20"/>
        </w:rPr>
        <w:t>Plugin</w:t>
      </w:r>
      <w:proofErr w:type="spellEnd"/>
      <w:r w:rsidRPr="00CB0A13">
        <w:rPr>
          <w:rFonts w:ascii="Times New Roman" w:hAnsi="Times New Roman"/>
          <w:strike/>
          <w:sz w:val="20"/>
          <w:szCs w:val="20"/>
        </w:rPr>
        <w:t xml:space="preserve"> - </w:t>
      </w:r>
      <w:proofErr w:type="spellStart"/>
      <w:r w:rsidRPr="00CB0A13">
        <w:rPr>
          <w:rFonts w:ascii="Times New Roman" w:hAnsi="Times New Roman"/>
          <w:strike/>
          <w:sz w:val="20"/>
          <w:szCs w:val="20"/>
        </w:rPr>
        <w:t>OnTheFly</w:t>
      </w:r>
      <w:proofErr w:type="spellEnd"/>
      <w:r w:rsidRPr="00CB0A13">
        <w:rPr>
          <w:rFonts w:ascii="Times New Roman" w:hAnsi="Times New Roman"/>
          <w:strike/>
          <w:sz w:val="20"/>
          <w:szCs w:val="20"/>
        </w:rPr>
        <w:t xml:space="preserve"> Step Results entry point for processing. </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 xml:space="preserve">A plug-in that processes results on-the-fly, such as a report generator or database logger typically iterates through each set of results it is passed, appending to </w:t>
      </w:r>
      <w:r w:rsidR="000B6EB2" w:rsidRPr="00CB0A13">
        <w:rPr>
          <w:rFonts w:ascii="Times New Roman" w:hAnsi="Times New Roman"/>
          <w:strike/>
          <w:sz w:val="20"/>
          <w:szCs w:val="20"/>
        </w:rPr>
        <w:t>a</w:t>
      </w:r>
      <w:r w:rsidRPr="00CB0A13">
        <w:rPr>
          <w:rFonts w:ascii="Times New Roman" w:hAnsi="Times New Roman"/>
          <w:strike/>
          <w:sz w:val="20"/>
          <w:szCs w:val="20"/>
        </w:rPr>
        <w:t xml:space="preserve"> report or logging the data as it goes. </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lastRenderedPageBreak/>
        <w:t xml:space="preserve">For plug-ins that need to determine where each result resides within the overall hierarchy of results generated by the sequence calls comprising the test, the process model also passes the </w:t>
      </w:r>
      <w:r w:rsidR="000B6EB2" w:rsidRPr="00CB0A13">
        <w:rPr>
          <w:rFonts w:ascii="Times New Roman" w:hAnsi="Times New Roman"/>
          <w:strike/>
          <w:sz w:val="20"/>
          <w:szCs w:val="20"/>
        </w:rPr>
        <w:t>ID</w:t>
      </w:r>
      <w:r w:rsidRPr="00CB0A13">
        <w:rPr>
          <w:rFonts w:ascii="Times New Roman" w:hAnsi="Times New Roman"/>
          <w:strike/>
          <w:sz w:val="20"/>
          <w:szCs w:val="20"/>
        </w:rPr>
        <w:t xml:space="preserve"> of the parent sequence call result or parent thread for each result. Each result stores its own result </w:t>
      </w:r>
      <w:r w:rsidR="003C7499" w:rsidRPr="00CB0A13">
        <w:rPr>
          <w:rFonts w:ascii="Times New Roman" w:hAnsi="Times New Roman"/>
          <w:strike/>
          <w:sz w:val="20"/>
          <w:szCs w:val="20"/>
        </w:rPr>
        <w:t>ID</w:t>
      </w:r>
      <w:r w:rsidRPr="00CB0A13">
        <w:rPr>
          <w:rFonts w:ascii="Times New Roman" w:hAnsi="Times New Roman"/>
          <w:strike/>
          <w:sz w:val="20"/>
          <w:szCs w:val="20"/>
        </w:rPr>
        <w:t xml:space="preserve"> in its </w:t>
      </w:r>
      <w:proofErr w:type="spellStart"/>
      <w:r w:rsidRPr="00CB0A13">
        <w:rPr>
          <w:rFonts w:ascii="Times New Roman" w:hAnsi="Times New Roman"/>
          <w:strike/>
          <w:sz w:val="20"/>
          <w:szCs w:val="20"/>
        </w:rPr>
        <w:t>TS.Id</w:t>
      </w:r>
      <w:proofErr w:type="spellEnd"/>
      <w:r w:rsidRPr="00CB0A13">
        <w:rPr>
          <w:rFonts w:ascii="Times New Roman" w:hAnsi="Times New Roman"/>
          <w:strike/>
          <w:sz w:val="20"/>
          <w:szCs w:val="20"/>
        </w:rPr>
        <w:t xml:space="preserve"> numeric sub-property.</w:t>
      </w:r>
    </w:p>
    <w:p w:rsidR="0081591B" w:rsidRPr="00CB0A13" w:rsidRDefault="0081591B" w:rsidP="0053694D">
      <w:pPr>
        <w:ind w:left="2160"/>
        <w:rPr>
          <w:rFonts w:ascii="Times New Roman" w:hAnsi="Times New Roman"/>
          <w:strike/>
          <w:sz w:val="20"/>
          <w:szCs w:val="20"/>
          <w:u w:val="single"/>
        </w:rPr>
      </w:pPr>
      <w:r w:rsidRPr="00CB0A13">
        <w:rPr>
          <w:rFonts w:ascii="Times New Roman" w:hAnsi="Times New Roman"/>
          <w:strike/>
          <w:sz w:val="20"/>
          <w:szCs w:val="20"/>
          <w:u w:val="single"/>
        </w:rPr>
        <w:t>Provisional Results</w:t>
      </w:r>
    </w:p>
    <w:p w:rsidR="0053694D" w:rsidRPr="00CB0A13" w:rsidRDefault="0053694D" w:rsidP="0053694D">
      <w:pPr>
        <w:ind w:left="2160"/>
        <w:rPr>
          <w:rFonts w:ascii="Times New Roman" w:hAnsi="Times New Roman"/>
          <w:strike/>
          <w:sz w:val="20"/>
          <w:szCs w:val="20"/>
        </w:rPr>
      </w:pPr>
      <w:r w:rsidRPr="00CB0A13">
        <w:rPr>
          <w:rFonts w:ascii="Times New Roman" w:hAnsi="Times New Roman"/>
          <w:strike/>
          <w:sz w:val="20"/>
          <w:szCs w:val="20"/>
        </w:rPr>
        <w:t>Note that a sequence call result status is not known before its child s</w:t>
      </w:r>
      <w:r w:rsidRPr="00CB0A13">
        <w:rPr>
          <w:rFonts w:ascii="Times New Roman" w:hAnsi="Times New Roman"/>
          <w:strike/>
          <w:sz w:val="20"/>
          <w:szCs w:val="20"/>
        </w:rPr>
        <w:t>e</w:t>
      </w:r>
      <w:r w:rsidRPr="00CB0A13">
        <w:rPr>
          <w:rFonts w:ascii="Times New Roman" w:hAnsi="Times New Roman"/>
          <w:strike/>
          <w:sz w:val="20"/>
          <w:szCs w:val="20"/>
        </w:rPr>
        <w:t>quence completes. Therefore the parent result for the steps of a child s</w:t>
      </w:r>
      <w:r w:rsidRPr="00CB0A13">
        <w:rPr>
          <w:rFonts w:ascii="Times New Roman" w:hAnsi="Times New Roman"/>
          <w:strike/>
          <w:sz w:val="20"/>
          <w:szCs w:val="20"/>
        </w:rPr>
        <w:t>e</w:t>
      </w:r>
      <w:r w:rsidRPr="00CB0A13">
        <w:rPr>
          <w:rFonts w:ascii="Times New Roman" w:hAnsi="Times New Roman"/>
          <w:strike/>
          <w:sz w:val="20"/>
          <w:szCs w:val="20"/>
        </w:rPr>
        <w:t xml:space="preserve">quence is not generated until the child sequence completes. To support </w:t>
      </w:r>
      <w:r w:rsidR="0081591B" w:rsidRPr="00CB0A13">
        <w:rPr>
          <w:rFonts w:ascii="Times New Roman" w:hAnsi="Times New Roman"/>
          <w:strike/>
          <w:sz w:val="20"/>
          <w:szCs w:val="20"/>
        </w:rPr>
        <w:t>plug-ins</w:t>
      </w:r>
      <w:r w:rsidRPr="00CB0A13">
        <w:rPr>
          <w:rFonts w:ascii="Times New Roman" w:hAnsi="Times New Roman"/>
          <w:strike/>
          <w:sz w:val="20"/>
          <w:szCs w:val="20"/>
        </w:rPr>
        <w:t xml:space="preserve"> that must immediately identify the parent result for each child result as it is processed, TestStand also generates a provisional result for a sequence call before executing the steps in its child sequence. The </w:t>
      </w:r>
      <w:r w:rsidR="0081591B" w:rsidRPr="00CB0A13">
        <w:rPr>
          <w:rFonts w:ascii="Times New Roman" w:hAnsi="Times New Roman"/>
          <w:strike/>
          <w:sz w:val="20"/>
          <w:szCs w:val="20"/>
        </w:rPr>
        <w:t>ID</w:t>
      </w:r>
      <w:r w:rsidRPr="00CB0A13">
        <w:rPr>
          <w:rFonts w:ascii="Times New Roman" w:hAnsi="Times New Roman"/>
          <w:strike/>
          <w:sz w:val="20"/>
          <w:szCs w:val="20"/>
        </w:rPr>
        <w:t xml:space="preserve"> of a provisional result is that same as t</w:t>
      </w:r>
      <w:r w:rsidR="0081591B" w:rsidRPr="00CB0A13">
        <w:rPr>
          <w:rFonts w:ascii="Times New Roman" w:hAnsi="Times New Roman"/>
          <w:strike/>
          <w:sz w:val="20"/>
          <w:szCs w:val="20"/>
        </w:rPr>
        <w:t>he ID</w:t>
      </w:r>
      <w:r w:rsidRPr="00CB0A13">
        <w:rPr>
          <w:rFonts w:ascii="Times New Roman" w:hAnsi="Times New Roman"/>
          <w:strike/>
          <w:sz w:val="20"/>
          <w:szCs w:val="20"/>
        </w:rPr>
        <w:t xml:space="preserve"> of the corresponding final result. TestStand passes provisional results only to the Model </w:t>
      </w:r>
      <w:proofErr w:type="spellStart"/>
      <w:r w:rsidRPr="00CB0A13">
        <w:rPr>
          <w:rFonts w:ascii="Times New Roman" w:hAnsi="Times New Roman"/>
          <w:strike/>
          <w:sz w:val="20"/>
          <w:szCs w:val="20"/>
        </w:rPr>
        <w:t>Plugin</w:t>
      </w:r>
      <w:proofErr w:type="spellEnd"/>
      <w:r w:rsidRPr="00CB0A13">
        <w:rPr>
          <w:rFonts w:ascii="Times New Roman" w:hAnsi="Times New Roman"/>
          <w:strike/>
          <w:sz w:val="20"/>
          <w:szCs w:val="20"/>
        </w:rPr>
        <w:t xml:space="preserve"> - </w:t>
      </w:r>
      <w:proofErr w:type="spellStart"/>
      <w:r w:rsidRPr="00CB0A13">
        <w:rPr>
          <w:rFonts w:ascii="Times New Roman" w:hAnsi="Times New Roman"/>
          <w:strike/>
          <w:sz w:val="20"/>
          <w:szCs w:val="20"/>
        </w:rPr>
        <w:t>OnTheFly</w:t>
      </w:r>
      <w:proofErr w:type="spellEnd"/>
      <w:r w:rsidRPr="00CB0A13">
        <w:rPr>
          <w:rFonts w:ascii="Times New Roman" w:hAnsi="Times New Roman"/>
          <w:strike/>
          <w:sz w:val="20"/>
          <w:szCs w:val="20"/>
        </w:rPr>
        <w:t xml:space="preserve"> Step Results plug-in entry points and </w:t>
      </w:r>
      <w:proofErr w:type="spellStart"/>
      <w:r w:rsidRPr="00CB0A13">
        <w:rPr>
          <w:rFonts w:ascii="Times New Roman" w:hAnsi="Times New Roman"/>
          <w:strike/>
          <w:sz w:val="20"/>
          <w:szCs w:val="20"/>
        </w:rPr>
        <w:t>PostResults</w:t>
      </w:r>
      <w:proofErr w:type="spellEnd"/>
      <w:r w:rsidRPr="00CB0A13">
        <w:rPr>
          <w:rFonts w:ascii="Times New Roman" w:hAnsi="Times New Roman"/>
          <w:strike/>
          <w:sz w:val="20"/>
          <w:szCs w:val="20"/>
        </w:rPr>
        <w:t xml:space="preserve"> engine cal</w:t>
      </w:r>
      <w:r w:rsidRPr="00CB0A13">
        <w:rPr>
          <w:rFonts w:ascii="Times New Roman" w:hAnsi="Times New Roman"/>
          <w:strike/>
          <w:sz w:val="20"/>
          <w:szCs w:val="20"/>
        </w:rPr>
        <w:t>l</w:t>
      </w:r>
      <w:r w:rsidRPr="00CB0A13">
        <w:rPr>
          <w:rFonts w:ascii="Times New Roman" w:hAnsi="Times New Roman"/>
          <w:strike/>
          <w:sz w:val="20"/>
          <w:szCs w:val="20"/>
        </w:rPr>
        <w:t>backs. You can identify that a result is a provisional result by the pre</w:t>
      </w:r>
      <w:r w:rsidRPr="00CB0A13">
        <w:rPr>
          <w:rFonts w:ascii="Times New Roman" w:hAnsi="Times New Roman"/>
          <w:strike/>
          <w:sz w:val="20"/>
          <w:szCs w:val="20"/>
        </w:rPr>
        <w:t>s</w:t>
      </w:r>
      <w:r w:rsidRPr="00CB0A13">
        <w:rPr>
          <w:rFonts w:ascii="Times New Roman" w:hAnsi="Times New Roman"/>
          <w:strike/>
          <w:sz w:val="20"/>
          <w:szCs w:val="20"/>
        </w:rPr>
        <w:t xml:space="preserve">ence of a </w:t>
      </w:r>
      <w:proofErr w:type="spellStart"/>
      <w:r w:rsidRPr="00CB0A13">
        <w:rPr>
          <w:rFonts w:ascii="Times New Roman" w:hAnsi="Times New Roman"/>
          <w:strike/>
          <w:sz w:val="20"/>
          <w:szCs w:val="20"/>
        </w:rPr>
        <w:t>TS.Provisional</w:t>
      </w:r>
      <w:proofErr w:type="spellEnd"/>
      <w:r w:rsidRPr="00CB0A13">
        <w:rPr>
          <w:rFonts w:ascii="Times New Roman" w:hAnsi="Times New Roman"/>
          <w:strike/>
          <w:sz w:val="20"/>
          <w:szCs w:val="20"/>
        </w:rPr>
        <w:t xml:space="preserve"> Boolean sub-property. On-the-fly processing should always identify provisional results and use or skip them depen</w:t>
      </w:r>
      <w:r w:rsidRPr="00CB0A13">
        <w:rPr>
          <w:rFonts w:ascii="Times New Roman" w:hAnsi="Times New Roman"/>
          <w:strike/>
          <w:sz w:val="20"/>
          <w:szCs w:val="20"/>
        </w:rPr>
        <w:t>d</w:t>
      </w:r>
      <w:r w:rsidRPr="00CB0A13">
        <w:rPr>
          <w:rFonts w:ascii="Times New Roman" w:hAnsi="Times New Roman"/>
          <w:strike/>
          <w:sz w:val="20"/>
          <w:szCs w:val="20"/>
        </w:rPr>
        <w:t xml:space="preserve">ing on what the </w:t>
      </w:r>
      <w:r w:rsidR="0081591B" w:rsidRPr="00CB0A13">
        <w:rPr>
          <w:rFonts w:ascii="Times New Roman" w:hAnsi="Times New Roman"/>
          <w:strike/>
          <w:sz w:val="20"/>
          <w:szCs w:val="20"/>
        </w:rPr>
        <w:t>plug-in</w:t>
      </w:r>
      <w:r w:rsidRPr="00CB0A13">
        <w:rPr>
          <w:rFonts w:ascii="Times New Roman" w:hAnsi="Times New Roman"/>
          <w:strike/>
          <w:sz w:val="20"/>
          <w:szCs w:val="20"/>
        </w:rPr>
        <w:t xml:space="preserve"> requires.</w:t>
      </w:r>
    </w:p>
    <w:p w:rsidR="0053694D" w:rsidRPr="00CB0A13" w:rsidRDefault="0053694D" w:rsidP="0053694D">
      <w:pPr>
        <w:ind w:left="2160"/>
        <w:rPr>
          <w:rFonts w:ascii="Times New Roman" w:hAnsi="Times New Roman"/>
          <w:strike/>
          <w:sz w:val="20"/>
          <w:szCs w:val="20"/>
        </w:rPr>
      </w:pPr>
    </w:p>
    <w:p w:rsidR="005A1E6D" w:rsidRPr="00CB0A13" w:rsidRDefault="0053694D" w:rsidP="0053694D">
      <w:pPr>
        <w:pStyle w:val="Body"/>
        <w:rPr>
          <w:strike/>
          <w:w w:val="100"/>
        </w:rPr>
      </w:pPr>
      <w:r w:rsidRPr="00CB0A13">
        <w:rPr>
          <w:rFonts w:ascii="Times New Roman" w:hAnsi="Times New Roman"/>
          <w:strike/>
        </w:rPr>
        <w:t>Refer to the Result Collection section of Chapter 3 – Executions for more information about TestStand results.</w:t>
      </w:r>
    </w:p>
    <w:p w:rsidR="00302BC8" w:rsidRPr="00CB0A13" w:rsidRDefault="00C6220D">
      <w:pPr>
        <w:pStyle w:val="ApxLevel2Head"/>
        <w:rPr>
          <w:strike/>
          <w:w w:val="100"/>
        </w:rPr>
      </w:pPr>
      <w:r w:rsidRPr="00CB0A13">
        <w:rPr>
          <w:strike/>
          <w:w w:val="100"/>
        </w:rPr>
        <w:fldChar w:fldCharType="begin"/>
      </w:r>
      <w:r w:rsidR="00C6433B" w:rsidRPr="00CB0A13">
        <w:rPr>
          <w:strike/>
          <w:w w:val="100"/>
        </w:rPr>
        <w:instrText>xe "process models:selecting the default process model"</w:instrText>
      </w:r>
      <w:r w:rsidRPr="00CB0A13">
        <w:rPr>
          <w:strike/>
          <w:w w:val="100"/>
        </w:rPr>
        <w:fldChar w:fldCharType="end"/>
      </w:r>
      <w:r w:rsidR="000957C2" w:rsidRPr="00CB0A13">
        <w:rPr>
          <w:strike/>
          <w:w w:val="100"/>
        </w:rPr>
        <w:t>Creating a Process Model Plug</w:t>
      </w:r>
    </w:p>
    <w:p w:rsidR="00051091" w:rsidRPr="00CB0A13" w:rsidRDefault="000957C2">
      <w:pPr>
        <w:pStyle w:val="Body"/>
        <w:rPr>
          <w:strike/>
        </w:rPr>
      </w:pPr>
      <w:r w:rsidRPr="00CB0A13">
        <w:rPr>
          <w:strike/>
          <w:w w:val="100"/>
        </w:rPr>
        <w:t>To create a Process Model Plug-in, use the following steps.</w:t>
      </w:r>
    </w:p>
    <w:p w:rsidR="00051091" w:rsidRPr="0013493F" w:rsidRDefault="00865C43">
      <w:pPr>
        <w:pStyle w:val="Body"/>
        <w:numPr>
          <w:ilvl w:val="0"/>
          <w:numId w:val="52"/>
        </w:numPr>
        <w:rPr>
          <w:strike/>
        </w:rPr>
      </w:pPr>
      <w:r w:rsidRPr="0013493F">
        <w:rPr>
          <w:strike/>
        </w:rPr>
        <w:t>Decide on a name for your plug-in. You will use this name as the plug-in filename and as a prefix to the name of any plug-in data types.  National Instruments recommends choose a name that describes your plug-in and prefix it with your company name, such as</w:t>
      </w:r>
      <w:r w:rsidR="00007ADE" w:rsidRPr="0013493F">
        <w:rPr>
          <w:strike/>
        </w:rPr>
        <w:t xml:space="preserve"> </w:t>
      </w:r>
      <w:proofErr w:type="spellStart"/>
      <w:r w:rsidR="00007ADE" w:rsidRPr="0013493F">
        <w:rPr>
          <w:strike/>
        </w:rPr>
        <w:t>Acme_ReportGenerator</w:t>
      </w:r>
      <w:proofErr w:type="spellEnd"/>
      <w:r w:rsidRPr="0013493F">
        <w:rPr>
          <w:strike/>
        </w:rPr>
        <w:t>,</w:t>
      </w:r>
    </w:p>
    <w:p w:rsidR="00051091" w:rsidRPr="0013493F" w:rsidRDefault="000957C2">
      <w:pPr>
        <w:pStyle w:val="Body"/>
        <w:numPr>
          <w:ilvl w:val="0"/>
          <w:numId w:val="52"/>
        </w:numPr>
        <w:rPr>
          <w:strike/>
        </w:rPr>
      </w:pPr>
      <w:r w:rsidRPr="0013493F">
        <w:rPr>
          <w:strike/>
        </w:rPr>
        <w:lastRenderedPageBreak/>
        <w:t>Select Go to Configure&gt;&gt;Result Processing… Set the Show Advanced Options checkbox if it is not set. Click the Advanced… button.  Click the Create New Result Processor Plug-in… button.</w:t>
      </w:r>
      <w:r w:rsidR="005A1E6D" w:rsidRPr="0013493F">
        <w:rPr>
          <w:strike/>
        </w:rPr>
        <w:t xml:space="preserve"> </w:t>
      </w:r>
    </w:p>
    <w:p w:rsidR="007D7C7A" w:rsidRPr="0013493F" w:rsidRDefault="005A1E6D">
      <w:pPr>
        <w:pStyle w:val="Body"/>
        <w:numPr>
          <w:ilvl w:val="0"/>
          <w:numId w:val="52"/>
        </w:numPr>
        <w:rPr>
          <w:strike/>
        </w:rPr>
      </w:pPr>
      <w:r w:rsidRPr="0013493F">
        <w:rPr>
          <w:strike/>
        </w:rPr>
        <w:t>Change the file name to save to have a unique prefix that includes your company name, such as Acme_ReportGenerator.seq. Click Save to save the new plug-in. TestStand automatically open</w:t>
      </w:r>
      <w:r w:rsidR="00520AE4" w:rsidRPr="0013493F">
        <w:rPr>
          <w:strike/>
        </w:rPr>
        <w:t>s</w:t>
      </w:r>
      <w:r w:rsidRPr="0013493F">
        <w:rPr>
          <w:strike/>
        </w:rPr>
        <w:t xml:space="preserve"> the new plug-in </w:t>
      </w:r>
      <w:r w:rsidR="00DB0A5B" w:rsidRPr="0013493F">
        <w:rPr>
          <w:strike/>
        </w:rPr>
        <w:t xml:space="preserve">file. </w:t>
      </w:r>
    </w:p>
    <w:p w:rsidR="007D7C7A" w:rsidRPr="0013493F" w:rsidRDefault="007D7C7A" w:rsidP="007D7C7A">
      <w:pPr>
        <w:pStyle w:val="Body"/>
        <w:ind w:left="2520"/>
        <w:rPr>
          <w:strike/>
        </w:rPr>
      </w:pPr>
      <w:r w:rsidRPr="0013493F">
        <w:rPr>
          <w:strike/>
        </w:rPr>
        <w:t>TestStand create</w:t>
      </w:r>
      <w:r w:rsidR="00E3701D" w:rsidRPr="0013493F">
        <w:rPr>
          <w:strike/>
        </w:rPr>
        <w:t>s</w:t>
      </w:r>
      <w:r w:rsidRPr="0013493F">
        <w:rPr>
          <w:strike/>
        </w:rPr>
        <w:t xml:space="preserve"> and add</w:t>
      </w:r>
      <w:r w:rsidR="00E3701D" w:rsidRPr="0013493F">
        <w:rPr>
          <w:strike/>
        </w:rPr>
        <w:t>s</w:t>
      </w:r>
      <w:r w:rsidRPr="0013493F">
        <w:rPr>
          <w:strike/>
        </w:rPr>
        <w:t xml:space="preserve"> the following new data types to your file:</w:t>
      </w:r>
    </w:p>
    <w:p w:rsidR="007D7C7A" w:rsidRPr="0013493F" w:rsidRDefault="007D7C7A" w:rsidP="007D7C7A">
      <w:pPr>
        <w:pStyle w:val="Body"/>
        <w:numPr>
          <w:ilvl w:val="0"/>
          <w:numId w:val="58"/>
        </w:numPr>
        <w:spacing w:before="0" w:line="240" w:lineRule="auto"/>
        <w:rPr>
          <w:strike/>
        </w:rPr>
      </w:pPr>
      <w:r w:rsidRPr="0013493F">
        <w:rPr>
          <w:strike/>
        </w:rPr>
        <w:t>&lt;plug-in  name&gt;Options</w:t>
      </w:r>
    </w:p>
    <w:p w:rsidR="007D7C7A" w:rsidRPr="0013493F" w:rsidRDefault="007D7C7A" w:rsidP="007D7C7A">
      <w:pPr>
        <w:pStyle w:val="Body"/>
        <w:numPr>
          <w:ilvl w:val="0"/>
          <w:numId w:val="58"/>
        </w:numPr>
        <w:spacing w:before="0" w:line="240" w:lineRule="auto"/>
        <w:rPr>
          <w:strike/>
        </w:rPr>
      </w:pPr>
      <w:r w:rsidRPr="0013493F">
        <w:rPr>
          <w:strike/>
        </w:rPr>
        <w:t>&lt;plug-in  name&gt;</w:t>
      </w:r>
      <w:proofErr w:type="spellStart"/>
      <w:r w:rsidRPr="0013493F">
        <w:rPr>
          <w:strike/>
        </w:rPr>
        <w:t>AdditionalOptions</w:t>
      </w:r>
      <w:proofErr w:type="spellEnd"/>
    </w:p>
    <w:p w:rsidR="007D7C7A" w:rsidRPr="0013493F" w:rsidRDefault="007D7C7A" w:rsidP="007D7C7A">
      <w:pPr>
        <w:pStyle w:val="Body"/>
        <w:numPr>
          <w:ilvl w:val="0"/>
          <w:numId w:val="58"/>
        </w:numPr>
        <w:spacing w:before="0" w:line="240" w:lineRule="auto"/>
        <w:rPr>
          <w:strike/>
        </w:rPr>
      </w:pPr>
      <w:r w:rsidRPr="0013493F">
        <w:rPr>
          <w:strike/>
        </w:rPr>
        <w:t>&lt;plug-in  name&gt;</w:t>
      </w:r>
      <w:proofErr w:type="spellStart"/>
      <w:r w:rsidRPr="0013493F">
        <w:rPr>
          <w:strike/>
        </w:rPr>
        <w:t>RuntimeVariables</w:t>
      </w:r>
      <w:proofErr w:type="spellEnd"/>
    </w:p>
    <w:p w:rsidR="007D7C7A" w:rsidRPr="0013493F" w:rsidRDefault="007D7C7A" w:rsidP="007D7C7A">
      <w:pPr>
        <w:pStyle w:val="Body"/>
        <w:numPr>
          <w:ilvl w:val="0"/>
          <w:numId w:val="58"/>
        </w:numPr>
        <w:spacing w:before="0" w:line="240" w:lineRule="auto"/>
        <w:rPr>
          <w:strike/>
        </w:rPr>
      </w:pPr>
      <w:r w:rsidRPr="0013493F">
        <w:rPr>
          <w:strike/>
        </w:rPr>
        <w:t>&lt;plug-in  name&gt;</w:t>
      </w:r>
      <w:proofErr w:type="spellStart"/>
      <w:r w:rsidRPr="0013493F">
        <w:rPr>
          <w:strike/>
        </w:rPr>
        <w:t>PerSocketRuntimeVariables</w:t>
      </w:r>
      <w:proofErr w:type="spellEnd"/>
    </w:p>
    <w:p w:rsidR="007D7C7A" w:rsidRPr="0013493F" w:rsidRDefault="007D7C7A" w:rsidP="007D7C7A">
      <w:pPr>
        <w:pStyle w:val="Body"/>
        <w:ind w:left="2520"/>
        <w:rPr>
          <w:strike/>
        </w:rPr>
      </w:pPr>
      <w:r w:rsidRPr="0013493F">
        <w:rPr>
          <w:strike/>
        </w:rPr>
        <w:t>These data types are empty containers in which you can add plug-in specific properties.</w:t>
      </w:r>
    </w:p>
    <w:p w:rsidR="00051091" w:rsidRPr="0013493F" w:rsidRDefault="00DB0A5B" w:rsidP="007D7C7A">
      <w:pPr>
        <w:pStyle w:val="Body"/>
        <w:ind w:left="2520"/>
        <w:rPr>
          <w:strike/>
        </w:rPr>
      </w:pPr>
      <w:r w:rsidRPr="0013493F">
        <w:rPr>
          <w:strike/>
        </w:rPr>
        <w:t>Exit</w:t>
      </w:r>
      <w:r w:rsidR="005A1E6D" w:rsidRPr="0013493F">
        <w:rPr>
          <w:strike/>
        </w:rPr>
        <w:t xml:space="preserve"> the open dialogs to view your new plug-in.</w:t>
      </w:r>
    </w:p>
    <w:p w:rsidR="00051091" w:rsidRPr="0013493F" w:rsidRDefault="005A1E6D">
      <w:pPr>
        <w:pStyle w:val="Body"/>
        <w:numPr>
          <w:ilvl w:val="0"/>
          <w:numId w:val="52"/>
        </w:numPr>
        <w:rPr>
          <w:strike/>
        </w:rPr>
      </w:pPr>
      <w:r w:rsidRPr="0013493F">
        <w:rPr>
          <w:strike/>
        </w:rPr>
        <w:t>Determine which entry-point sequences your plug-in need</w:t>
      </w:r>
      <w:r w:rsidR="0057204E" w:rsidRPr="0013493F">
        <w:rPr>
          <w:strike/>
        </w:rPr>
        <w:t>s</w:t>
      </w:r>
      <w:r w:rsidRPr="0013493F">
        <w:rPr>
          <w:strike/>
        </w:rPr>
        <w:t xml:space="preserve"> and delete the rest. </w:t>
      </w:r>
    </w:p>
    <w:p w:rsidR="00641D39" w:rsidRPr="0013493F" w:rsidRDefault="00F36B61">
      <w:pPr>
        <w:pStyle w:val="Body"/>
        <w:ind w:left="2520"/>
        <w:rPr>
          <w:strike/>
        </w:rPr>
      </w:pPr>
      <w:r w:rsidRPr="0013493F">
        <w:rPr>
          <w:strike/>
        </w:rPr>
        <w:t xml:space="preserve">The utility of each </w:t>
      </w:r>
      <w:r w:rsidR="0057204E" w:rsidRPr="0013493F">
        <w:rPr>
          <w:strike/>
        </w:rPr>
        <w:t xml:space="preserve">entry points depends on the purpose of your plug-in. Review the description of each entry point in the previous section to determine if your plug-in requires it. </w:t>
      </w:r>
    </w:p>
    <w:p w:rsidR="00051091" w:rsidRPr="0013493F" w:rsidRDefault="0057204E">
      <w:pPr>
        <w:pStyle w:val="Body"/>
        <w:ind w:left="2520"/>
        <w:rPr>
          <w:strike/>
        </w:rPr>
      </w:pPr>
      <w:r w:rsidRPr="0013493F">
        <w:rPr>
          <w:strike/>
        </w:rPr>
        <w:t xml:space="preserve">If you later find you need an entry point sequence you deleted, you can generate another </w:t>
      </w:r>
      <w:r w:rsidR="00873133" w:rsidRPr="0013493F">
        <w:rPr>
          <w:strike/>
        </w:rPr>
        <w:t xml:space="preserve">new </w:t>
      </w:r>
      <w:r w:rsidRPr="0013493F">
        <w:rPr>
          <w:strike/>
        </w:rPr>
        <w:t>plug-in and copy the desired sequence into your plug-in.</w:t>
      </w:r>
    </w:p>
    <w:p w:rsidR="00051091" w:rsidRPr="0013493F" w:rsidRDefault="00F36B61">
      <w:pPr>
        <w:pStyle w:val="Body"/>
        <w:numPr>
          <w:ilvl w:val="0"/>
          <w:numId w:val="52"/>
        </w:numPr>
        <w:rPr>
          <w:strike/>
        </w:rPr>
      </w:pPr>
      <w:r w:rsidRPr="0013493F">
        <w:rPr>
          <w:strike/>
        </w:rPr>
        <w:t xml:space="preserve">Determine if your plug-in has any options that you want the end user to configure. </w:t>
      </w:r>
      <w:r w:rsidR="00641D39" w:rsidRPr="0013493F">
        <w:rPr>
          <w:strike/>
        </w:rPr>
        <w:t>Add each option as a sub-property of your &lt;plug-in name&gt;Options data type.</w:t>
      </w:r>
    </w:p>
    <w:p w:rsidR="00051091" w:rsidRPr="0013493F" w:rsidRDefault="00F36B61">
      <w:pPr>
        <w:pStyle w:val="Body"/>
        <w:numPr>
          <w:ilvl w:val="0"/>
          <w:numId w:val="52"/>
        </w:numPr>
        <w:rPr>
          <w:strike/>
        </w:rPr>
      </w:pPr>
      <w:r w:rsidRPr="0013493F">
        <w:rPr>
          <w:strike/>
        </w:rPr>
        <w:t xml:space="preserve">If your plug-in has no options, delete the Configure Options sequence. Also delete the Configure Additional Options sequence, if you have not yet done so. </w:t>
      </w:r>
    </w:p>
    <w:p w:rsidR="00051091" w:rsidRPr="0013493F" w:rsidRDefault="00F36B61">
      <w:pPr>
        <w:pStyle w:val="Body"/>
        <w:numPr>
          <w:ilvl w:val="0"/>
          <w:numId w:val="52"/>
        </w:numPr>
        <w:rPr>
          <w:strike/>
        </w:rPr>
      </w:pPr>
      <w:r w:rsidRPr="0013493F">
        <w:rPr>
          <w:strike/>
        </w:rPr>
        <w:t>If your plug-in has options,</w:t>
      </w:r>
    </w:p>
    <w:p w:rsidR="00051091" w:rsidRPr="0013493F" w:rsidRDefault="000B6CF9">
      <w:pPr>
        <w:pStyle w:val="Body"/>
        <w:numPr>
          <w:ilvl w:val="3"/>
          <w:numId w:val="57"/>
        </w:numPr>
        <w:rPr>
          <w:strike/>
        </w:rPr>
      </w:pPr>
      <w:r w:rsidRPr="0013493F">
        <w:rPr>
          <w:strike/>
        </w:rPr>
        <w:t>C</w:t>
      </w:r>
      <w:r w:rsidR="00D20F5C" w:rsidRPr="0013493F">
        <w:rPr>
          <w:strike/>
        </w:rPr>
        <w:t xml:space="preserve">reate a </w:t>
      </w:r>
      <w:r w:rsidR="00ED3C8B" w:rsidRPr="0013493F">
        <w:rPr>
          <w:strike/>
        </w:rPr>
        <w:t xml:space="preserve">modal </w:t>
      </w:r>
      <w:r w:rsidR="00D20F5C" w:rsidRPr="0013493F">
        <w:rPr>
          <w:strike/>
        </w:rPr>
        <w:t>dialog in your preferred programming environment that enables the user to view and edit</w:t>
      </w:r>
      <w:r w:rsidR="00ED3C8B" w:rsidRPr="0013493F">
        <w:rPr>
          <w:strike/>
        </w:rPr>
        <w:t xml:space="preserve"> your plug-in </w:t>
      </w:r>
      <w:r w:rsidR="00ED3C8B" w:rsidRPr="0013493F">
        <w:rPr>
          <w:strike/>
        </w:rPr>
        <w:lastRenderedPageBreak/>
        <w:t xml:space="preserve">options. Export a function (or method, vi, etc) </w:t>
      </w:r>
      <w:r w:rsidR="00D20F5C" w:rsidRPr="0013493F">
        <w:rPr>
          <w:strike/>
        </w:rPr>
        <w:t xml:space="preserve">that displays your dialog and call it from the Configure Options sequence. Either pass each sub-property of your options container in and out of your dialog entry point, or pass the </w:t>
      </w:r>
      <w:r w:rsidRPr="0013493F">
        <w:rPr>
          <w:strike/>
        </w:rPr>
        <w:t xml:space="preserve">plug-in or its options sub-property </w:t>
      </w:r>
      <w:r w:rsidR="00D20F5C" w:rsidRPr="0013493F">
        <w:rPr>
          <w:strike/>
        </w:rPr>
        <w:t xml:space="preserve">as </w:t>
      </w:r>
      <w:r w:rsidRPr="0013493F">
        <w:rPr>
          <w:strike/>
        </w:rPr>
        <w:t>a property object and access the option</w:t>
      </w:r>
      <w:r w:rsidR="00D20F5C" w:rsidRPr="0013493F">
        <w:rPr>
          <w:strike/>
        </w:rPr>
        <w:t xml:space="preserve"> sub-properties in your dialog code using the TestStand </w:t>
      </w:r>
      <w:proofErr w:type="spellStart"/>
      <w:r w:rsidR="00D20F5C" w:rsidRPr="0013493F">
        <w:rPr>
          <w:strike/>
        </w:rPr>
        <w:t>PropertyObject</w:t>
      </w:r>
      <w:proofErr w:type="spellEnd"/>
      <w:r w:rsidR="00D20F5C" w:rsidRPr="0013493F">
        <w:rPr>
          <w:strike/>
        </w:rPr>
        <w:t xml:space="preserve"> class methods.</w:t>
      </w:r>
    </w:p>
    <w:p w:rsidR="00051091" w:rsidRPr="0013493F" w:rsidRDefault="00ED3C8B">
      <w:pPr>
        <w:pStyle w:val="Body"/>
        <w:ind w:left="2880"/>
        <w:rPr>
          <w:strike/>
        </w:rPr>
      </w:pPr>
      <w:r w:rsidRPr="0013493F">
        <w:rPr>
          <w:strike/>
        </w:rPr>
        <w:t xml:space="preserve">Also pass the value of </w:t>
      </w:r>
      <w:proofErr w:type="spellStart"/>
      <w:r w:rsidRPr="0013493F">
        <w:rPr>
          <w:strike/>
        </w:rPr>
        <w:t>RunState.Engine</w:t>
      </w:r>
      <w:proofErr w:type="spellEnd"/>
      <w:r w:rsidRPr="0013493F">
        <w:rPr>
          <w:strike/>
        </w:rPr>
        <w:t xml:space="preserve"> to </w:t>
      </w:r>
      <w:r w:rsidR="00D20F5C" w:rsidRPr="0013493F">
        <w:rPr>
          <w:strike/>
        </w:rPr>
        <w:t xml:space="preserve">your dialog </w:t>
      </w:r>
      <w:r w:rsidRPr="0013493F">
        <w:rPr>
          <w:strike/>
        </w:rPr>
        <w:t xml:space="preserve">code, so that you can call Engine. </w:t>
      </w:r>
      <w:proofErr w:type="spellStart"/>
      <w:r w:rsidRPr="0013493F">
        <w:rPr>
          <w:strike/>
        </w:rPr>
        <w:t>NotifyStartOfModalDialogEx</w:t>
      </w:r>
      <w:proofErr w:type="spellEnd"/>
      <w:r w:rsidRPr="0013493F">
        <w:rPr>
          <w:strike/>
        </w:rPr>
        <w:t xml:space="preserve"> and Engine. </w:t>
      </w:r>
      <w:proofErr w:type="spellStart"/>
      <w:r w:rsidRPr="0013493F">
        <w:rPr>
          <w:strike/>
        </w:rPr>
        <w:t>NotifyEndOfModalDialog</w:t>
      </w:r>
      <w:proofErr w:type="spellEnd"/>
      <w:r w:rsidRPr="0013493F">
        <w:rPr>
          <w:strike/>
        </w:rPr>
        <w:t xml:space="preserve"> around the display of your dialog to ensure that it is modal.</w:t>
      </w:r>
    </w:p>
    <w:p w:rsidR="00DB672E" w:rsidRDefault="00DB672E">
      <w:pPr>
        <w:pStyle w:val="Body"/>
        <w:ind w:left="2880"/>
      </w:pPr>
    </w:p>
    <w:p w:rsidR="00DB672E" w:rsidRDefault="00DB672E">
      <w:pPr>
        <w:pStyle w:val="Body"/>
        <w:ind w:left="2880"/>
      </w:pPr>
    </w:p>
    <w:p w:rsidR="00DB672E" w:rsidRPr="0013493F" w:rsidRDefault="00DB672E">
      <w:pPr>
        <w:pStyle w:val="Body"/>
        <w:ind w:left="2880"/>
        <w:rPr>
          <w:strike/>
        </w:rPr>
      </w:pPr>
      <w:r w:rsidRPr="0013493F">
        <w:rPr>
          <w:strike/>
        </w:rPr>
        <w:t xml:space="preserve">Set </w:t>
      </w:r>
      <w:proofErr w:type="spellStart"/>
      <w:r w:rsidRPr="0013493F">
        <w:rPr>
          <w:strike/>
        </w:rPr>
        <w:t>Base.OptionsDescription</w:t>
      </w:r>
      <w:proofErr w:type="spellEnd"/>
    </w:p>
    <w:p w:rsidR="00DB672E" w:rsidRPr="0013493F" w:rsidRDefault="00DB672E">
      <w:pPr>
        <w:pStyle w:val="Body"/>
        <w:ind w:left="2880"/>
        <w:rPr>
          <w:strike/>
        </w:rPr>
      </w:pPr>
      <w:r w:rsidRPr="0013493F">
        <w:rPr>
          <w:strike/>
        </w:rPr>
        <w:t xml:space="preserve">Set </w:t>
      </w:r>
      <w:proofErr w:type="spellStart"/>
      <w:r w:rsidRPr="0013493F">
        <w:rPr>
          <w:strike/>
        </w:rPr>
        <w:t>Base.DisplayNameExpression</w:t>
      </w:r>
      <w:proofErr w:type="spellEnd"/>
    </w:p>
    <w:p w:rsidR="00DB672E" w:rsidRPr="0013493F" w:rsidRDefault="00DB672E">
      <w:pPr>
        <w:pStyle w:val="Body"/>
        <w:ind w:left="2880"/>
        <w:rPr>
          <w:strike/>
        </w:rPr>
      </w:pPr>
      <w:r w:rsidRPr="0013493F">
        <w:rPr>
          <w:strike/>
        </w:rPr>
        <w:t xml:space="preserve">Set Base. </w:t>
      </w:r>
      <w:proofErr w:type="spellStart"/>
      <w:r w:rsidRPr="0013493F">
        <w:rPr>
          <w:strike/>
        </w:rPr>
        <w:t>NewThread</w:t>
      </w:r>
      <w:proofErr w:type="spellEnd"/>
      <w:r w:rsidRPr="0013493F">
        <w:rPr>
          <w:strike/>
        </w:rPr>
        <w:t xml:space="preserve"> and </w:t>
      </w:r>
      <w:proofErr w:type="spellStart"/>
      <w:r w:rsidRPr="0013493F">
        <w:rPr>
          <w:strike/>
        </w:rPr>
        <w:t>UseDefaultNewThreadImplementation</w:t>
      </w:r>
      <w:proofErr w:type="spellEnd"/>
    </w:p>
    <w:p w:rsidR="00DB672E" w:rsidRPr="0013493F" w:rsidRDefault="00DB672E">
      <w:pPr>
        <w:pStyle w:val="Body"/>
        <w:ind w:left="2880"/>
        <w:rPr>
          <w:strike/>
        </w:rPr>
      </w:pPr>
      <w:r w:rsidRPr="0013493F">
        <w:rPr>
          <w:strike/>
        </w:rPr>
        <w:t xml:space="preserve">Set </w:t>
      </w:r>
    </w:p>
    <w:p w:rsidR="00051091" w:rsidRDefault="00051091" w:rsidP="000B6CF9">
      <w:pPr>
        <w:pStyle w:val="Body"/>
      </w:pPr>
    </w:p>
    <w:p w:rsidR="00D951EE" w:rsidRPr="0013493F" w:rsidRDefault="00C6220D" w:rsidP="00D951EE">
      <w:pPr>
        <w:pStyle w:val="ApxLevel3Head"/>
        <w:rPr>
          <w:strike/>
          <w:w w:val="100"/>
        </w:rPr>
      </w:pPr>
      <w:r w:rsidRPr="0013493F">
        <w:rPr>
          <w:strike/>
          <w:w w:val="100"/>
        </w:rPr>
        <w:fldChar w:fldCharType="begin"/>
      </w:r>
      <w:r w:rsidR="00D951EE" w:rsidRPr="0013493F">
        <w:rPr>
          <w:strike/>
          <w:w w:val="100"/>
        </w:rPr>
        <w:instrText>xe "process models:Parallel. See Parallel process model"</w:instrText>
      </w:r>
      <w:r w:rsidRPr="0013493F">
        <w:rPr>
          <w:strike/>
          <w:w w:val="100"/>
        </w:rPr>
        <w:fldChar w:fldCharType="end"/>
      </w:r>
      <w:r w:rsidRPr="0013493F">
        <w:rPr>
          <w:strike/>
          <w:w w:val="100"/>
        </w:rPr>
        <w:fldChar w:fldCharType="begin"/>
      </w:r>
      <w:r w:rsidR="00D951EE" w:rsidRPr="0013493F">
        <w:rPr>
          <w:strike/>
          <w:w w:val="100"/>
        </w:rPr>
        <w:instrText>xe "Parallel process model"</w:instrText>
      </w:r>
      <w:r w:rsidRPr="0013493F">
        <w:rPr>
          <w:strike/>
          <w:w w:val="100"/>
        </w:rPr>
        <w:fldChar w:fldCharType="end"/>
      </w:r>
      <w:r w:rsidR="00D951EE" w:rsidRPr="0013493F">
        <w:rPr>
          <w:strike/>
          <w:w w:val="100"/>
        </w:rPr>
        <w:t>Result Processing Configuration</w:t>
      </w:r>
    </w:p>
    <w:p w:rsidR="00D951EE" w:rsidRPr="0013493F" w:rsidRDefault="00D951EE" w:rsidP="00D951EE">
      <w:pPr>
        <w:pStyle w:val="Body"/>
        <w:rPr>
          <w:strike/>
        </w:rPr>
      </w:pPr>
      <w:r w:rsidRPr="0013493F">
        <w:rPr>
          <w:strike/>
        </w:rPr>
        <w:t>To specify which plug-ins process results and to configure their options, the user invokes the Configure&gt;&gt;Result Processing… dialog box.</w:t>
      </w:r>
    </w:p>
    <w:p w:rsidR="00D951EE" w:rsidRPr="0013493F" w:rsidRDefault="00D951EE" w:rsidP="00D951EE">
      <w:pPr>
        <w:pStyle w:val="Body"/>
        <w:rPr>
          <w:strike/>
        </w:rPr>
      </w:pPr>
      <w:r w:rsidRPr="0013493F">
        <w:rPr>
          <w:strike/>
        </w:rPr>
        <w:t>The dialog box stores the configuration the user creates in &lt;TestStand Application Data&gt;\ResultProcessing.cfg.</w:t>
      </w:r>
      <w:r w:rsidR="00002E08" w:rsidRPr="0013493F">
        <w:rPr>
          <w:strike/>
        </w:rPr>
        <w:t xml:space="preserve"> The process model loads this configuration file at runtime to determine which plug-ins to invoke.</w:t>
      </w:r>
    </w:p>
    <w:p w:rsidR="00D951EE" w:rsidRPr="00D951EE" w:rsidRDefault="00D951EE" w:rsidP="00D951EE">
      <w:pPr>
        <w:pStyle w:val="Body1"/>
      </w:pPr>
    </w:p>
    <w:p w:rsidR="00C84797" w:rsidRPr="0013493F" w:rsidRDefault="00C6220D" w:rsidP="00C84797">
      <w:pPr>
        <w:pStyle w:val="ApxLevel3Head"/>
        <w:rPr>
          <w:strike/>
          <w:w w:val="100"/>
        </w:rPr>
      </w:pPr>
      <w:r w:rsidRPr="0013493F">
        <w:rPr>
          <w:strike/>
          <w:w w:val="100"/>
        </w:rPr>
        <w:fldChar w:fldCharType="begin"/>
      </w:r>
      <w:r w:rsidR="00C84797" w:rsidRPr="0013493F">
        <w:rPr>
          <w:strike/>
          <w:w w:val="100"/>
        </w:rPr>
        <w:instrText>xe "process models:Parallel. See Parallel process model"</w:instrText>
      </w:r>
      <w:r w:rsidRPr="0013493F">
        <w:rPr>
          <w:strike/>
          <w:w w:val="100"/>
        </w:rPr>
        <w:fldChar w:fldCharType="end"/>
      </w:r>
      <w:r w:rsidRPr="0013493F">
        <w:rPr>
          <w:strike/>
          <w:w w:val="100"/>
        </w:rPr>
        <w:fldChar w:fldCharType="begin"/>
      </w:r>
      <w:r w:rsidR="00C84797" w:rsidRPr="0013493F">
        <w:rPr>
          <w:strike/>
          <w:w w:val="100"/>
        </w:rPr>
        <w:instrText>xe "Parallel process model"</w:instrText>
      </w:r>
      <w:r w:rsidRPr="0013493F">
        <w:rPr>
          <w:strike/>
          <w:w w:val="100"/>
        </w:rPr>
        <w:fldChar w:fldCharType="end"/>
      </w:r>
      <w:r w:rsidR="00C84797" w:rsidRPr="0013493F">
        <w:rPr>
          <w:strike/>
          <w:w w:val="100"/>
        </w:rPr>
        <w:t>Plug-in Data and Data Types</w:t>
      </w:r>
    </w:p>
    <w:p w:rsidR="0058534C" w:rsidRPr="0013493F" w:rsidRDefault="0058534C" w:rsidP="00C84797">
      <w:pPr>
        <w:pStyle w:val="Body"/>
        <w:rPr>
          <w:b/>
          <w:strike/>
          <w:u w:val="single"/>
        </w:rPr>
      </w:pPr>
      <w:proofErr w:type="spellStart"/>
      <w:r w:rsidRPr="0013493F">
        <w:rPr>
          <w:b/>
          <w:strike/>
          <w:u w:val="single"/>
        </w:rPr>
        <w:t>NI_ModelPluginComponentDescription</w:t>
      </w:r>
      <w:proofErr w:type="spellEnd"/>
    </w:p>
    <w:p w:rsidR="0058534C" w:rsidRPr="0013493F" w:rsidRDefault="0058534C" w:rsidP="00C84797">
      <w:pPr>
        <w:pStyle w:val="Body"/>
        <w:rPr>
          <w:strike/>
        </w:rPr>
      </w:pPr>
      <w:r w:rsidRPr="0013493F">
        <w:rPr>
          <w:strike/>
        </w:rPr>
        <w:lastRenderedPageBreak/>
        <w:t xml:space="preserve">Every plug-in file must have a </w:t>
      </w:r>
      <w:proofErr w:type="spellStart"/>
      <w:r w:rsidRPr="0013493F">
        <w:rPr>
          <w:strike/>
        </w:rPr>
        <w:t>FileGlobals.ModelPluginComponentDescription</w:t>
      </w:r>
      <w:proofErr w:type="spellEnd"/>
      <w:r w:rsidRPr="0013493F">
        <w:rPr>
          <w:strike/>
        </w:rPr>
        <w:t xml:space="preserve"> variable of type </w:t>
      </w:r>
      <w:proofErr w:type="spellStart"/>
      <w:r w:rsidRPr="0013493F">
        <w:rPr>
          <w:strike/>
        </w:rPr>
        <w:t>NI_ModelPluginComponentDescription</w:t>
      </w:r>
      <w:proofErr w:type="spellEnd"/>
      <w:r w:rsidRPr="0013493F">
        <w:rPr>
          <w:strike/>
        </w:rPr>
        <w:t>. This variable has the following fields:</w:t>
      </w:r>
    </w:p>
    <w:p w:rsidR="00500C9A" w:rsidRPr="0013493F" w:rsidRDefault="0058534C" w:rsidP="00C312C2">
      <w:pPr>
        <w:pStyle w:val="Body"/>
        <w:numPr>
          <w:ilvl w:val="3"/>
          <w:numId w:val="57"/>
        </w:numPr>
        <w:rPr>
          <w:strike/>
        </w:rPr>
      </w:pPr>
      <w:r w:rsidRPr="0013493F">
        <w:rPr>
          <w:strike/>
        </w:rPr>
        <w:t>Default</w:t>
      </w:r>
      <w:r w:rsidR="00500C9A" w:rsidRPr="0013493F">
        <w:rPr>
          <w:strike/>
        </w:rPr>
        <w:t xml:space="preserve"> (</w:t>
      </w:r>
      <w:proofErr w:type="spellStart"/>
      <w:r w:rsidR="00500C9A" w:rsidRPr="0013493F">
        <w:rPr>
          <w:strike/>
        </w:rPr>
        <w:t>NI_ModelPlugin</w:t>
      </w:r>
      <w:proofErr w:type="spellEnd"/>
      <w:r w:rsidR="00500C9A" w:rsidRPr="0013493F">
        <w:rPr>
          <w:strike/>
        </w:rPr>
        <w:t>) – The default structure and values for new instances of your plug-in.</w:t>
      </w:r>
      <w:r w:rsidR="00297C50" w:rsidRPr="0013493F">
        <w:rPr>
          <w:strike/>
        </w:rPr>
        <w:t xml:space="preserve"> The process model copies this property to create a new instance of your plug-in in a configuration.</w:t>
      </w:r>
      <w:r w:rsidR="00500C9A" w:rsidRPr="0013493F">
        <w:rPr>
          <w:strike/>
        </w:rPr>
        <w:t xml:space="preserve"> Refer to the </w:t>
      </w:r>
      <w:proofErr w:type="spellStart"/>
      <w:r w:rsidR="00500C9A" w:rsidRPr="0013493F">
        <w:rPr>
          <w:strike/>
        </w:rPr>
        <w:t>NI_ModelPlugin</w:t>
      </w:r>
      <w:proofErr w:type="spellEnd"/>
      <w:r w:rsidR="00500C9A" w:rsidRPr="0013493F">
        <w:rPr>
          <w:strike/>
        </w:rPr>
        <w:t xml:space="preserve"> section below for more details.</w:t>
      </w:r>
    </w:p>
    <w:p w:rsidR="0058534C" w:rsidRPr="0013493F" w:rsidRDefault="0058534C" w:rsidP="00C312C2">
      <w:pPr>
        <w:pStyle w:val="Body"/>
        <w:numPr>
          <w:ilvl w:val="3"/>
          <w:numId w:val="57"/>
        </w:numPr>
        <w:rPr>
          <w:strike/>
        </w:rPr>
      </w:pPr>
      <w:proofErr w:type="spellStart"/>
      <w:r w:rsidRPr="0013493F">
        <w:rPr>
          <w:strike/>
        </w:rPr>
        <w:t>InsertOrder</w:t>
      </w:r>
      <w:proofErr w:type="spellEnd"/>
      <w:r w:rsidR="00500C9A" w:rsidRPr="0013493F">
        <w:rPr>
          <w:strike/>
        </w:rPr>
        <w:t xml:space="preserve"> (Number) – A value that determines where the plug-in appears in the list of plug-ins a user can insert. The plug-ins are presented in ascending order of this value. For example, </w:t>
      </w:r>
      <w:proofErr w:type="spellStart"/>
      <w:r w:rsidR="00500C9A" w:rsidRPr="0013493F">
        <w:rPr>
          <w:strike/>
        </w:rPr>
        <w:t>NI_ReportGenerator</w:t>
      </w:r>
      <w:proofErr w:type="spellEnd"/>
      <w:r w:rsidR="00500C9A" w:rsidRPr="0013493F">
        <w:rPr>
          <w:strike/>
        </w:rPr>
        <w:t xml:space="preserve"> has a value of 1 and </w:t>
      </w:r>
      <w:proofErr w:type="spellStart"/>
      <w:r w:rsidR="00500C9A" w:rsidRPr="0013493F">
        <w:rPr>
          <w:strike/>
        </w:rPr>
        <w:t>NI_DatabaseLogger</w:t>
      </w:r>
      <w:proofErr w:type="spellEnd"/>
      <w:r w:rsidR="00500C9A" w:rsidRPr="0013493F">
        <w:rPr>
          <w:strike/>
        </w:rPr>
        <w:t xml:space="preserve"> has a value of 2. Therefore, </w:t>
      </w:r>
      <w:proofErr w:type="spellStart"/>
      <w:r w:rsidR="00500C9A" w:rsidRPr="0013493F">
        <w:rPr>
          <w:strike/>
        </w:rPr>
        <w:t>NI_ReportGenerator</w:t>
      </w:r>
      <w:proofErr w:type="spellEnd"/>
      <w:r w:rsidR="00500C9A" w:rsidRPr="0013493F">
        <w:rPr>
          <w:strike/>
        </w:rPr>
        <w:t xml:space="preserve"> appears before </w:t>
      </w:r>
      <w:proofErr w:type="spellStart"/>
      <w:r w:rsidR="00500C9A" w:rsidRPr="0013493F">
        <w:rPr>
          <w:strike/>
        </w:rPr>
        <w:t>NI_DatabaseLogger</w:t>
      </w:r>
      <w:proofErr w:type="spellEnd"/>
      <w:r w:rsidR="00500C9A" w:rsidRPr="0013493F">
        <w:rPr>
          <w:strike/>
        </w:rPr>
        <w:t xml:space="preserve"> in the list of plug-ins a user can insert. You can specific fraction</w:t>
      </w:r>
      <w:r w:rsidR="00E9488B" w:rsidRPr="0013493F">
        <w:rPr>
          <w:strike/>
        </w:rPr>
        <w:t>al</w:t>
      </w:r>
      <w:r w:rsidR="00500C9A" w:rsidRPr="0013493F">
        <w:rPr>
          <w:strike/>
        </w:rPr>
        <w:t xml:space="preserve"> values. </w:t>
      </w:r>
    </w:p>
    <w:p w:rsidR="0058534C" w:rsidRPr="0013493F" w:rsidRDefault="0058534C" w:rsidP="00C312C2">
      <w:pPr>
        <w:pStyle w:val="Body"/>
        <w:numPr>
          <w:ilvl w:val="3"/>
          <w:numId w:val="57"/>
        </w:numPr>
        <w:rPr>
          <w:strike/>
        </w:rPr>
      </w:pPr>
      <w:proofErr w:type="spellStart"/>
      <w:r w:rsidRPr="0013493F">
        <w:rPr>
          <w:strike/>
        </w:rPr>
        <w:t>ConfigurationOrder</w:t>
      </w:r>
      <w:proofErr w:type="spellEnd"/>
      <w:r w:rsidR="00CF769A" w:rsidRPr="0013493F">
        <w:rPr>
          <w:strike/>
        </w:rPr>
        <w:t xml:space="preserve"> - A value that determines where the plug-in appears in the </w:t>
      </w:r>
      <w:r w:rsidR="00E9488B" w:rsidRPr="0013493F">
        <w:rPr>
          <w:strike/>
        </w:rPr>
        <w:t>default configuration</w:t>
      </w:r>
      <w:r w:rsidR="00CF769A" w:rsidRPr="0013493F">
        <w:rPr>
          <w:strike/>
        </w:rPr>
        <w:t xml:space="preserve"> of plug-ins </w:t>
      </w:r>
      <w:r w:rsidR="00E9488B" w:rsidRPr="0013493F">
        <w:rPr>
          <w:strike/>
        </w:rPr>
        <w:t xml:space="preserve">the process model creates is the plug-in configuration file does not yet exist. </w:t>
      </w:r>
      <w:r w:rsidR="00CF769A" w:rsidRPr="0013493F">
        <w:rPr>
          <w:strike/>
        </w:rPr>
        <w:t xml:space="preserve">The plug-ins are </w:t>
      </w:r>
      <w:r w:rsidR="00E9488B" w:rsidRPr="0013493F">
        <w:rPr>
          <w:strike/>
        </w:rPr>
        <w:t xml:space="preserve">inserted </w:t>
      </w:r>
      <w:r w:rsidR="00CF769A" w:rsidRPr="0013493F">
        <w:rPr>
          <w:strike/>
        </w:rPr>
        <w:t xml:space="preserve">in ascending order of this value. For example, </w:t>
      </w:r>
      <w:proofErr w:type="spellStart"/>
      <w:r w:rsidR="00CF769A" w:rsidRPr="0013493F">
        <w:rPr>
          <w:strike/>
        </w:rPr>
        <w:t>NI_ReportGenerator</w:t>
      </w:r>
      <w:proofErr w:type="spellEnd"/>
      <w:r w:rsidR="00CF769A" w:rsidRPr="0013493F">
        <w:rPr>
          <w:strike/>
        </w:rPr>
        <w:t xml:space="preserve"> has a value of 1 and </w:t>
      </w:r>
      <w:proofErr w:type="spellStart"/>
      <w:r w:rsidR="00CF769A" w:rsidRPr="0013493F">
        <w:rPr>
          <w:strike/>
        </w:rPr>
        <w:t>NI_DatabaseLogger</w:t>
      </w:r>
      <w:proofErr w:type="spellEnd"/>
      <w:r w:rsidR="00CF769A" w:rsidRPr="0013493F">
        <w:rPr>
          <w:strike/>
        </w:rPr>
        <w:t xml:space="preserve"> has a value of 2. Therefore, </w:t>
      </w:r>
      <w:proofErr w:type="spellStart"/>
      <w:r w:rsidR="00CF769A" w:rsidRPr="0013493F">
        <w:rPr>
          <w:strike/>
        </w:rPr>
        <w:t>NI_ReportGenerator</w:t>
      </w:r>
      <w:proofErr w:type="spellEnd"/>
      <w:r w:rsidR="00CF769A" w:rsidRPr="0013493F">
        <w:rPr>
          <w:strike/>
        </w:rPr>
        <w:t xml:space="preserve"> appears before </w:t>
      </w:r>
      <w:proofErr w:type="spellStart"/>
      <w:r w:rsidR="00CF769A" w:rsidRPr="0013493F">
        <w:rPr>
          <w:strike/>
        </w:rPr>
        <w:t>NI_DatabaseLogger</w:t>
      </w:r>
      <w:proofErr w:type="spellEnd"/>
      <w:r w:rsidR="00CF769A" w:rsidRPr="0013493F">
        <w:rPr>
          <w:strike/>
        </w:rPr>
        <w:t xml:space="preserve"> in the </w:t>
      </w:r>
      <w:r w:rsidR="00E9488B" w:rsidRPr="0013493F">
        <w:rPr>
          <w:strike/>
        </w:rPr>
        <w:t>default configuration. You can specific fractional</w:t>
      </w:r>
      <w:r w:rsidR="00CF769A" w:rsidRPr="0013493F">
        <w:rPr>
          <w:strike/>
        </w:rPr>
        <w:t xml:space="preserve"> values. </w:t>
      </w:r>
    </w:p>
    <w:p w:rsidR="0062704C" w:rsidRPr="0013493F" w:rsidRDefault="0058534C" w:rsidP="00C312C2">
      <w:pPr>
        <w:pStyle w:val="Body"/>
        <w:numPr>
          <w:ilvl w:val="3"/>
          <w:numId w:val="57"/>
        </w:numPr>
        <w:rPr>
          <w:strike/>
        </w:rPr>
      </w:pPr>
      <w:proofErr w:type="spellStart"/>
      <w:r w:rsidRPr="0013493F">
        <w:rPr>
          <w:strike/>
        </w:rPr>
        <w:t>InitializationExpression</w:t>
      </w:r>
      <w:proofErr w:type="spellEnd"/>
      <w:r w:rsidR="00297C50" w:rsidRPr="0013493F">
        <w:rPr>
          <w:strike/>
        </w:rPr>
        <w:t xml:space="preserve"> – The process model evaluates this expression when it instantiates a new</w:t>
      </w:r>
      <w:r w:rsidR="00610BA8" w:rsidRPr="0013493F">
        <w:rPr>
          <w:strike/>
        </w:rPr>
        <w:t xml:space="preserve"> instance of your plug-in.</w:t>
      </w:r>
      <w:r w:rsidR="00560B64" w:rsidRPr="0013493F">
        <w:rPr>
          <w:strike/>
        </w:rPr>
        <w:t xml:space="preserve"> You can use this </w:t>
      </w:r>
      <w:r w:rsidR="0062704C" w:rsidRPr="0013493F">
        <w:rPr>
          <w:strike/>
        </w:rPr>
        <w:t xml:space="preserve">expression to initialize fields that cannot have a static default value such as system dependent paths. Your expression can refer to </w:t>
      </w:r>
      <w:proofErr w:type="spellStart"/>
      <w:r w:rsidR="0062704C" w:rsidRPr="0013493F">
        <w:rPr>
          <w:strike/>
        </w:rPr>
        <w:t>ModelPlugin</w:t>
      </w:r>
      <w:proofErr w:type="spellEnd"/>
      <w:r w:rsidR="0062704C" w:rsidRPr="0013493F">
        <w:rPr>
          <w:strike/>
        </w:rPr>
        <w:t xml:space="preserve"> fields </w:t>
      </w:r>
      <w:r w:rsidR="00247B3C" w:rsidRPr="0013493F">
        <w:rPr>
          <w:strike/>
        </w:rPr>
        <w:t>using</w:t>
      </w:r>
      <w:r w:rsidR="0062704C" w:rsidRPr="0013493F">
        <w:rPr>
          <w:strike/>
        </w:rPr>
        <w:t xml:space="preserve"> the </w:t>
      </w:r>
      <w:proofErr w:type="spellStart"/>
      <w:r w:rsidR="0062704C" w:rsidRPr="0013493F">
        <w:rPr>
          <w:strike/>
        </w:rPr>
        <w:t>ModelPlugin</w:t>
      </w:r>
      <w:proofErr w:type="spellEnd"/>
      <w:r w:rsidR="0062704C" w:rsidRPr="0013493F">
        <w:rPr>
          <w:strike/>
        </w:rPr>
        <w:t xml:space="preserve"> prefix. It can also access a top level </w:t>
      </w:r>
      <w:proofErr w:type="spellStart"/>
      <w:r w:rsidR="0062704C" w:rsidRPr="0013493F">
        <w:rPr>
          <w:strike/>
        </w:rPr>
        <w:t>UserCreated</w:t>
      </w:r>
      <w:proofErr w:type="spellEnd"/>
      <w:r w:rsidR="0062704C" w:rsidRPr="0013493F">
        <w:rPr>
          <w:strike/>
        </w:rPr>
        <w:t xml:space="preserve"> Boolean property to determine if the plug-in was created by the user rather than in the process of creating the initial configuration file. For example, the </w:t>
      </w:r>
      <w:proofErr w:type="spellStart"/>
      <w:r w:rsidR="0062704C" w:rsidRPr="0013493F">
        <w:rPr>
          <w:strike/>
        </w:rPr>
        <w:t>NI_OfflineResultsGenerator</w:t>
      </w:r>
      <w:proofErr w:type="spellEnd"/>
      <w:r w:rsidR="0062704C" w:rsidRPr="0013493F">
        <w:rPr>
          <w:strike/>
        </w:rPr>
        <w:t xml:space="preserve"> has an expression similar to: </w:t>
      </w:r>
    </w:p>
    <w:p w:rsidR="0062704C" w:rsidRPr="00164157" w:rsidRDefault="0062704C" w:rsidP="00C312C2">
      <w:pPr>
        <w:pStyle w:val="Body"/>
        <w:ind w:left="3240"/>
        <w:rPr>
          <w:strike/>
          <w:sz w:val="16"/>
        </w:rPr>
      </w:pPr>
      <w:proofErr w:type="spellStart"/>
      <w:r w:rsidRPr="00164157">
        <w:rPr>
          <w:strike/>
          <w:sz w:val="16"/>
        </w:rPr>
        <w:t>ModelPlugin.PluginSpecific.Options.Directory</w:t>
      </w:r>
      <w:proofErr w:type="spellEnd"/>
      <w:r w:rsidRPr="00164157">
        <w:rPr>
          <w:strike/>
          <w:sz w:val="16"/>
        </w:rPr>
        <w:t xml:space="preserve"> = </w:t>
      </w:r>
      <w:proofErr w:type="spellStart"/>
      <w:r w:rsidRPr="00164157">
        <w:rPr>
          <w:strike/>
          <w:sz w:val="16"/>
        </w:rPr>
        <w:t>Runstate.Engine.GetTestStandPath</w:t>
      </w:r>
      <w:proofErr w:type="spellEnd"/>
      <w:r w:rsidRPr="00164157">
        <w:rPr>
          <w:strike/>
          <w:sz w:val="16"/>
        </w:rPr>
        <w:t>(</w:t>
      </w:r>
      <w:proofErr w:type="spellStart"/>
      <w:r w:rsidRPr="00164157">
        <w:rPr>
          <w:strike/>
          <w:sz w:val="16"/>
        </w:rPr>
        <w:t>TestStandPath_PublicComponents</w:t>
      </w:r>
      <w:proofErr w:type="spellEnd"/>
      <w:r w:rsidRPr="00164157">
        <w:rPr>
          <w:strike/>
          <w:sz w:val="16"/>
        </w:rPr>
        <w:t>) + "\\Models\\</w:t>
      </w:r>
      <w:proofErr w:type="spellStart"/>
      <w:r w:rsidRPr="00164157">
        <w:rPr>
          <w:strike/>
          <w:sz w:val="16"/>
        </w:rPr>
        <w:t>UnprocessedResults</w:t>
      </w:r>
      <w:proofErr w:type="spellEnd"/>
      <w:r w:rsidRPr="00164157">
        <w:rPr>
          <w:strike/>
          <w:sz w:val="16"/>
        </w:rPr>
        <w:t>",</w:t>
      </w:r>
    </w:p>
    <w:p w:rsidR="0058534C" w:rsidRPr="00164157" w:rsidRDefault="0062704C" w:rsidP="00C312C2">
      <w:pPr>
        <w:pStyle w:val="Body"/>
        <w:ind w:left="3240"/>
        <w:rPr>
          <w:strike/>
          <w:sz w:val="16"/>
        </w:rPr>
      </w:pPr>
      <w:proofErr w:type="spellStart"/>
      <w:r w:rsidRPr="00164157">
        <w:rPr>
          <w:strike/>
          <w:sz w:val="16"/>
        </w:rPr>
        <w:lastRenderedPageBreak/>
        <w:t>ModelPlugin.Base.Enabled</w:t>
      </w:r>
      <w:proofErr w:type="spellEnd"/>
      <w:r w:rsidRPr="00164157">
        <w:rPr>
          <w:strike/>
          <w:sz w:val="16"/>
        </w:rPr>
        <w:t xml:space="preserve"> = </w:t>
      </w:r>
      <w:proofErr w:type="spellStart"/>
      <w:r w:rsidRPr="00164157">
        <w:rPr>
          <w:strike/>
          <w:sz w:val="16"/>
        </w:rPr>
        <w:t>UserCreated</w:t>
      </w:r>
      <w:proofErr w:type="spellEnd"/>
      <w:r w:rsidRPr="00164157">
        <w:rPr>
          <w:strike/>
          <w:sz w:val="16"/>
        </w:rPr>
        <w:t>"</w:t>
      </w:r>
    </w:p>
    <w:p w:rsidR="0062704C" w:rsidRPr="00164157" w:rsidRDefault="0062704C" w:rsidP="00C312C2">
      <w:pPr>
        <w:pStyle w:val="Body"/>
        <w:ind w:left="2880"/>
        <w:rPr>
          <w:strike/>
        </w:rPr>
      </w:pPr>
      <w:r w:rsidRPr="00164157">
        <w:rPr>
          <w:strike/>
        </w:rPr>
        <w:t xml:space="preserve">This expression default the </w:t>
      </w:r>
      <w:r w:rsidR="001D7866" w:rsidRPr="00164157">
        <w:rPr>
          <w:strike/>
        </w:rPr>
        <w:t xml:space="preserve">offline </w:t>
      </w:r>
      <w:r w:rsidRPr="00164157">
        <w:rPr>
          <w:strike/>
        </w:rPr>
        <w:t xml:space="preserve">results directory to be </w:t>
      </w:r>
      <w:r w:rsidR="00BB10D4" w:rsidRPr="00164157">
        <w:rPr>
          <w:strike/>
        </w:rPr>
        <w:t>under</w:t>
      </w:r>
      <w:r w:rsidRPr="00164157">
        <w:rPr>
          <w:strike/>
        </w:rPr>
        <w:t xml:space="preserve"> the location of the TestStand Public Components folder and it defaults the Offline Result Generator to be disabled if the user did not explicitly insert it.</w:t>
      </w:r>
    </w:p>
    <w:p w:rsidR="0058534C" w:rsidRPr="00164157" w:rsidRDefault="0058534C" w:rsidP="00C312C2">
      <w:pPr>
        <w:pStyle w:val="Body"/>
        <w:numPr>
          <w:ilvl w:val="3"/>
          <w:numId w:val="57"/>
        </w:numPr>
        <w:rPr>
          <w:strike/>
        </w:rPr>
      </w:pPr>
      <w:proofErr w:type="spellStart"/>
      <w:r w:rsidRPr="00164157">
        <w:rPr>
          <w:strike/>
        </w:rPr>
        <w:t>DisplayNameExpression</w:t>
      </w:r>
      <w:proofErr w:type="spellEnd"/>
      <w:r w:rsidR="005A65DB" w:rsidRPr="00164157">
        <w:rPr>
          <w:strike/>
        </w:rPr>
        <w:t xml:space="preserve"> – The process model evaluates this expression to determine</w:t>
      </w:r>
      <w:r w:rsidR="008D11B3" w:rsidRPr="00164157">
        <w:rPr>
          <w:strike/>
        </w:rPr>
        <w:t xml:space="preserve"> the display name of the plug-in to present in the list of plug-ins the user can insert. You can use the expression function </w:t>
      </w:r>
      <w:proofErr w:type="spellStart"/>
      <w:r w:rsidR="008D11B3" w:rsidRPr="00164157">
        <w:rPr>
          <w:strike/>
        </w:rPr>
        <w:t>ResStr</w:t>
      </w:r>
      <w:proofErr w:type="spellEnd"/>
      <w:r w:rsidR="008D11B3" w:rsidRPr="00164157">
        <w:rPr>
          <w:strike/>
        </w:rPr>
        <w:t>() to return a localized string or specify a quoted string literal.</w:t>
      </w:r>
    </w:p>
    <w:p w:rsidR="00C35A65" w:rsidRDefault="00C35A65" w:rsidP="00FB671B">
      <w:pPr>
        <w:pStyle w:val="Body"/>
        <w:spacing w:before="0"/>
        <w:ind w:left="2880"/>
      </w:pPr>
    </w:p>
    <w:p w:rsidR="0058534C" w:rsidRPr="00164157" w:rsidRDefault="00C35A65" w:rsidP="00C84797">
      <w:pPr>
        <w:pStyle w:val="Body"/>
        <w:rPr>
          <w:b/>
          <w:strike/>
          <w:u w:val="single"/>
        </w:rPr>
      </w:pPr>
      <w:proofErr w:type="spellStart"/>
      <w:r w:rsidRPr="00164157">
        <w:rPr>
          <w:b/>
          <w:strike/>
          <w:u w:val="single"/>
        </w:rPr>
        <w:t>NI_ModelPlugin</w:t>
      </w:r>
      <w:proofErr w:type="spellEnd"/>
    </w:p>
    <w:p w:rsidR="0057006D" w:rsidRPr="00164157" w:rsidRDefault="00C84797" w:rsidP="0057006D">
      <w:pPr>
        <w:pStyle w:val="Body"/>
        <w:rPr>
          <w:strike/>
        </w:rPr>
      </w:pPr>
      <w:r w:rsidRPr="00164157">
        <w:rPr>
          <w:strike/>
        </w:rPr>
        <w:t xml:space="preserve">When a user inserts an instance of </w:t>
      </w:r>
      <w:r w:rsidR="00470887" w:rsidRPr="00164157">
        <w:rPr>
          <w:strike/>
        </w:rPr>
        <w:t>a</w:t>
      </w:r>
      <w:r w:rsidRPr="00164157">
        <w:rPr>
          <w:strike/>
        </w:rPr>
        <w:t xml:space="preserve"> model plug-in into a </w:t>
      </w:r>
      <w:r w:rsidR="00470887" w:rsidRPr="00164157">
        <w:rPr>
          <w:strike/>
        </w:rPr>
        <w:t>configuration</w:t>
      </w:r>
      <w:r w:rsidRPr="00164157">
        <w:rPr>
          <w:strike/>
        </w:rPr>
        <w:t xml:space="preserve"> of plug-ins, the </w:t>
      </w:r>
      <w:r w:rsidR="0057006D" w:rsidRPr="00164157">
        <w:rPr>
          <w:strike/>
        </w:rPr>
        <w:t xml:space="preserve">process model creates the plug-in instance by making a copy of the </w:t>
      </w:r>
      <w:proofErr w:type="spellStart"/>
      <w:r w:rsidR="0057006D" w:rsidRPr="00164157">
        <w:rPr>
          <w:strike/>
        </w:rPr>
        <w:t>FileGlobals.ModelPluginComponentDescription.Default</w:t>
      </w:r>
      <w:proofErr w:type="spellEnd"/>
      <w:r w:rsidR="0057006D" w:rsidRPr="00164157">
        <w:rPr>
          <w:strike/>
        </w:rPr>
        <w:t xml:space="preserve"> pr</w:t>
      </w:r>
      <w:r w:rsidR="00FD31D6" w:rsidRPr="00164157">
        <w:rPr>
          <w:strike/>
        </w:rPr>
        <w:t xml:space="preserve">operty in </w:t>
      </w:r>
      <w:r w:rsidR="00470887" w:rsidRPr="00164157">
        <w:rPr>
          <w:strike/>
        </w:rPr>
        <w:t xml:space="preserve">the </w:t>
      </w:r>
      <w:r w:rsidR="00FD31D6" w:rsidRPr="00164157">
        <w:rPr>
          <w:strike/>
        </w:rPr>
        <w:t>plug-</w:t>
      </w:r>
      <w:proofErr w:type="spellStart"/>
      <w:r w:rsidR="00FD31D6" w:rsidRPr="00164157">
        <w:rPr>
          <w:strike/>
        </w:rPr>
        <w:t>in</w:t>
      </w:r>
      <w:r w:rsidR="00470887" w:rsidRPr="00164157">
        <w:rPr>
          <w:strike/>
        </w:rPr>
        <w:t>’s</w:t>
      </w:r>
      <w:proofErr w:type="spellEnd"/>
      <w:r w:rsidR="00FD31D6" w:rsidRPr="00164157">
        <w:rPr>
          <w:strike/>
        </w:rPr>
        <w:t xml:space="preserve"> file. This</w:t>
      </w:r>
      <w:r w:rsidR="0057006D" w:rsidRPr="00164157">
        <w:rPr>
          <w:strike/>
        </w:rPr>
        <w:t xml:space="preserve"> property is of type </w:t>
      </w:r>
      <w:proofErr w:type="spellStart"/>
      <w:r w:rsidR="0057006D" w:rsidRPr="00164157">
        <w:rPr>
          <w:strike/>
        </w:rPr>
        <w:t>NI_ModelPlugin</w:t>
      </w:r>
      <w:proofErr w:type="spellEnd"/>
      <w:r w:rsidR="0057006D" w:rsidRPr="00164157">
        <w:rPr>
          <w:strike/>
        </w:rPr>
        <w:t xml:space="preserve">. </w:t>
      </w:r>
    </w:p>
    <w:p w:rsidR="00E74839" w:rsidRPr="00164157" w:rsidRDefault="00C84797" w:rsidP="00C84797">
      <w:pPr>
        <w:pStyle w:val="Body"/>
        <w:rPr>
          <w:strike/>
        </w:rPr>
      </w:pPr>
      <w:r w:rsidRPr="00164157">
        <w:rPr>
          <w:strike/>
        </w:rPr>
        <w:t xml:space="preserve">When the user edits the options for </w:t>
      </w:r>
      <w:r w:rsidR="00470887" w:rsidRPr="00164157">
        <w:rPr>
          <w:strike/>
        </w:rPr>
        <w:t>a</w:t>
      </w:r>
      <w:r w:rsidR="0057006D" w:rsidRPr="00164157">
        <w:rPr>
          <w:strike/>
        </w:rPr>
        <w:t xml:space="preserve"> </w:t>
      </w:r>
      <w:r w:rsidRPr="00164157">
        <w:rPr>
          <w:strike/>
        </w:rPr>
        <w:t>plug-in</w:t>
      </w:r>
      <w:r w:rsidR="0057006D" w:rsidRPr="00164157">
        <w:rPr>
          <w:strike/>
        </w:rPr>
        <w:t xml:space="preserve"> instance</w:t>
      </w:r>
      <w:r w:rsidR="00E74839" w:rsidRPr="00164157">
        <w:rPr>
          <w:strike/>
        </w:rPr>
        <w:t>, they change</w:t>
      </w:r>
      <w:r w:rsidRPr="00164157">
        <w:rPr>
          <w:strike/>
        </w:rPr>
        <w:t xml:space="preserve"> </w:t>
      </w:r>
      <w:r w:rsidR="0057006D" w:rsidRPr="00164157">
        <w:rPr>
          <w:strike/>
        </w:rPr>
        <w:t xml:space="preserve">the values of sub-properties </w:t>
      </w:r>
      <w:r w:rsidR="00282DD9" w:rsidRPr="00164157">
        <w:rPr>
          <w:strike/>
        </w:rPr>
        <w:t>of the</w:t>
      </w:r>
      <w:r w:rsidR="00E74839" w:rsidRPr="00164157">
        <w:rPr>
          <w:strike/>
        </w:rPr>
        <w:t xml:space="preserve"> </w:t>
      </w:r>
      <w:proofErr w:type="spellStart"/>
      <w:r w:rsidR="00E74839" w:rsidRPr="00164157">
        <w:rPr>
          <w:strike/>
        </w:rPr>
        <w:t>NI_ModelPlugin</w:t>
      </w:r>
      <w:proofErr w:type="spellEnd"/>
      <w:r w:rsidR="00282DD9" w:rsidRPr="00164157">
        <w:rPr>
          <w:strike/>
        </w:rPr>
        <w:t xml:space="preserve"> </w:t>
      </w:r>
      <w:r w:rsidR="0057006D" w:rsidRPr="00164157">
        <w:rPr>
          <w:strike/>
        </w:rPr>
        <w:t>instance</w:t>
      </w:r>
      <w:r w:rsidRPr="00164157">
        <w:rPr>
          <w:strike/>
        </w:rPr>
        <w:t>.</w:t>
      </w:r>
      <w:r w:rsidR="00E74839" w:rsidRPr="00164157">
        <w:rPr>
          <w:strike/>
        </w:rPr>
        <w:t xml:space="preserve"> </w:t>
      </w:r>
    </w:p>
    <w:p w:rsidR="00C84797" w:rsidRPr="00164157" w:rsidRDefault="00E74839" w:rsidP="00C84797">
      <w:pPr>
        <w:pStyle w:val="Body"/>
        <w:rPr>
          <w:strike/>
        </w:rPr>
      </w:pPr>
      <w:r w:rsidRPr="00164157">
        <w:rPr>
          <w:strike/>
        </w:rPr>
        <w:t xml:space="preserve">Each time you execute a file using a process model, the model loads a copy of the model plug-in configuration from the configuration file. For each </w:t>
      </w:r>
      <w:proofErr w:type="spellStart"/>
      <w:r w:rsidRPr="00164157">
        <w:rPr>
          <w:strike/>
        </w:rPr>
        <w:t>NI_ModelPlugin</w:t>
      </w:r>
      <w:proofErr w:type="spellEnd"/>
      <w:r w:rsidRPr="00164157">
        <w:rPr>
          <w:strike/>
        </w:rPr>
        <w:t xml:space="preserve"> instance in the configuration</w:t>
      </w:r>
      <w:r w:rsidR="00435916" w:rsidRPr="00164157">
        <w:rPr>
          <w:strike/>
        </w:rPr>
        <w:t>,</w:t>
      </w:r>
      <w:r w:rsidRPr="00164157">
        <w:rPr>
          <w:strike/>
        </w:rPr>
        <w:t xml:space="preserve"> the model passes the instance </w:t>
      </w:r>
      <w:r w:rsidR="00435916" w:rsidRPr="00164157">
        <w:rPr>
          <w:strike/>
        </w:rPr>
        <w:t>a</w:t>
      </w:r>
      <w:r w:rsidR="00F05872" w:rsidRPr="00164157">
        <w:rPr>
          <w:strike/>
        </w:rPr>
        <w:t xml:space="preserve"> </w:t>
      </w:r>
      <w:proofErr w:type="spellStart"/>
      <w:r w:rsidRPr="00164157">
        <w:rPr>
          <w:strike/>
        </w:rPr>
        <w:t>ModelPlugin</w:t>
      </w:r>
      <w:proofErr w:type="spellEnd"/>
      <w:r w:rsidRPr="00164157">
        <w:rPr>
          <w:strike/>
        </w:rPr>
        <w:t xml:space="preserve"> </w:t>
      </w:r>
      <w:r w:rsidR="00F05872" w:rsidRPr="00164157">
        <w:rPr>
          <w:strike/>
        </w:rPr>
        <w:t xml:space="preserve">parameter to </w:t>
      </w:r>
      <w:r w:rsidRPr="00164157">
        <w:rPr>
          <w:strike/>
        </w:rPr>
        <w:t>the</w:t>
      </w:r>
      <w:r w:rsidR="00C84797" w:rsidRPr="00164157">
        <w:rPr>
          <w:strike/>
        </w:rPr>
        <w:t xml:space="preserve"> entry points </w:t>
      </w:r>
      <w:r w:rsidRPr="00164157">
        <w:rPr>
          <w:strike/>
        </w:rPr>
        <w:t xml:space="preserve">in its </w:t>
      </w:r>
      <w:r w:rsidR="00435916" w:rsidRPr="00164157">
        <w:rPr>
          <w:strike/>
        </w:rPr>
        <w:t xml:space="preserve">corresponding </w:t>
      </w:r>
      <w:r w:rsidRPr="00164157">
        <w:rPr>
          <w:strike/>
        </w:rPr>
        <w:t>plug-in file. The plug-in file</w:t>
      </w:r>
      <w:r w:rsidR="00C84797" w:rsidRPr="00164157">
        <w:rPr>
          <w:strike/>
        </w:rPr>
        <w:t xml:space="preserve"> </w:t>
      </w:r>
      <w:r w:rsidRPr="00164157">
        <w:rPr>
          <w:strike/>
        </w:rPr>
        <w:t xml:space="preserve">accesses the </w:t>
      </w:r>
      <w:proofErr w:type="spellStart"/>
      <w:r w:rsidRPr="00164157">
        <w:rPr>
          <w:strike/>
        </w:rPr>
        <w:t>ModelPlugin</w:t>
      </w:r>
      <w:proofErr w:type="spellEnd"/>
      <w:r w:rsidR="00C84797" w:rsidRPr="00164157">
        <w:rPr>
          <w:strike/>
        </w:rPr>
        <w:t xml:space="preserve"> </w:t>
      </w:r>
      <w:r w:rsidRPr="00164157">
        <w:rPr>
          <w:strike/>
        </w:rPr>
        <w:t xml:space="preserve">parameter </w:t>
      </w:r>
      <w:r w:rsidR="00C84797" w:rsidRPr="00164157">
        <w:rPr>
          <w:strike/>
        </w:rPr>
        <w:t>sub-properties to determine the options the user has configured.</w:t>
      </w:r>
    </w:p>
    <w:p w:rsidR="006C291F" w:rsidRPr="00164157" w:rsidRDefault="006C291F" w:rsidP="00C84797">
      <w:pPr>
        <w:pStyle w:val="Body"/>
        <w:rPr>
          <w:strike/>
        </w:rPr>
      </w:pPr>
      <w:r w:rsidRPr="00164157">
        <w:rPr>
          <w:strike/>
        </w:rPr>
        <w:t xml:space="preserve">The </w:t>
      </w:r>
      <w:proofErr w:type="spellStart"/>
      <w:r w:rsidR="00FD31D6" w:rsidRPr="00164157">
        <w:rPr>
          <w:strike/>
        </w:rPr>
        <w:t>NI_</w:t>
      </w:r>
      <w:r w:rsidRPr="00164157">
        <w:rPr>
          <w:strike/>
        </w:rPr>
        <w:t>ModelPlugin</w:t>
      </w:r>
      <w:proofErr w:type="spellEnd"/>
      <w:r w:rsidRPr="00164157">
        <w:rPr>
          <w:strike/>
        </w:rPr>
        <w:t xml:space="preserve"> data type has three top level sub-properties: </w:t>
      </w:r>
      <w:proofErr w:type="spellStart"/>
      <w:r w:rsidRPr="00164157">
        <w:rPr>
          <w:strike/>
        </w:rPr>
        <w:t>PluginSpecific</w:t>
      </w:r>
      <w:proofErr w:type="spellEnd"/>
      <w:r w:rsidRPr="00164157">
        <w:rPr>
          <w:strike/>
        </w:rPr>
        <w:t xml:space="preserve">, </w:t>
      </w:r>
      <w:proofErr w:type="spellStart"/>
      <w:r w:rsidRPr="00164157">
        <w:rPr>
          <w:strike/>
        </w:rPr>
        <w:t>CategorySpecific</w:t>
      </w:r>
      <w:proofErr w:type="spellEnd"/>
      <w:r w:rsidRPr="00164157">
        <w:rPr>
          <w:strike/>
        </w:rPr>
        <w:t>, and Base.</w:t>
      </w:r>
    </w:p>
    <w:p w:rsidR="006C291F" w:rsidRPr="00164157" w:rsidRDefault="006C291F" w:rsidP="00C84797">
      <w:pPr>
        <w:pStyle w:val="Body"/>
        <w:rPr>
          <w:b/>
          <w:strike/>
        </w:rPr>
      </w:pPr>
      <w:proofErr w:type="spellStart"/>
      <w:r w:rsidRPr="00164157">
        <w:rPr>
          <w:b/>
          <w:strike/>
        </w:rPr>
        <w:t>PlugInSpecific</w:t>
      </w:r>
      <w:proofErr w:type="spellEnd"/>
    </w:p>
    <w:p w:rsidR="006D2CCA" w:rsidRPr="00164157" w:rsidRDefault="006C291F" w:rsidP="001270CD">
      <w:pPr>
        <w:pStyle w:val="Body"/>
        <w:rPr>
          <w:strike/>
        </w:rPr>
      </w:pPr>
      <w:r w:rsidRPr="00164157">
        <w:rPr>
          <w:strike/>
        </w:rPr>
        <w:t xml:space="preserve">The </w:t>
      </w:r>
      <w:proofErr w:type="spellStart"/>
      <w:r w:rsidRPr="00164157">
        <w:rPr>
          <w:strike/>
        </w:rPr>
        <w:t>PlugInSpecif</w:t>
      </w:r>
      <w:r w:rsidR="00FD31D6" w:rsidRPr="00164157">
        <w:rPr>
          <w:strike/>
        </w:rPr>
        <w:t>i</w:t>
      </w:r>
      <w:r w:rsidRPr="00164157">
        <w:rPr>
          <w:strike/>
        </w:rPr>
        <w:t>c</w:t>
      </w:r>
      <w:proofErr w:type="spellEnd"/>
      <w:r w:rsidRPr="00164157">
        <w:rPr>
          <w:strike/>
        </w:rPr>
        <w:t xml:space="preserve"> proper</w:t>
      </w:r>
      <w:r w:rsidR="00FD31D6" w:rsidRPr="00164157">
        <w:rPr>
          <w:strike/>
        </w:rPr>
        <w:t xml:space="preserve">ty </w:t>
      </w:r>
      <w:r w:rsidR="001270CD" w:rsidRPr="00164157">
        <w:rPr>
          <w:strike/>
        </w:rPr>
        <w:t xml:space="preserve">contains sub-properties that vary depending on the plug-in. </w:t>
      </w:r>
      <w:proofErr w:type="spellStart"/>
      <w:r w:rsidR="001270CD" w:rsidRPr="00164157">
        <w:rPr>
          <w:strike/>
        </w:rPr>
        <w:t>PlugInSpecific</w:t>
      </w:r>
      <w:proofErr w:type="spellEnd"/>
      <w:r w:rsidR="001270CD" w:rsidRPr="00164157">
        <w:rPr>
          <w:strike/>
        </w:rPr>
        <w:t xml:space="preserve"> </w:t>
      </w:r>
      <w:r w:rsidR="00FD31D6" w:rsidRPr="00164157">
        <w:rPr>
          <w:strike/>
        </w:rPr>
        <w:t>is an unstruc</w:t>
      </w:r>
      <w:r w:rsidR="001270CD" w:rsidRPr="00164157">
        <w:rPr>
          <w:strike/>
        </w:rPr>
        <w:t xml:space="preserve">tured container, which means its </w:t>
      </w:r>
      <w:r w:rsidR="00FD31D6" w:rsidRPr="00164157">
        <w:rPr>
          <w:strike/>
        </w:rPr>
        <w:t>sub-properties</w:t>
      </w:r>
      <w:r w:rsidR="001270CD" w:rsidRPr="00164157">
        <w:rPr>
          <w:strike/>
        </w:rPr>
        <w:t xml:space="preserve"> and their data types can vary</w:t>
      </w:r>
      <w:r w:rsidR="00FD31D6" w:rsidRPr="00164157">
        <w:rPr>
          <w:strike/>
        </w:rPr>
        <w:t xml:space="preserve"> </w:t>
      </w:r>
      <w:r w:rsidR="006D2CCA" w:rsidRPr="00164157">
        <w:rPr>
          <w:strike/>
        </w:rPr>
        <w:t>without regard to</w:t>
      </w:r>
      <w:r w:rsidR="00FD31D6" w:rsidRPr="00164157">
        <w:rPr>
          <w:strike/>
        </w:rPr>
        <w:t xml:space="preserve"> the </w:t>
      </w:r>
      <w:proofErr w:type="spellStart"/>
      <w:r w:rsidR="00FD31D6" w:rsidRPr="00164157">
        <w:rPr>
          <w:strike/>
        </w:rPr>
        <w:t>NI_ModelPlugin</w:t>
      </w:r>
      <w:proofErr w:type="spellEnd"/>
      <w:r w:rsidR="00FD31D6" w:rsidRPr="00164157">
        <w:rPr>
          <w:strike/>
        </w:rPr>
        <w:t xml:space="preserve"> type definition.</w:t>
      </w:r>
      <w:r w:rsidR="006D2CCA" w:rsidRPr="00164157">
        <w:rPr>
          <w:strike/>
        </w:rPr>
        <w:t xml:space="preserve"> </w:t>
      </w:r>
    </w:p>
    <w:p w:rsidR="00AC1DDF" w:rsidRPr="00164157" w:rsidRDefault="00AC1DDF" w:rsidP="00AC1DDF">
      <w:pPr>
        <w:pStyle w:val="Body"/>
        <w:spacing w:before="0"/>
        <w:rPr>
          <w:strike/>
        </w:rPr>
      </w:pPr>
    </w:p>
    <w:p w:rsidR="00AC1DDF" w:rsidRPr="00164157" w:rsidRDefault="00D64190" w:rsidP="00AC1DDF">
      <w:pPr>
        <w:pStyle w:val="Body"/>
        <w:spacing w:before="0"/>
        <w:rPr>
          <w:strike/>
        </w:rPr>
      </w:pPr>
      <w:r w:rsidRPr="00164157">
        <w:rPr>
          <w:strike/>
        </w:rPr>
        <w:lastRenderedPageBreak/>
        <w:t xml:space="preserve">When you create a model plug-in, </w:t>
      </w:r>
      <w:proofErr w:type="spellStart"/>
      <w:r w:rsidR="00AC1DDF" w:rsidRPr="00164157">
        <w:rPr>
          <w:strike/>
        </w:rPr>
        <w:t>PluginSpecific</w:t>
      </w:r>
      <w:proofErr w:type="spellEnd"/>
      <w:r w:rsidR="00AC1DDF" w:rsidRPr="00164157">
        <w:rPr>
          <w:strike/>
        </w:rPr>
        <w:t xml:space="preserve"> has </w:t>
      </w:r>
      <w:r w:rsidR="00F70B4B" w:rsidRPr="00164157">
        <w:rPr>
          <w:strike/>
        </w:rPr>
        <w:t>three</w:t>
      </w:r>
      <w:r w:rsidR="00AC1DDF" w:rsidRPr="00164157">
        <w:rPr>
          <w:strike/>
        </w:rPr>
        <w:t xml:space="preserve"> properties</w:t>
      </w:r>
      <w:r w:rsidR="008F79E0" w:rsidRPr="00164157">
        <w:rPr>
          <w:strike/>
        </w:rPr>
        <w:t>, e</w:t>
      </w:r>
      <w:r w:rsidR="00AC1DDF" w:rsidRPr="00164157">
        <w:rPr>
          <w:strike/>
        </w:rPr>
        <w:t>ach</w:t>
      </w:r>
      <w:r w:rsidR="008F79E0" w:rsidRPr="00164157">
        <w:rPr>
          <w:strike/>
        </w:rPr>
        <w:t xml:space="preserve"> with</w:t>
      </w:r>
      <w:r w:rsidR="00AC1DDF" w:rsidRPr="00164157">
        <w:rPr>
          <w:strike/>
        </w:rPr>
        <w:t xml:space="preserve"> a data type that is unique to your plug-in. You add sub-properties to each</w:t>
      </w:r>
      <w:r w:rsidR="008F79E0" w:rsidRPr="00164157">
        <w:rPr>
          <w:strike/>
        </w:rPr>
        <w:t xml:space="preserve"> property</w:t>
      </w:r>
      <w:r w:rsidR="00AC1DDF" w:rsidRPr="00164157">
        <w:rPr>
          <w:strike/>
        </w:rPr>
        <w:t xml:space="preserve"> by editing the corresponding data type. The </w:t>
      </w:r>
      <w:r w:rsidR="00F70B4B" w:rsidRPr="00164157">
        <w:rPr>
          <w:strike/>
        </w:rPr>
        <w:t>three</w:t>
      </w:r>
      <w:r w:rsidR="00AC1DDF" w:rsidRPr="00164157">
        <w:rPr>
          <w:strike/>
        </w:rPr>
        <w:t xml:space="preserve"> sub-properties of </w:t>
      </w:r>
      <w:proofErr w:type="spellStart"/>
      <w:r w:rsidR="00AC1DDF" w:rsidRPr="00164157">
        <w:rPr>
          <w:strike/>
        </w:rPr>
        <w:t>PluginSpecific</w:t>
      </w:r>
      <w:proofErr w:type="spellEnd"/>
      <w:r w:rsidR="00AC1DDF" w:rsidRPr="00164157">
        <w:rPr>
          <w:strike/>
        </w:rPr>
        <w:t xml:space="preserve"> are:</w:t>
      </w:r>
    </w:p>
    <w:p w:rsidR="006D2CCA" w:rsidRPr="00164157" w:rsidRDefault="00D64190" w:rsidP="00075DD1">
      <w:pPr>
        <w:pStyle w:val="Body"/>
        <w:numPr>
          <w:ilvl w:val="3"/>
          <w:numId w:val="57"/>
        </w:numPr>
        <w:rPr>
          <w:strike/>
        </w:rPr>
      </w:pPr>
      <w:r w:rsidRPr="00164157">
        <w:rPr>
          <w:strike/>
        </w:rPr>
        <w:t>Options (&lt;plug-in name&gt;</w:t>
      </w:r>
      <w:r w:rsidR="006D2CCA" w:rsidRPr="00164157">
        <w:rPr>
          <w:strike/>
        </w:rPr>
        <w:t>Options</w:t>
      </w:r>
      <w:r w:rsidRPr="00164157">
        <w:rPr>
          <w:strike/>
        </w:rPr>
        <w:t>)</w:t>
      </w:r>
      <w:r w:rsidR="00AC1DDF" w:rsidRPr="00164157">
        <w:rPr>
          <w:strike/>
        </w:rPr>
        <w:t xml:space="preserve"> – Create sub-properties under Options to store any options or settings that your plug-in provides.</w:t>
      </w:r>
      <w:r w:rsidR="00945653" w:rsidRPr="00164157">
        <w:rPr>
          <w:strike/>
        </w:rPr>
        <w:t xml:space="preserve"> Refer to Plug-in Entry Points&gt;&gt;Model </w:t>
      </w:r>
      <w:proofErr w:type="spellStart"/>
      <w:r w:rsidR="00945653" w:rsidRPr="00164157">
        <w:rPr>
          <w:strike/>
        </w:rPr>
        <w:t>Plugin</w:t>
      </w:r>
      <w:proofErr w:type="spellEnd"/>
      <w:r w:rsidR="00945653" w:rsidRPr="00164157">
        <w:rPr>
          <w:strike/>
        </w:rPr>
        <w:t xml:space="preserve"> - Configure Options for more information.</w:t>
      </w:r>
    </w:p>
    <w:p w:rsidR="00AC1DDF" w:rsidRPr="00164157" w:rsidRDefault="00D64190" w:rsidP="00075DD1">
      <w:pPr>
        <w:pStyle w:val="Body"/>
        <w:numPr>
          <w:ilvl w:val="3"/>
          <w:numId w:val="57"/>
        </w:numPr>
        <w:rPr>
          <w:strike/>
        </w:rPr>
      </w:pPr>
      <w:proofErr w:type="spellStart"/>
      <w:r w:rsidRPr="00164157">
        <w:rPr>
          <w:strike/>
        </w:rPr>
        <w:t>AdditionalOptions</w:t>
      </w:r>
      <w:proofErr w:type="spellEnd"/>
      <w:r w:rsidRPr="00164157">
        <w:rPr>
          <w:strike/>
        </w:rPr>
        <w:t xml:space="preserve"> (&lt;plug-in name&gt;</w:t>
      </w:r>
      <w:proofErr w:type="spellStart"/>
      <w:r w:rsidRPr="00164157">
        <w:rPr>
          <w:strike/>
        </w:rPr>
        <w:t>AdditionalOptions</w:t>
      </w:r>
      <w:proofErr w:type="spellEnd"/>
      <w:r w:rsidR="00AC1DDF" w:rsidRPr="00164157">
        <w:rPr>
          <w:strike/>
        </w:rPr>
        <w:t xml:space="preserve"> – </w:t>
      </w:r>
      <w:r w:rsidR="008F79E0" w:rsidRPr="00164157">
        <w:rPr>
          <w:strike/>
        </w:rPr>
        <w:t xml:space="preserve">Create </w:t>
      </w:r>
      <w:r w:rsidR="00AC1DDF" w:rsidRPr="00164157">
        <w:rPr>
          <w:strike/>
        </w:rPr>
        <w:t xml:space="preserve">sub-properties under </w:t>
      </w:r>
      <w:proofErr w:type="spellStart"/>
      <w:r w:rsidR="00AC1DDF" w:rsidRPr="00164157">
        <w:rPr>
          <w:strike/>
        </w:rPr>
        <w:t>AdditionOptions</w:t>
      </w:r>
      <w:proofErr w:type="spellEnd"/>
      <w:r w:rsidR="00AC1DDF" w:rsidRPr="00164157">
        <w:rPr>
          <w:strike/>
        </w:rPr>
        <w:t xml:space="preserve"> only if you define a </w:t>
      </w:r>
      <w:proofErr w:type="spellStart"/>
      <w:r w:rsidR="00AC1DDF" w:rsidRPr="00164157">
        <w:rPr>
          <w:strike/>
        </w:rPr>
        <w:t>ConfigureAdditionalOptions</w:t>
      </w:r>
      <w:proofErr w:type="spellEnd"/>
      <w:r w:rsidR="00AC1DDF" w:rsidRPr="00164157">
        <w:rPr>
          <w:strike/>
        </w:rPr>
        <w:t xml:space="preserve"> entry point. Refer to Plug-in Entry Points&gt;&gt;Model </w:t>
      </w:r>
      <w:proofErr w:type="spellStart"/>
      <w:r w:rsidR="00AC1DDF" w:rsidRPr="00164157">
        <w:rPr>
          <w:strike/>
        </w:rPr>
        <w:t>Plugin</w:t>
      </w:r>
      <w:proofErr w:type="spellEnd"/>
      <w:r w:rsidR="00AC1DDF" w:rsidRPr="00164157">
        <w:rPr>
          <w:strike/>
        </w:rPr>
        <w:t xml:space="preserve"> - Configure Additional Options</w:t>
      </w:r>
      <w:r w:rsidR="00945653" w:rsidRPr="00164157">
        <w:rPr>
          <w:strike/>
        </w:rPr>
        <w:t xml:space="preserve"> for more information</w:t>
      </w:r>
      <w:r w:rsidR="00AC1DDF" w:rsidRPr="00164157">
        <w:rPr>
          <w:strike/>
        </w:rPr>
        <w:t>.</w:t>
      </w:r>
    </w:p>
    <w:p w:rsidR="006D2CCA" w:rsidRPr="00164157" w:rsidRDefault="006D2CCA" w:rsidP="00075DD1">
      <w:pPr>
        <w:pStyle w:val="Body"/>
        <w:numPr>
          <w:ilvl w:val="3"/>
          <w:numId w:val="57"/>
        </w:numPr>
        <w:rPr>
          <w:strike/>
        </w:rPr>
      </w:pPr>
      <w:proofErr w:type="spellStart"/>
      <w:r w:rsidRPr="00164157">
        <w:rPr>
          <w:strike/>
        </w:rPr>
        <w:t>RuntimeVariables</w:t>
      </w:r>
      <w:proofErr w:type="spellEnd"/>
      <w:r w:rsidR="00D64190" w:rsidRPr="00164157">
        <w:rPr>
          <w:strike/>
        </w:rPr>
        <w:t xml:space="preserve"> (&lt;plug-in name&gt;</w:t>
      </w:r>
      <w:proofErr w:type="spellStart"/>
      <w:r w:rsidR="00D64190" w:rsidRPr="00164157">
        <w:rPr>
          <w:strike/>
        </w:rPr>
        <w:t>RuntimeVariables</w:t>
      </w:r>
      <w:proofErr w:type="spellEnd"/>
      <w:r w:rsidR="00AC1DDF" w:rsidRPr="00164157">
        <w:rPr>
          <w:strike/>
        </w:rPr>
        <w:t xml:space="preserve"> </w:t>
      </w:r>
      <w:r w:rsidR="00A17738" w:rsidRPr="00164157">
        <w:rPr>
          <w:strike/>
        </w:rPr>
        <w:t>–</w:t>
      </w:r>
      <w:r w:rsidR="00AC1DDF" w:rsidRPr="00164157">
        <w:rPr>
          <w:strike/>
        </w:rPr>
        <w:t xml:space="preserve"> </w:t>
      </w:r>
      <w:proofErr w:type="spellStart"/>
      <w:r w:rsidR="00A17738" w:rsidRPr="00164157">
        <w:rPr>
          <w:strike/>
        </w:rPr>
        <w:t>RuntimeVariables</w:t>
      </w:r>
      <w:proofErr w:type="spellEnd"/>
      <w:r w:rsidR="00A17738" w:rsidRPr="00164157">
        <w:rPr>
          <w:strike/>
        </w:rPr>
        <w:t xml:space="preserve"> is the location for you to define variables your plug-in </w:t>
      </w:r>
      <w:r w:rsidR="008F79E0" w:rsidRPr="00164157">
        <w:rPr>
          <w:strike/>
        </w:rPr>
        <w:t>uses</w:t>
      </w:r>
      <w:r w:rsidR="00A17738" w:rsidRPr="00164157">
        <w:rPr>
          <w:strike/>
        </w:rPr>
        <w:t xml:space="preserve"> at run-time. You can use sub-properties of </w:t>
      </w:r>
      <w:proofErr w:type="spellStart"/>
      <w:r w:rsidR="00A17738" w:rsidRPr="00164157">
        <w:rPr>
          <w:strike/>
        </w:rPr>
        <w:t>RuntimeVariables</w:t>
      </w:r>
      <w:proofErr w:type="spellEnd"/>
      <w:r w:rsidR="00A17738" w:rsidRPr="00164157">
        <w:rPr>
          <w:strike/>
        </w:rPr>
        <w:t xml:space="preserve"> to share data</w:t>
      </w:r>
      <w:r w:rsidR="008F79E0" w:rsidRPr="00164157">
        <w:rPr>
          <w:strike/>
        </w:rPr>
        <w:t xml:space="preserve"> within the same process model execution</w:t>
      </w:r>
      <w:r w:rsidR="00A17738" w:rsidRPr="00164157">
        <w:rPr>
          <w:strike/>
        </w:rPr>
        <w:t xml:space="preserve"> between the different entry points in your plug</w:t>
      </w:r>
      <w:r w:rsidR="008F79E0" w:rsidRPr="00164157">
        <w:rPr>
          <w:strike/>
        </w:rPr>
        <w:t>-in.</w:t>
      </w:r>
    </w:p>
    <w:p w:rsidR="00F70B4B" w:rsidRPr="00164157" w:rsidRDefault="00F70B4B" w:rsidP="00F70B4B">
      <w:pPr>
        <w:pStyle w:val="Body"/>
        <w:spacing w:after="200"/>
        <w:ind w:left="2880"/>
        <w:rPr>
          <w:strike/>
        </w:rPr>
      </w:pPr>
      <w:proofErr w:type="spellStart"/>
      <w:r w:rsidRPr="00164157">
        <w:rPr>
          <w:strike/>
        </w:rPr>
        <w:t>RuntimeVariables</w:t>
      </w:r>
      <w:proofErr w:type="spellEnd"/>
      <w:r w:rsidRPr="00164157">
        <w:rPr>
          <w:strike/>
        </w:rPr>
        <w:t xml:space="preserve"> must always have at least one sub-property: </w:t>
      </w:r>
    </w:p>
    <w:p w:rsidR="008F79E0" w:rsidRPr="00164157" w:rsidRDefault="00D64190" w:rsidP="00F70B4B">
      <w:pPr>
        <w:pStyle w:val="Body"/>
        <w:spacing w:after="200"/>
        <w:ind w:left="2880"/>
        <w:rPr>
          <w:strike/>
        </w:rPr>
      </w:pPr>
      <w:proofErr w:type="spellStart"/>
      <w:r w:rsidRPr="00164157">
        <w:rPr>
          <w:strike/>
        </w:rPr>
        <w:t>PerSocket</w:t>
      </w:r>
      <w:proofErr w:type="spellEnd"/>
      <w:r w:rsidRPr="00164157">
        <w:rPr>
          <w:strike/>
        </w:rPr>
        <w:t xml:space="preserve"> (</w:t>
      </w:r>
      <w:r w:rsidR="002F4EFF" w:rsidRPr="00164157">
        <w:rPr>
          <w:strike/>
        </w:rPr>
        <w:t xml:space="preserve">Array of </w:t>
      </w:r>
      <w:r w:rsidRPr="00164157">
        <w:rPr>
          <w:strike/>
        </w:rPr>
        <w:t>&lt;plug-in name&gt;</w:t>
      </w:r>
      <w:proofErr w:type="spellStart"/>
      <w:r w:rsidRPr="00164157">
        <w:rPr>
          <w:strike/>
        </w:rPr>
        <w:t>PerSocketRuntimeVariables</w:t>
      </w:r>
      <w:proofErr w:type="spellEnd"/>
      <w:r w:rsidRPr="00164157">
        <w:rPr>
          <w:strike/>
        </w:rPr>
        <w:t>)</w:t>
      </w:r>
      <w:r w:rsidR="008F79E0" w:rsidRPr="00164157">
        <w:rPr>
          <w:strike/>
        </w:rPr>
        <w:t xml:space="preserve"> – At runtime, the process models resizes the </w:t>
      </w:r>
      <w:proofErr w:type="spellStart"/>
      <w:r w:rsidR="008F79E0" w:rsidRPr="00164157">
        <w:rPr>
          <w:strike/>
        </w:rPr>
        <w:t>PerSocket</w:t>
      </w:r>
      <w:proofErr w:type="spellEnd"/>
      <w:r w:rsidR="008F79E0" w:rsidRPr="00164157">
        <w:rPr>
          <w:strike/>
        </w:rPr>
        <w:t xml:space="preserve"> array to have one element for each test socket in the system. By adding properties to the &lt;plug-in name&gt;</w:t>
      </w:r>
      <w:proofErr w:type="spellStart"/>
      <w:r w:rsidR="008F79E0" w:rsidRPr="00164157">
        <w:rPr>
          <w:strike/>
        </w:rPr>
        <w:t>PerSocketRuntimeVariables</w:t>
      </w:r>
      <w:proofErr w:type="spellEnd"/>
      <w:r w:rsidR="00F31516" w:rsidRPr="00164157">
        <w:rPr>
          <w:strike/>
        </w:rPr>
        <w:t xml:space="preserve"> data type</w:t>
      </w:r>
      <w:r w:rsidR="008F79E0" w:rsidRPr="00164157">
        <w:rPr>
          <w:strike/>
        </w:rPr>
        <w:t>, you create per-socket variables you can use to share data within the same process model execution between the different entry points in your plug-in.</w:t>
      </w:r>
    </w:p>
    <w:p w:rsidR="00D64190" w:rsidRDefault="00D64190" w:rsidP="00CE67EA">
      <w:pPr>
        <w:pStyle w:val="Body"/>
        <w:spacing w:before="0"/>
        <w:ind w:left="2880"/>
      </w:pPr>
    </w:p>
    <w:p w:rsidR="00AC1DDF" w:rsidRPr="00164157" w:rsidRDefault="00F03450" w:rsidP="002F4EFF">
      <w:pPr>
        <w:pStyle w:val="Body"/>
        <w:spacing w:before="0"/>
        <w:rPr>
          <w:b/>
          <w:strike/>
        </w:rPr>
      </w:pPr>
      <w:proofErr w:type="spellStart"/>
      <w:r w:rsidRPr="00164157">
        <w:rPr>
          <w:b/>
          <w:strike/>
        </w:rPr>
        <w:t>CategorySpecific</w:t>
      </w:r>
      <w:proofErr w:type="spellEnd"/>
    </w:p>
    <w:p w:rsidR="00F03450" w:rsidRPr="00164157" w:rsidRDefault="00F03450" w:rsidP="002F4EFF">
      <w:pPr>
        <w:pStyle w:val="Body"/>
        <w:spacing w:before="0"/>
        <w:rPr>
          <w:strike/>
        </w:rPr>
      </w:pPr>
    </w:p>
    <w:p w:rsidR="004A7955" w:rsidRPr="00164157" w:rsidRDefault="00F03450" w:rsidP="002F4EFF">
      <w:pPr>
        <w:pStyle w:val="Body"/>
        <w:spacing w:before="0"/>
        <w:rPr>
          <w:strike/>
        </w:rPr>
      </w:pPr>
      <w:r w:rsidRPr="00164157">
        <w:rPr>
          <w:strike/>
        </w:rPr>
        <w:t xml:space="preserve">The </w:t>
      </w:r>
      <w:proofErr w:type="spellStart"/>
      <w:r w:rsidRPr="00164157">
        <w:rPr>
          <w:strike/>
        </w:rPr>
        <w:t>CategorySpecific</w:t>
      </w:r>
      <w:proofErr w:type="spellEnd"/>
      <w:r w:rsidRPr="00164157">
        <w:rPr>
          <w:strike/>
        </w:rPr>
        <w:t xml:space="preserve"> property provides a location for related plugs-in</w:t>
      </w:r>
      <w:r w:rsidR="00F70B4B" w:rsidRPr="00164157">
        <w:rPr>
          <w:strike/>
        </w:rPr>
        <w:t>s</w:t>
      </w:r>
      <w:r w:rsidRPr="00164157">
        <w:rPr>
          <w:strike/>
        </w:rPr>
        <w:t xml:space="preserve"> to store information that is common to </w:t>
      </w:r>
      <w:r w:rsidR="008E0A9C" w:rsidRPr="00164157">
        <w:rPr>
          <w:strike/>
        </w:rPr>
        <w:t>all</w:t>
      </w:r>
      <w:r w:rsidRPr="00164157">
        <w:rPr>
          <w:strike/>
        </w:rPr>
        <w:t xml:space="preserve"> plug-in</w:t>
      </w:r>
      <w:r w:rsidR="008E0A9C" w:rsidRPr="00164157">
        <w:rPr>
          <w:strike/>
        </w:rPr>
        <w:t>s</w:t>
      </w:r>
      <w:r w:rsidRPr="00164157">
        <w:rPr>
          <w:strike/>
        </w:rPr>
        <w:t xml:space="preserve"> with</w:t>
      </w:r>
      <w:r w:rsidR="008E0A9C" w:rsidRPr="00164157">
        <w:rPr>
          <w:strike/>
        </w:rPr>
        <w:t>in</w:t>
      </w:r>
      <w:r w:rsidRPr="00164157">
        <w:rPr>
          <w:strike/>
        </w:rPr>
        <w:t xml:space="preserve"> a category. </w:t>
      </w:r>
      <w:r w:rsidR="004A7955" w:rsidRPr="00164157">
        <w:rPr>
          <w:strike/>
        </w:rPr>
        <w:t xml:space="preserve">You do not need to edit </w:t>
      </w:r>
      <w:proofErr w:type="spellStart"/>
      <w:r w:rsidR="004A7955" w:rsidRPr="00164157">
        <w:rPr>
          <w:strike/>
        </w:rPr>
        <w:t>CategorySpecific</w:t>
      </w:r>
      <w:proofErr w:type="spellEnd"/>
      <w:r w:rsidR="004A7955" w:rsidRPr="00164157">
        <w:rPr>
          <w:strike/>
        </w:rPr>
        <w:t xml:space="preserve"> properties unless you are developing a set of related plug-ins that store common properties to support behavior shared by all plug-ins in the set.</w:t>
      </w:r>
    </w:p>
    <w:p w:rsidR="004A7955" w:rsidRPr="00164157" w:rsidRDefault="004A7955" w:rsidP="002F4EFF">
      <w:pPr>
        <w:pStyle w:val="Body"/>
        <w:spacing w:before="0"/>
        <w:rPr>
          <w:strike/>
        </w:rPr>
      </w:pPr>
    </w:p>
    <w:p w:rsidR="004A7955" w:rsidRPr="00164157" w:rsidRDefault="004A7955" w:rsidP="00075DD1">
      <w:pPr>
        <w:pStyle w:val="Body"/>
        <w:spacing w:before="0"/>
        <w:rPr>
          <w:strike/>
        </w:rPr>
      </w:pPr>
      <w:r w:rsidRPr="00164157">
        <w:rPr>
          <w:strike/>
        </w:rPr>
        <w:lastRenderedPageBreak/>
        <w:t xml:space="preserve">The two sub-properties of </w:t>
      </w:r>
      <w:proofErr w:type="spellStart"/>
      <w:r w:rsidRPr="00164157">
        <w:rPr>
          <w:strike/>
        </w:rPr>
        <w:t>CategorySpecific</w:t>
      </w:r>
      <w:proofErr w:type="spellEnd"/>
      <w:r w:rsidRPr="00164157">
        <w:rPr>
          <w:strike/>
        </w:rPr>
        <w:t xml:space="preserve"> are:</w:t>
      </w:r>
    </w:p>
    <w:p w:rsidR="00275372" w:rsidRPr="00164157" w:rsidRDefault="004A7955" w:rsidP="00075DD1">
      <w:pPr>
        <w:pStyle w:val="Body"/>
        <w:numPr>
          <w:ilvl w:val="0"/>
          <w:numId w:val="59"/>
        </w:numPr>
        <w:spacing w:line="240" w:lineRule="auto"/>
        <w:rPr>
          <w:strike/>
        </w:rPr>
      </w:pPr>
      <w:r w:rsidRPr="00164157">
        <w:rPr>
          <w:strike/>
        </w:rPr>
        <w:t>Name (String) – A name specifies the category to which the plug-in belongs. Plug-ins with the same name belong</w:t>
      </w:r>
      <w:r w:rsidR="00275372" w:rsidRPr="00164157">
        <w:rPr>
          <w:strike/>
        </w:rPr>
        <w:t xml:space="preserve"> to the same category. Code that implements category specific functionality can inspect this field to determine the category of the plug-in.</w:t>
      </w:r>
    </w:p>
    <w:p w:rsidR="00275372" w:rsidRPr="00164157" w:rsidRDefault="00275372" w:rsidP="00075DD1">
      <w:pPr>
        <w:pStyle w:val="Body"/>
        <w:numPr>
          <w:ilvl w:val="0"/>
          <w:numId w:val="59"/>
        </w:numPr>
        <w:spacing w:line="240" w:lineRule="auto"/>
        <w:rPr>
          <w:strike/>
        </w:rPr>
      </w:pPr>
      <w:r w:rsidRPr="00164157">
        <w:rPr>
          <w:strike/>
        </w:rPr>
        <w:t>Settings (&lt;company prefix&gt;_&lt;category name&gt;</w:t>
      </w:r>
      <w:proofErr w:type="spellStart"/>
      <w:r w:rsidRPr="00164157">
        <w:rPr>
          <w:strike/>
        </w:rPr>
        <w:t>CategorySettings</w:t>
      </w:r>
      <w:proofErr w:type="spellEnd"/>
      <w:r w:rsidRPr="00164157">
        <w:rPr>
          <w:strike/>
        </w:rPr>
        <w:t xml:space="preserve">) – The specific data type of Category settings defines the </w:t>
      </w:r>
      <w:r w:rsidR="00E118B6" w:rsidRPr="00164157">
        <w:rPr>
          <w:strike/>
        </w:rPr>
        <w:t xml:space="preserve">option </w:t>
      </w:r>
      <w:r w:rsidRPr="00164157">
        <w:rPr>
          <w:strike/>
        </w:rPr>
        <w:t>properties that are common to plug-ins in a category.</w:t>
      </w:r>
    </w:p>
    <w:p w:rsidR="004A7955" w:rsidRPr="00164157" w:rsidRDefault="004A7955" w:rsidP="002F4EFF">
      <w:pPr>
        <w:pStyle w:val="Body"/>
        <w:spacing w:before="0"/>
        <w:rPr>
          <w:strike/>
        </w:rPr>
      </w:pPr>
    </w:p>
    <w:p w:rsidR="00F03450" w:rsidRPr="00164157" w:rsidRDefault="004A7955" w:rsidP="00275372">
      <w:pPr>
        <w:pStyle w:val="Body"/>
        <w:spacing w:before="0"/>
        <w:rPr>
          <w:strike/>
        </w:rPr>
      </w:pPr>
      <w:r w:rsidRPr="00164157">
        <w:rPr>
          <w:strike/>
        </w:rPr>
        <w:t xml:space="preserve">The </w:t>
      </w:r>
      <w:proofErr w:type="spellStart"/>
      <w:r w:rsidRPr="00164157">
        <w:rPr>
          <w:strike/>
        </w:rPr>
        <w:t>NI_ReportGenerator</w:t>
      </w:r>
      <w:proofErr w:type="spellEnd"/>
      <w:r w:rsidRPr="00164157">
        <w:rPr>
          <w:strike/>
        </w:rPr>
        <w:t xml:space="preserve">, </w:t>
      </w:r>
      <w:proofErr w:type="spellStart"/>
      <w:r w:rsidRPr="00164157">
        <w:rPr>
          <w:strike/>
        </w:rPr>
        <w:t>NI_DatabaseLogger</w:t>
      </w:r>
      <w:proofErr w:type="spellEnd"/>
      <w:r w:rsidRPr="00164157">
        <w:rPr>
          <w:strike/>
        </w:rPr>
        <w:t xml:space="preserve">, and </w:t>
      </w:r>
      <w:proofErr w:type="spellStart"/>
      <w:r w:rsidRPr="00164157">
        <w:rPr>
          <w:strike/>
        </w:rPr>
        <w:t>NI_OfflineResultsGenerator</w:t>
      </w:r>
      <w:proofErr w:type="spellEnd"/>
      <w:r w:rsidRPr="00164157">
        <w:rPr>
          <w:strike/>
        </w:rPr>
        <w:t xml:space="preserve"> plug-ins all </w:t>
      </w:r>
      <w:r w:rsidR="00275372" w:rsidRPr="00164157">
        <w:rPr>
          <w:strike/>
        </w:rPr>
        <w:t xml:space="preserve">set </w:t>
      </w:r>
      <w:proofErr w:type="spellStart"/>
      <w:r w:rsidR="00275372" w:rsidRPr="00164157">
        <w:rPr>
          <w:strike/>
        </w:rPr>
        <w:t>CategorySpecific.Name</w:t>
      </w:r>
      <w:proofErr w:type="spellEnd"/>
      <w:r w:rsidR="00275372" w:rsidRPr="00164157">
        <w:rPr>
          <w:strike/>
        </w:rPr>
        <w:t xml:space="preserve"> to “</w:t>
      </w:r>
      <w:proofErr w:type="spellStart"/>
      <w:r w:rsidR="00275372" w:rsidRPr="00164157">
        <w:rPr>
          <w:strike/>
        </w:rPr>
        <w:t>ResultProcessor</w:t>
      </w:r>
      <w:proofErr w:type="spellEnd"/>
      <w:r w:rsidR="00275372" w:rsidRPr="00164157">
        <w:rPr>
          <w:strike/>
        </w:rPr>
        <w:t xml:space="preserve">” and set the data type of </w:t>
      </w:r>
      <w:proofErr w:type="spellStart"/>
      <w:r w:rsidR="00275372" w:rsidRPr="00164157">
        <w:rPr>
          <w:strike/>
        </w:rPr>
        <w:t>CategorySpecific.Settings</w:t>
      </w:r>
      <w:proofErr w:type="spellEnd"/>
      <w:r w:rsidR="00275372" w:rsidRPr="00164157">
        <w:rPr>
          <w:strike/>
        </w:rPr>
        <w:t xml:space="preserve"> to </w:t>
      </w:r>
      <w:proofErr w:type="spellStart"/>
      <w:r w:rsidR="00275372" w:rsidRPr="00164157">
        <w:rPr>
          <w:strike/>
        </w:rPr>
        <w:t>NI_ResultProcessorCategorySettings</w:t>
      </w:r>
      <w:proofErr w:type="spellEnd"/>
      <w:r w:rsidR="00275372" w:rsidRPr="00164157">
        <w:rPr>
          <w:strike/>
        </w:rPr>
        <w:t>. These settings are required for a plug-in to appear within the Result Processing dialog box and are the defau</w:t>
      </w:r>
      <w:r w:rsidR="00E118B6" w:rsidRPr="00164157">
        <w:rPr>
          <w:strike/>
        </w:rPr>
        <w:t>lt settings for any plug-in you</w:t>
      </w:r>
      <w:r w:rsidR="00275372" w:rsidRPr="00164157">
        <w:rPr>
          <w:strike/>
        </w:rPr>
        <w:t xml:space="preserve"> create from within the Result Processing dialog box.</w:t>
      </w:r>
    </w:p>
    <w:p w:rsidR="00275372" w:rsidRPr="00087310" w:rsidRDefault="00275372" w:rsidP="00275372">
      <w:pPr>
        <w:pStyle w:val="Body"/>
        <w:spacing w:before="0"/>
        <w:rPr>
          <w:strike/>
        </w:rPr>
      </w:pPr>
    </w:p>
    <w:p w:rsidR="00201A3E" w:rsidRPr="00087310" w:rsidRDefault="00F03450" w:rsidP="00075DD1">
      <w:pPr>
        <w:pStyle w:val="Body"/>
        <w:spacing w:before="0"/>
        <w:rPr>
          <w:b/>
          <w:strike/>
        </w:rPr>
      </w:pPr>
      <w:r w:rsidRPr="00087310">
        <w:rPr>
          <w:b/>
          <w:strike/>
        </w:rPr>
        <w:t>Base</w:t>
      </w:r>
    </w:p>
    <w:p w:rsidR="00B56B41" w:rsidRPr="00087310" w:rsidRDefault="00B56B41" w:rsidP="00075DD1">
      <w:pPr>
        <w:pStyle w:val="Body"/>
        <w:rPr>
          <w:strike/>
        </w:rPr>
      </w:pPr>
      <w:r w:rsidRPr="00087310">
        <w:rPr>
          <w:strike/>
        </w:rPr>
        <w:t>The Base property contains properties that specify functionality common to all plug-ins. The process model us</w:t>
      </w:r>
      <w:r w:rsidR="00EE2069" w:rsidRPr="00087310">
        <w:rPr>
          <w:strike/>
        </w:rPr>
        <w:t>es the sub-properties of Base to determine how to invoke plug-in entry points and other aspects of plug-in operation.</w:t>
      </w:r>
      <w:r w:rsidR="003B24CC" w:rsidRPr="00087310">
        <w:rPr>
          <w:strike/>
        </w:rPr>
        <w:t xml:space="preserve"> The sub-properties of Base are:</w:t>
      </w:r>
    </w:p>
    <w:p w:rsidR="00B56B41" w:rsidRPr="00087310" w:rsidRDefault="00B56B41" w:rsidP="00B56B41">
      <w:pPr>
        <w:pStyle w:val="Body"/>
        <w:numPr>
          <w:ilvl w:val="3"/>
          <w:numId w:val="63"/>
        </w:numPr>
        <w:ind w:left="2880"/>
        <w:rPr>
          <w:strike/>
        </w:rPr>
      </w:pPr>
      <w:r w:rsidRPr="00087310">
        <w:rPr>
          <w:strike/>
        </w:rPr>
        <w:t xml:space="preserve">Enabled (Boolean) - </w:t>
      </w:r>
      <w:r w:rsidR="00075DD1" w:rsidRPr="00087310">
        <w:rPr>
          <w:strike/>
        </w:rPr>
        <w:t xml:space="preserve">Specifies whether the model </w:t>
      </w:r>
      <w:r w:rsidRPr="00087310">
        <w:rPr>
          <w:strike/>
        </w:rPr>
        <w:t>invoke</w:t>
      </w:r>
      <w:r w:rsidR="00075DD1" w:rsidRPr="00087310">
        <w:rPr>
          <w:strike/>
        </w:rPr>
        <w:t>s</w:t>
      </w:r>
      <w:r w:rsidRPr="00087310">
        <w:rPr>
          <w:strike/>
        </w:rPr>
        <w:t xml:space="preserve"> the instance of the plug-in during processing.</w:t>
      </w:r>
      <w:r w:rsidR="00972D41" w:rsidRPr="00087310">
        <w:rPr>
          <w:strike/>
        </w:rPr>
        <w:t xml:space="preserve"> </w:t>
      </w:r>
    </w:p>
    <w:p w:rsidR="00B56B41" w:rsidRPr="00087310" w:rsidRDefault="00B56B41" w:rsidP="00B56B41">
      <w:pPr>
        <w:pStyle w:val="Body"/>
        <w:numPr>
          <w:ilvl w:val="3"/>
          <w:numId w:val="63"/>
        </w:numPr>
        <w:ind w:left="2880"/>
        <w:rPr>
          <w:strike/>
        </w:rPr>
      </w:pPr>
      <w:proofErr w:type="spellStart"/>
      <w:r w:rsidRPr="00087310">
        <w:rPr>
          <w:strike/>
        </w:rPr>
        <w:t>DisplayNameExpression</w:t>
      </w:r>
      <w:proofErr w:type="spellEnd"/>
      <w:r w:rsidRPr="00087310">
        <w:rPr>
          <w:strike/>
        </w:rPr>
        <w:t xml:space="preserve"> (Expression) - An expression that </w:t>
      </w:r>
      <w:r w:rsidR="00972D41" w:rsidRPr="00087310">
        <w:rPr>
          <w:strike/>
        </w:rPr>
        <w:t>specifies the name to display to the user to identify the plug-in instance.</w:t>
      </w:r>
      <w:r w:rsidRPr="00087310">
        <w:rPr>
          <w:strike/>
        </w:rPr>
        <w:t xml:space="preserve"> </w:t>
      </w:r>
      <w:r w:rsidR="00972D41" w:rsidRPr="00087310">
        <w:rPr>
          <w:strike/>
        </w:rPr>
        <w:t xml:space="preserve">The value is an expression so that the default value the plug-in defines can refer to localized text using the </w:t>
      </w:r>
      <w:proofErr w:type="spellStart"/>
      <w:r w:rsidR="00972D41" w:rsidRPr="00087310">
        <w:rPr>
          <w:strike/>
        </w:rPr>
        <w:t>ResStr</w:t>
      </w:r>
      <w:proofErr w:type="spellEnd"/>
      <w:r w:rsidR="00972D41" w:rsidRPr="00087310">
        <w:rPr>
          <w:strike/>
        </w:rPr>
        <w:t>() expression function. T</w:t>
      </w:r>
      <w:r w:rsidRPr="00087310">
        <w:rPr>
          <w:strike/>
        </w:rPr>
        <w:t xml:space="preserve">he Result Processing Dialog Box displays </w:t>
      </w:r>
      <w:r w:rsidR="00972D41" w:rsidRPr="00087310">
        <w:rPr>
          <w:strike/>
        </w:rPr>
        <w:t>and allows the user to edit this text</w:t>
      </w:r>
      <w:r w:rsidRPr="00087310">
        <w:rPr>
          <w:strike/>
        </w:rPr>
        <w:t xml:space="preserve"> in </w:t>
      </w:r>
      <w:r w:rsidR="00972D41" w:rsidRPr="00087310">
        <w:rPr>
          <w:strike/>
        </w:rPr>
        <w:t>its</w:t>
      </w:r>
      <w:r w:rsidRPr="00087310">
        <w:rPr>
          <w:strike/>
        </w:rPr>
        <w:t xml:space="preserve"> Output</w:t>
      </w:r>
      <w:r w:rsidR="00972D41" w:rsidRPr="00087310">
        <w:rPr>
          <w:strike/>
        </w:rPr>
        <w:t xml:space="preserve"> Name</w:t>
      </w:r>
      <w:r w:rsidRPr="00087310">
        <w:rPr>
          <w:strike/>
        </w:rPr>
        <w:t xml:space="preserve"> column. </w:t>
      </w:r>
    </w:p>
    <w:p w:rsidR="00B56B41" w:rsidRPr="00087310" w:rsidRDefault="00B56B41" w:rsidP="00B56B41">
      <w:pPr>
        <w:pStyle w:val="Body"/>
        <w:numPr>
          <w:ilvl w:val="3"/>
          <w:numId w:val="63"/>
        </w:numPr>
        <w:ind w:left="2880"/>
        <w:rPr>
          <w:strike/>
        </w:rPr>
      </w:pPr>
      <w:proofErr w:type="spellStart"/>
      <w:r w:rsidRPr="00087310">
        <w:rPr>
          <w:strike/>
        </w:rPr>
        <w:t>NewThread</w:t>
      </w:r>
      <w:proofErr w:type="spellEnd"/>
      <w:r w:rsidRPr="00087310">
        <w:rPr>
          <w:strike/>
        </w:rPr>
        <w:t xml:space="preserve"> (Boolean) - Specifies whether the plug-in </w:t>
      </w:r>
      <w:r w:rsidR="00375640" w:rsidRPr="00087310">
        <w:rPr>
          <w:strike/>
        </w:rPr>
        <w:t>performs lengthy operations</w:t>
      </w:r>
      <w:r w:rsidRPr="00087310">
        <w:rPr>
          <w:strike/>
        </w:rPr>
        <w:t xml:space="preserve"> in a separate thread.</w:t>
      </w:r>
    </w:p>
    <w:p w:rsidR="00B56B41" w:rsidRPr="00087310" w:rsidRDefault="00B56B41" w:rsidP="00B56B41">
      <w:pPr>
        <w:pStyle w:val="Body"/>
        <w:numPr>
          <w:ilvl w:val="3"/>
          <w:numId w:val="63"/>
        </w:numPr>
        <w:ind w:left="2880"/>
        <w:rPr>
          <w:strike/>
        </w:rPr>
      </w:pPr>
      <w:proofErr w:type="spellStart"/>
      <w:r w:rsidRPr="00087310">
        <w:rPr>
          <w:strike/>
        </w:rPr>
        <w:t>UseDefaultNewThreadImplementation</w:t>
      </w:r>
      <w:proofErr w:type="spellEnd"/>
      <w:r w:rsidRPr="00087310">
        <w:rPr>
          <w:strike/>
        </w:rPr>
        <w:t xml:space="preserve"> (Boolean) - Specifies whether </w:t>
      </w:r>
      <w:r w:rsidR="00E151D4" w:rsidRPr="00087310">
        <w:rPr>
          <w:strike/>
        </w:rPr>
        <w:t>the process model</w:t>
      </w:r>
      <w:r w:rsidRPr="00087310">
        <w:rPr>
          <w:strike/>
        </w:rPr>
        <w:t xml:space="preserve"> automatically calls the Post UUT </w:t>
      </w:r>
      <w:r w:rsidRPr="00087310">
        <w:rPr>
          <w:strike/>
        </w:rPr>
        <w:lastRenderedPageBreak/>
        <w:t xml:space="preserve">plug-in entry point in a new thread when the </w:t>
      </w:r>
      <w:proofErr w:type="spellStart"/>
      <w:r w:rsidRPr="00087310">
        <w:rPr>
          <w:strike/>
        </w:rPr>
        <w:t>NewThread</w:t>
      </w:r>
      <w:proofErr w:type="spellEnd"/>
      <w:r w:rsidRPr="00087310">
        <w:rPr>
          <w:strike/>
        </w:rPr>
        <w:t xml:space="preserve"> property is true.</w:t>
      </w:r>
      <w:r w:rsidR="00A11DD8" w:rsidRPr="00087310">
        <w:rPr>
          <w:strike/>
        </w:rPr>
        <w:t xml:space="preserve"> Initialize this property to false if your plug-in provides its own implementation for processing in a new thread when </w:t>
      </w:r>
      <w:proofErr w:type="spellStart"/>
      <w:r w:rsidR="00A11DD8" w:rsidRPr="00087310">
        <w:rPr>
          <w:strike/>
        </w:rPr>
        <w:t>NewThread</w:t>
      </w:r>
      <w:proofErr w:type="spellEnd"/>
      <w:r w:rsidR="00A11DD8" w:rsidRPr="00087310">
        <w:rPr>
          <w:strike/>
        </w:rPr>
        <w:t xml:space="preserve"> is true.</w:t>
      </w:r>
    </w:p>
    <w:p w:rsidR="00B56B41" w:rsidRPr="00087310" w:rsidRDefault="00B56B41" w:rsidP="00B56B41">
      <w:pPr>
        <w:pStyle w:val="Body"/>
        <w:numPr>
          <w:ilvl w:val="3"/>
          <w:numId w:val="63"/>
        </w:numPr>
        <w:ind w:left="2880"/>
        <w:rPr>
          <w:strike/>
        </w:rPr>
      </w:pPr>
      <w:proofErr w:type="spellStart"/>
      <w:r w:rsidRPr="00087310">
        <w:rPr>
          <w:strike/>
        </w:rPr>
        <w:t>CompleteBeforeNextUUT</w:t>
      </w:r>
      <w:proofErr w:type="spellEnd"/>
      <w:r w:rsidRPr="00087310">
        <w:rPr>
          <w:strike/>
        </w:rPr>
        <w:t xml:space="preserve"> (Boolean) - Specifies whether </w:t>
      </w:r>
      <w:r w:rsidR="00F828A9" w:rsidRPr="00087310">
        <w:rPr>
          <w:strike/>
        </w:rPr>
        <w:t xml:space="preserve">the process model </w:t>
      </w:r>
      <w:r w:rsidRPr="00087310">
        <w:rPr>
          <w:strike/>
        </w:rPr>
        <w:t>waits for the plug-</w:t>
      </w:r>
      <w:proofErr w:type="spellStart"/>
      <w:r w:rsidRPr="00087310">
        <w:rPr>
          <w:strike/>
        </w:rPr>
        <w:t>in’s</w:t>
      </w:r>
      <w:proofErr w:type="spellEnd"/>
      <w:r w:rsidRPr="00087310">
        <w:rPr>
          <w:strike/>
        </w:rPr>
        <w:t xml:space="preserve"> Post UUT thread to complete before calling any further entry points for the current execution except for the Post UUT entry points of other result processors.</w:t>
      </w:r>
      <w:r w:rsidR="00F828A9" w:rsidRPr="00087310">
        <w:rPr>
          <w:strike/>
        </w:rPr>
        <w:t xml:space="preserve"> If your plug-in sets </w:t>
      </w:r>
      <w:proofErr w:type="spellStart"/>
      <w:r w:rsidR="00F828A9" w:rsidRPr="00087310">
        <w:rPr>
          <w:strike/>
        </w:rPr>
        <w:t>UseDefaultNewThreadImplementation</w:t>
      </w:r>
      <w:proofErr w:type="spellEnd"/>
      <w:r w:rsidR="00F828A9" w:rsidRPr="00087310">
        <w:rPr>
          <w:strike/>
        </w:rPr>
        <w:t xml:space="preserve"> to </w:t>
      </w:r>
      <w:r w:rsidR="001F58E1" w:rsidRPr="00087310">
        <w:rPr>
          <w:strike/>
        </w:rPr>
        <w:t>false</w:t>
      </w:r>
      <w:r w:rsidR="00F828A9" w:rsidRPr="00087310">
        <w:rPr>
          <w:strike/>
        </w:rPr>
        <w:t>, it is responsible for honoring this setting.</w:t>
      </w:r>
    </w:p>
    <w:p w:rsidR="00B56B41" w:rsidRPr="00087310" w:rsidRDefault="00B56B41" w:rsidP="00B56B41">
      <w:pPr>
        <w:pStyle w:val="Body"/>
        <w:numPr>
          <w:ilvl w:val="3"/>
          <w:numId w:val="63"/>
        </w:numPr>
        <w:ind w:left="2880"/>
        <w:rPr>
          <w:strike/>
        </w:rPr>
      </w:pPr>
      <w:proofErr w:type="spellStart"/>
      <w:r w:rsidRPr="00087310">
        <w:rPr>
          <w:strike/>
        </w:rPr>
        <w:t>ProcessOnTheFly</w:t>
      </w:r>
      <w:proofErr w:type="spellEnd"/>
      <w:r w:rsidR="000040DB" w:rsidRPr="00087310">
        <w:rPr>
          <w:strike/>
        </w:rPr>
        <w:t xml:space="preserve"> (Boolean)</w:t>
      </w:r>
      <w:r w:rsidR="004A0D49" w:rsidRPr="00087310">
        <w:rPr>
          <w:strike/>
        </w:rPr>
        <w:t xml:space="preserve"> – Specifies whether the process model calls the </w:t>
      </w:r>
      <w:proofErr w:type="spellStart"/>
      <w:r w:rsidR="004A0D49" w:rsidRPr="00087310">
        <w:rPr>
          <w:strike/>
        </w:rPr>
        <w:t>OnTheFly</w:t>
      </w:r>
      <w:proofErr w:type="spellEnd"/>
      <w:r w:rsidR="004A0D49" w:rsidRPr="00087310">
        <w:rPr>
          <w:strike/>
        </w:rPr>
        <w:t xml:space="preserve"> Step Results plug-in entry point.</w:t>
      </w:r>
    </w:p>
    <w:p w:rsidR="00B56B41" w:rsidRPr="00087310" w:rsidRDefault="00B56B41" w:rsidP="00B56B41">
      <w:pPr>
        <w:pStyle w:val="Body"/>
        <w:numPr>
          <w:ilvl w:val="3"/>
          <w:numId w:val="63"/>
        </w:numPr>
        <w:ind w:left="2880"/>
        <w:rPr>
          <w:strike/>
        </w:rPr>
      </w:pPr>
      <w:proofErr w:type="spellStart"/>
      <w:r w:rsidRPr="00087310">
        <w:rPr>
          <w:strike/>
        </w:rPr>
        <w:t>CanProcessOfflineOnTheFlyResults</w:t>
      </w:r>
      <w:proofErr w:type="spellEnd"/>
      <w:r w:rsidRPr="00087310">
        <w:rPr>
          <w:strike/>
        </w:rPr>
        <w:t xml:space="preserve"> (Boolean) - Indicates whether the plug-in can process an offline results file </w:t>
      </w:r>
      <w:r w:rsidR="00B27D94" w:rsidRPr="00087310">
        <w:rPr>
          <w:strike/>
        </w:rPr>
        <w:t xml:space="preserve">that was written </w:t>
      </w:r>
      <w:r w:rsidRPr="00087310">
        <w:rPr>
          <w:strike/>
        </w:rPr>
        <w:t xml:space="preserve">in on-the-fly mode. </w:t>
      </w:r>
      <w:r w:rsidR="00626DB9" w:rsidRPr="00087310">
        <w:rPr>
          <w:strike/>
        </w:rPr>
        <w:t xml:space="preserve">This property must be false for plug-ins that do not have an </w:t>
      </w:r>
      <w:proofErr w:type="spellStart"/>
      <w:r w:rsidR="00626DB9" w:rsidRPr="00087310">
        <w:rPr>
          <w:strike/>
        </w:rPr>
        <w:t>OnTheFly</w:t>
      </w:r>
      <w:proofErr w:type="spellEnd"/>
      <w:r w:rsidR="00626DB9" w:rsidRPr="00087310">
        <w:rPr>
          <w:strike/>
        </w:rPr>
        <w:t xml:space="preserve"> – Step Results entry point or that access the Step or Context parameters within that entry point. The entry point must not access the Step or Context parameters because no data is passed to these parameters when processing data from an offline results file.</w:t>
      </w:r>
    </w:p>
    <w:p w:rsidR="00B56B41" w:rsidRPr="00087310" w:rsidRDefault="00B56B41" w:rsidP="00B56B41">
      <w:pPr>
        <w:pStyle w:val="Body"/>
        <w:numPr>
          <w:ilvl w:val="3"/>
          <w:numId w:val="63"/>
        </w:numPr>
        <w:ind w:left="2880"/>
        <w:rPr>
          <w:strike/>
        </w:rPr>
      </w:pPr>
      <w:proofErr w:type="spellStart"/>
      <w:r w:rsidRPr="00087310">
        <w:rPr>
          <w:strike/>
        </w:rPr>
        <w:t>CanProcessOfflineResultsTree</w:t>
      </w:r>
      <w:proofErr w:type="spellEnd"/>
      <w:r w:rsidRPr="00087310">
        <w:rPr>
          <w:strike/>
        </w:rPr>
        <w:t xml:space="preserve"> (Boolean) - Indicates whether the plug-in can process an offline results file </w:t>
      </w:r>
      <w:r w:rsidR="00B27D94" w:rsidRPr="00087310">
        <w:rPr>
          <w:strike/>
        </w:rPr>
        <w:t>that was not written in on-the-fly mode</w:t>
      </w:r>
      <w:r w:rsidRPr="00087310">
        <w:rPr>
          <w:strike/>
        </w:rPr>
        <w:t xml:space="preserve">. A true value indicates that the plug-in Post UUT entry point completely processes the tree of results it is passed without requiring its </w:t>
      </w:r>
      <w:proofErr w:type="spellStart"/>
      <w:r w:rsidRPr="00087310">
        <w:rPr>
          <w:strike/>
        </w:rPr>
        <w:t>OnTheFly</w:t>
      </w:r>
      <w:proofErr w:type="spellEnd"/>
      <w:r w:rsidRPr="00087310">
        <w:rPr>
          <w:strike/>
        </w:rPr>
        <w:t xml:space="preserve"> - Step Results entry point</w:t>
      </w:r>
      <w:r w:rsidR="004472C8" w:rsidRPr="00087310">
        <w:rPr>
          <w:strike/>
        </w:rPr>
        <w:t>, if any,</w:t>
      </w:r>
      <w:r w:rsidRPr="00087310">
        <w:rPr>
          <w:strike/>
        </w:rPr>
        <w:t xml:space="preserve"> to be called.</w:t>
      </w:r>
    </w:p>
    <w:p w:rsidR="00B56B41" w:rsidRPr="00087310" w:rsidRDefault="00B56B41" w:rsidP="00070F80">
      <w:pPr>
        <w:pStyle w:val="Body"/>
        <w:numPr>
          <w:ilvl w:val="3"/>
          <w:numId w:val="63"/>
        </w:numPr>
        <w:ind w:left="2880"/>
        <w:rPr>
          <w:strike/>
        </w:rPr>
      </w:pPr>
      <w:proofErr w:type="spellStart"/>
      <w:r w:rsidRPr="00087310">
        <w:rPr>
          <w:strike/>
        </w:rPr>
        <w:t>OptionsDescriptionExpression</w:t>
      </w:r>
      <w:proofErr w:type="spellEnd"/>
      <w:r w:rsidRPr="00087310">
        <w:rPr>
          <w:strike/>
        </w:rPr>
        <w:t xml:space="preserve"> (Expression)</w:t>
      </w:r>
      <w:r w:rsidR="00F625DF" w:rsidRPr="00087310">
        <w:rPr>
          <w:strike/>
        </w:rPr>
        <w:t xml:space="preserve"> - An expression that evaluate</w:t>
      </w:r>
      <w:r w:rsidR="00070F80" w:rsidRPr="00087310">
        <w:rPr>
          <w:strike/>
        </w:rPr>
        <w:t>s</w:t>
      </w:r>
      <w:r w:rsidR="00F625DF" w:rsidRPr="00087310">
        <w:rPr>
          <w:strike/>
        </w:rPr>
        <w:t xml:space="preserve"> to text that </w:t>
      </w:r>
      <w:r w:rsidR="00070F80" w:rsidRPr="00087310">
        <w:rPr>
          <w:strike/>
        </w:rPr>
        <w:t xml:space="preserve">summarizes to the user </w:t>
      </w:r>
      <w:r w:rsidR="00F625DF" w:rsidRPr="00087310">
        <w:rPr>
          <w:strike/>
        </w:rPr>
        <w:t xml:space="preserve">the </w:t>
      </w:r>
      <w:r w:rsidR="001969C9" w:rsidRPr="00087310">
        <w:rPr>
          <w:strike/>
        </w:rPr>
        <w:t xml:space="preserve">state of the </w:t>
      </w:r>
      <w:r w:rsidR="00F4275B" w:rsidRPr="00087310">
        <w:rPr>
          <w:strike/>
        </w:rPr>
        <w:t>salient</w:t>
      </w:r>
      <w:r w:rsidR="00F625DF" w:rsidRPr="00087310">
        <w:rPr>
          <w:strike/>
        </w:rPr>
        <w:t xml:space="preserve"> </w:t>
      </w:r>
      <w:r w:rsidR="001969C9" w:rsidRPr="00087310">
        <w:rPr>
          <w:strike/>
        </w:rPr>
        <w:t xml:space="preserve">plug-in </w:t>
      </w:r>
      <w:r w:rsidR="00F625DF" w:rsidRPr="00087310">
        <w:rPr>
          <w:strike/>
        </w:rPr>
        <w:t>settings</w:t>
      </w:r>
      <w:r w:rsidR="00A165AD" w:rsidRPr="00087310">
        <w:rPr>
          <w:strike/>
        </w:rPr>
        <w:t>.</w:t>
      </w:r>
      <w:r w:rsidR="00070F80" w:rsidRPr="00087310">
        <w:rPr>
          <w:strike/>
        </w:rPr>
        <w:t xml:space="preserve"> </w:t>
      </w:r>
      <w:r w:rsidR="00F625DF" w:rsidRPr="00087310">
        <w:rPr>
          <w:strike/>
        </w:rPr>
        <w:t>The Result Processing Dialog Box displays this text in its</w:t>
      </w:r>
      <w:r w:rsidR="00070F80" w:rsidRPr="00087310">
        <w:rPr>
          <w:strike/>
        </w:rPr>
        <w:t xml:space="preserve"> Options</w:t>
      </w:r>
      <w:r w:rsidR="00F625DF" w:rsidRPr="00087310">
        <w:rPr>
          <w:strike/>
        </w:rPr>
        <w:t xml:space="preserve"> column</w:t>
      </w:r>
      <w:r w:rsidR="00EB218C" w:rsidRPr="00087310">
        <w:rPr>
          <w:strike/>
        </w:rPr>
        <w:t>.</w:t>
      </w:r>
    </w:p>
    <w:p w:rsidR="00B56B41" w:rsidRPr="00087310" w:rsidRDefault="00B56B41" w:rsidP="00B56B41">
      <w:pPr>
        <w:pStyle w:val="Body"/>
        <w:numPr>
          <w:ilvl w:val="3"/>
          <w:numId w:val="63"/>
        </w:numPr>
        <w:ind w:left="2880"/>
        <w:rPr>
          <w:strike/>
        </w:rPr>
      </w:pPr>
      <w:proofErr w:type="spellStart"/>
      <w:r w:rsidRPr="00087310">
        <w:rPr>
          <w:strike/>
        </w:rPr>
        <w:t>SequenceFileName</w:t>
      </w:r>
      <w:proofErr w:type="spellEnd"/>
      <w:r w:rsidRPr="00087310">
        <w:rPr>
          <w:strike/>
        </w:rPr>
        <w:t xml:space="preserve"> (String) </w:t>
      </w:r>
      <w:r w:rsidR="00D02827" w:rsidRPr="00087310">
        <w:rPr>
          <w:strike/>
        </w:rPr>
        <w:t>–</w:t>
      </w:r>
      <w:r w:rsidRPr="00087310">
        <w:rPr>
          <w:strike/>
        </w:rPr>
        <w:t xml:space="preserve"> </w:t>
      </w:r>
      <w:r w:rsidR="00D02827" w:rsidRPr="00087310">
        <w:rPr>
          <w:strike/>
        </w:rPr>
        <w:t>The process model sets this property to indicate</w:t>
      </w:r>
      <w:r w:rsidRPr="00087310">
        <w:rPr>
          <w:strike/>
        </w:rPr>
        <w:t xml:space="preserve"> the file name of the sequence file that implements the plug-in instance.</w:t>
      </w:r>
    </w:p>
    <w:p w:rsidR="00B56B41" w:rsidRPr="00087310" w:rsidRDefault="00B56B41" w:rsidP="00B56B41">
      <w:pPr>
        <w:pStyle w:val="Body"/>
        <w:numPr>
          <w:ilvl w:val="3"/>
          <w:numId w:val="63"/>
        </w:numPr>
        <w:ind w:left="2880"/>
        <w:rPr>
          <w:strike/>
        </w:rPr>
      </w:pPr>
      <w:proofErr w:type="spellStart"/>
      <w:r w:rsidRPr="00087310">
        <w:rPr>
          <w:strike/>
        </w:rPr>
        <w:t>IconName</w:t>
      </w:r>
      <w:proofErr w:type="spellEnd"/>
      <w:r w:rsidRPr="00087310">
        <w:rPr>
          <w:strike/>
        </w:rPr>
        <w:t xml:space="preserve"> (String)</w:t>
      </w:r>
      <w:r w:rsidR="00597743" w:rsidRPr="00087310">
        <w:rPr>
          <w:strike/>
        </w:rPr>
        <w:t xml:space="preserve"> – </w:t>
      </w:r>
      <w:r w:rsidR="00734E10" w:rsidRPr="00087310">
        <w:rPr>
          <w:strike/>
        </w:rPr>
        <w:t>Set this property to the</w:t>
      </w:r>
      <w:r w:rsidR="00597743" w:rsidRPr="00087310">
        <w:rPr>
          <w:strike/>
        </w:rPr>
        <w:t xml:space="preserve"> name of an icon</w:t>
      </w:r>
      <w:r w:rsidR="00560646" w:rsidRPr="00087310">
        <w:rPr>
          <w:strike/>
        </w:rPr>
        <w:t xml:space="preserve"> that represents the plug-in instance</w:t>
      </w:r>
      <w:r w:rsidR="00597743" w:rsidRPr="00087310">
        <w:rPr>
          <w:strike/>
        </w:rPr>
        <w:t xml:space="preserve">. </w:t>
      </w:r>
      <w:r w:rsidR="00560646" w:rsidRPr="00087310">
        <w:rPr>
          <w:strike/>
        </w:rPr>
        <w:t xml:space="preserve">The Result Processing </w:t>
      </w:r>
      <w:r w:rsidR="00560646" w:rsidRPr="00087310">
        <w:rPr>
          <w:strike/>
        </w:rPr>
        <w:lastRenderedPageBreak/>
        <w:t xml:space="preserve">Dialog Box displays this icon in its leftmost column. </w:t>
      </w:r>
      <w:r w:rsidR="00597743" w:rsidRPr="00087310">
        <w:rPr>
          <w:strike/>
        </w:rPr>
        <w:t xml:space="preserve">The icon name must be a valid argument to </w:t>
      </w:r>
      <w:proofErr w:type="spellStart"/>
      <w:r w:rsidR="00597743" w:rsidRPr="00087310">
        <w:rPr>
          <w:strike/>
        </w:rPr>
        <w:t>Engine.FindImage</w:t>
      </w:r>
      <w:proofErr w:type="spellEnd"/>
      <w:r w:rsidR="00560646" w:rsidRPr="00087310">
        <w:rPr>
          <w:strike/>
        </w:rPr>
        <w:t>.</w:t>
      </w:r>
    </w:p>
    <w:p w:rsidR="00B56B41" w:rsidRPr="00087310" w:rsidRDefault="00B56B41" w:rsidP="00B56B41">
      <w:pPr>
        <w:pStyle w:val="Body"/>
        <w:numPr>
          <w:ilvl w:val="3"/>
          <w:numId w:val="63"/>
        </w:numPr>
        <w:ind w:left="2880"/>
        <w:rPr>
          <w:strike/>
        </w:rPr>
      </w:pPr>
      <w:r w:rsidRPr="00087310">
        <w:rPr>
          <w:strike/>
        </w:rPr>
        <w:t>GUID (String)</w:t>
      </w:r>
      <w:r w:rsidR="00560646" w:rsidRPr="00087310">
        <w:rPr>
          <w:strike/>
        </w:rPr>
        <w:t xml:space="preserve"> – A string which uniquely identifies the plug-in instance.</w:t>
      </w:r>
    </w:p>
    <w:p w:rsidR="00B56B41" w:rsidRPr="00087310" w:rsidRDefault="00B56B41" w:rsidP="00B56B41">
      <w:pPr>
        <w:pStyle w:val="Body"/>
        <w:numPr>
          <w:ilvl w:val="3"/>
          <w:numId w:val="63"/>
        </w:numPr>
        <w:ind w:left="2880"/>
        <w:rPr>
          <w:strike/>
        </w:rPr>
      </w:pPr>
      <w:proofErr w:type="spellStart"/>
      <w:r w:rsidRPr="00087310">
        <w:rPr>
          <w:strike/>
        </w:rPr>
        <w:t>RuntimeVariables</w:t>
      </w:r>
      <w:proofErr w:type="spellEnd"/>
      <w:r w:rsidRPr="00087310">
        <w:rPr>
          <w:strike/>
        </w:rPr>
        <w:t xml:space="preserve"> (</w:t>
      </w:r>
      <w:proofErr w:type="spellStart"/>
      <w:r w:rsidRPr="00087310">
        <w:rPr>
          <w:strike/>
        </w:rPr>
        <w:t>NI_ModelPluginRuntimeVariables</w:t>
      </w:r>
      <w:proofErr w:type="spellEnd"/>
      <w:r w:rsidRPr="00087310">
        <w:rPr>
          <w:strike/>
        </w:rPr>
        <w:t>)</w:t>
      </w:r>
      <w:r w:rsidR="00734E10" w:rsidRPr="00087310">
        <w:rPr>
          <w:strike/>
        </w:rPr>
        <w:t xml:space="preserve"> – Variables the process model updates to control and indicate the execution state of the plug-in instance. Refer to </w:t>
      </w:r>
      <w:proofErr w:type="spellStart"/>
      <w:r w:rsidR="00734E10" w:rsidRPr="00087310">
        <w:rPr>
          <w:strike/>
        </w:rPr>
        <w:t>NI_ModelPluginRunTimeVariables</w:t>
      </w:r>
      <w:proofErr w:type="spellEnd"/>
      <w:r w:rsidR="00734E10" w:rsidRPr="00087310">
        <w:rPr>
          <w:strike/>
        </w:rPr>
        <w:t>.</w:t>
      </w:r>
    </w:p>
    <w:p w:rsidR="00B56B41" w:rsidRDefault="00B56B41" w:rsidP="00B56B41">
      <w:pPr>
        <w:pStyle w:val="Body"/>
        <w:ind w:left="2880"/>
      </w:pPr>
    </w:p>
    <w:p w:rsidR="00734E10" w:rsidRPr="00087310" w:rsidRDefault="00734E10" w:rsidP="00734E10">
      <w:pPr>
        <w:pStyle w:val="Body"/>
        <w:rPr>
          <w:b/>
          <w:strike/>
          <w:u w:val="single"/>
        </w:rPr>
      </w:pPr>
      <w:proofErr w:type="spellStart"/>
      <w:r w:rsidRPr="00087310">
        <w:rPr>
          <w:b/>
          <w:strike/>
          <w:u w:val="single"/>
        </w:rPr>
        <w:t>NI_ModelPluginRuntimeVariables</w:t>
      </w:r>
      <w:proofErr w:type="spellEnd"/>
    </w:p>
    <w:p w:rsidR="00734E10" w:rsidRPr="00087310" w:rsidRDefault="00734E10" w:rsidP="00734E10">
      <w:pPr>
        <w:pStyle w:val="Body"/>
        <w:rPr>
          <w:strike/>
        </w:rPr>
      </w:pPr>
      <w:r w:rsidRPr="00087310">
        <w:rPr>
          <w:strike/>
        </w:rPr>
        <w:t xml:space="preserve">The data type of the </w:t>
      </w:r>
      <w:proofErr w:type="spellStart"/>
      <w:r w:rsidRPr="00087310">
        <w:rPr>
          <w:strike/>
        </w:rPr>
        <w:t>Base.RuntimeVariables</w:t>
      </w:r>
      <w:proofErr w:type="spellEnd"/>
      <w:r w:rsidRPr="00087310">
        <w:rPr>
          <w:strike/>
        </w:rPr>
        <w:t xml:space="preserve"> property of </w:t>
      </w:r>
      <w:proofErr w:type="spellStart"/>
      <w:r w:rsidRPr="00087310">
        <w:rPr>
          <w:strike/>
        </w:rPr>
        <w:t>NI_ModelPlugin</w:t>
      </w:r>
      <w:proofErr w:type="spellEnd"/>
      <w:r w:rsidRPr="00087310">
        <w:rPr>
          <w:strike/>
        </w:rPr>
        <w:t>. This data type contains variables that the process model updates to control and indicate the execution state of the plug-in instance. The properties this data type contains are:</w:t>
      </w:r>
    </w:p>
    <w:p w:rsidR="00734E10" w:rsidRPr="00087310" w:rsidRDefault="00734E10" w:rsidP="00734E10">
      <w:pPr>
        <w:pStyle w:val="Body"/>
        <w:rPr>
          <w:strike/>
        </w:rPr>
      </w:pPr>
      <w:proofErr w:type="spellStart"/>
      <w:r w:rsidRPr="00087310">
        <w:rPr>
          <w:strike/>
        </w:rPr>
        <w:t>ProcessorIndex</w:t>
      </w:r>
      <w:proofErr w:type="spellEnd"/>
      <w:r w:rsidRPr="00087310">
        <w:rPr>
          <w:strike/>
        </w:rPr>
        <w:t xml:space="preserve"> (Number)</w:t>
      </w:r>
      <w:r w:rsidR="005C5CE8" w:rsidRPr="00087310">
        <w:rPr>
          <w:strike/>
        </w:rPr>
        <w:t xml:space="preserve"> - Indicates the zero-based offset of the plug-in instance within the </w:t>
      </w:r>
      <w:proofErr w:type="spellStart"/>
      <w:r w:rsidR="005C5CE8" w:rsidRPr="00087310">
        <w:rPr>
          <w:strike/>
        </w:rPr>
        <w:t>ModelPlugins</w:t>
      </w:r>
      <w:proofErr w:type="spellEnd"/>
      <w:r w:rsidR="005C5CE8" w:rsidRPr="00087310">
        <w:rPr>
          <w:strike/>
        </w:rPr>
        <w:t xml:space="preserve"> array of the </w:t>
      </w:r>
      <w:proofErr w:type="spellStart"/>
      <w:r w:rsidR="005C5CE8" w:rsidRPr="00087310">
        <w:rPr>
          <w:strike/>
        </w:rPr>
        <w:t>NI_ModelPluginConfiguration</w:t>
      </w:r>
      <w:proofErr w:type="spellEnd"/>
      <w:r w:rsidR="005C5CE8" w:rsidRPr="00087310">
        <w:rPr>
          <w:strike/>
        </w:rPr>
        <w:t xml:space="preserve"> </w:t>
      </w:r>
      <w:r w:rsidR="009B2BEC" w:rsidRPr="00087310">
        <w:rPr>
          <w:strike/>
        </w:rPr>
        <w:t>in which the instance resides</w:t>
      </w:r>
      <w:r w:rsidR="005C5CE8" w:rsidRPr="00087310">
        <w:rPr>
          <w:strike/>
        </w:rPr>
        <w:t>.</w:t>
      </w:r>
    </w:p>
    <w:p w:rsidR="00734E10" w:rsidRPr="00087310" w:rsidRDefault="00734E10" w:rsidP="00734E10">
      <w:pPr>
        <w:pStyle w:val="Body"/>
        <w:rPr>
          <w:strike/>
        </w:rPr>
      </w:pPr>
      <w:r w:rsidRPr="00087310">
        <w:rPr>
          <w:strike/>
        </w:rPr>
        <w:t>Thread (Reference)</w:t>
      </w:r>
      <w:r w:rsidR="006B754E" w:rsidRPr="00087310">
        <w:rPr>
          <w:strike/>
        </w:rPr>
        <w:t xml:space="preserve"> - When the </w:t>
      </w:r>
      <w:proofErr w:type="spellStart"/>
      <w:r w:rsidR="006B754E" w:rsidRPr="00087310">
        <w:rPr>
          <w:strike/>
        </w:rPr>
        <w:t>NewThread</w:t>
      </w:r>
      <w:proofErr w:type="spellEnd"/>
      <w:r w:rsidR="006B754E" w:rsidRPr="00087310">
        <w:rPr>
          <w:strike/>
        </w:rPr>
        <w:t xml:space="preserve"> and </w:t>
      </w:r>
      <w:proofErr w:type="spellStart"/>
      <w:r w:rsidR="006B754E" w:rsidRPr="00087310">
        <w:rPr>
          <w:strike/>
        </w:rPr>
        <w:t>UseDefaultNewThreadImplementation</w:t>
      </w:r>
      <w:proofErr w:type="spellEnd"/>
      <w:r w:rsidR="006B754E" w:rsidRPr="00087310">
        <w:rPr>
          <w:strike/>
        </w:rPr>
        <w:t xml:space="preserve"> properties of </w:t>
      </w:r>
      <w:proofErr w:type="spellStart"/>
      <w:r w:rsidR="006B754E" w:rsidRPr="00087310">
        <w:rPr>
          <w:strike/>
        </w:rPr>
        <w:t>NI_ModelPlugin</w:t>
      </w:r>
      <w:proofErr w:type="spellEnd"/>
      <w:r w:rsidR="006B754E" w:rsidRPr="00087310">
        <w:rPr>
          <w:strike/>
        </w:rPr>
        <w:t xml:space="preserve"> are true and the process model calls the Post UUT plug-in entry point in a new thread, the process model stores a reference to the new thread in this property is the parent thread is a controller thread. If the parent thread is a socket thread, the model instead stores the new thread reference in </w:t>
      </w:r>
      <w:proofErr w:type="spellStart"/>
      <w:r w:rsidR="006B754E" w:rsidRPr="00087310">
        <w:rPr>
          <w:strike/>
        </w:rPr>
        <w:t>PerSocket</w:t>
      </w:r>
      <w:proofErr w:type="spellEnd"/>
      <w:r w:rsidR="006B754E" w:rsidRPr="00087310">
        <w:rPr>
          <w:strike/>
        </w:rPr>
        <w:t>[&lt;socket index&gt;]</w:t>
      </w:r>
    </w:p>
    <w:p w:rsidR="00734E10" w:rsidRPr="00087310" w:rsidRDefault="00734E10" w:rsidP="00734E10">
      <w:pPr>
        <w:pStyle w:val="Body"/>
        <w:rPr>
          <w:strike/>
        </w:rPr>
      </w:pPr>
      <w:proofErr w:type="spellStart"/>
      <w:r w:rsidRPr="00087310">
        <w:rPr>
          <w:strike/>
        </w:rPr>
        <w:t>PostUUTCompleteNotification</w:t>
      </w:r>
      <w:proofErr w:type="spellEnd"/>
      <w:r w:rsidRPr="00087310">
        <w:rPr>
          <w:strike/>
        </w:rPr>
        <w:t xml:space="preserve"> (Reference)</w:t>
      </w:r>
    </w:p>
    <w:p w:rsidR="00734E10" w:rsidRPr="00087310" w:rsidRDefault="00734E10" w:rsidP="00734E10">
      <w:pPr>
        <w:pStyle w:val="Body"/>
        <w:rPr>
          <w:strike/>
        </w:rPr>
      </w:pPr>
      <w:proofErr w:type="spellStart"/>
      <w:r w:rsidRPr="00087310">
        <w:rPr>
          <w:strike/>
        </w:rPr>
        <w:t>PluginEntryPoints</w:t>
      </w:r>
      <w:proofErr w:type="spellEnd"/>
      <w:r w:rsidRPr="00087310">
        <w:rPr>
          <w:strike/>
        </w:rPr>
        <w:t xml:space="preserve"> – (Number)</w:t>
      </w:r>
    </w:p>
    <w:p w:rsidR="00734E10" w:rsidRPr="00087310" w:rsidRDefault="00734E10" w:rsidP="00734E10">
      <w:pPr>
        <w:pStyle w:val="Body"/>
        <w:rPr>
          <w:strike/>
        </w:rPr>
      </w:pPr>
      <w:proofErr w:type="spellStart"/>
      <w:r w:rsidRPr="00087310">
        <w:rPr>
          <w:strike/>
        </w:rPr>
        <w:t>PerSocket</w:t>
      </w:r>
      <w:proofErr w:type="spellEnd"/>
      <w:r w:rsidRPr="00087310">
        <w:rPr>
          <w:strike/>
        </w:rPr>
        <w:t xml:space="preserve"> (Array of </w:t>
      </w:r>
      <w:proofErr w:type="spellStart"/>
      <w:r w:rsidRPr="00087310">
        <w:rPr>
          <w:strike/>
        </w:rPr>
        <w:t>NI_ModelPluginPerSocketRuntimeVariables</w:t>
      </w:r>
      <w:proofErr w:type="spellEnd"/>
      <w:r w:rsidRPr="00087310">
        <w:rPr>
          <w:strike/>
        </w:rPr>
        <w:t xml:space="preserve">) - </w:t>
      </w:r>
    </w:p>
    <w:p w:rsidR="00734E10" w:rsidRPr="00087310" w:rsidRDefault="00734E10" w:rsidP="00734E10">
      <w:pPr>
        <w:pStyle w:val="Body"/>
        <w:rPr>
          <w:strike/>
        </w:rPr>
      </w:pPr>
    </w:p>
    <w:p w:rsidR="00B56B41" w:rsidRPr="00087310" w:rsidRDefault="00734E10" w:rsidP="00734E10">
      <w:pPr>
        <w:pStyle w:val="Body"/>
        <w:rPr>
          <w:strike/>
        </w:rPr>
      </w:pPr>
      <w:r w:rsidRPr="00087310">
        <w:rPr>
          <w:strike/>
        </w:rPr>
        <w:t xml:space="preserve">When a user inserts an instance of a model plug-in into a configuration of plug-ins, the process model creates the plug-in instance by making a copy of the </w:t>
      </w:r>
      <w:proofErr w:type="spellStart"/>
      <w:r w:rsidRPr="00087310">
        <w:rPr>
          <w:strike/>
        </w:rPr>
        <w:t>FileGlobals.ModelPluginComponentDescription.Default</w:t>
      </w:r>
      <w:proofErr w:type="spellEnd"/>
    </w:p>
    <w:p w:rsidR="00C84797" w:rsidRDefault="00C84797" w:rsidP="00C84797">
      <w:pPr>
        <w:pStyle w:val="Body"/>
      </w:pPr>
    </w:p>
    <w:p w:rsidR="00D951EE" w:rsidRDefault="00D951EE" w:rsidP="00D951EE">
      <w:pPr>
        <w:pStyle w:val="Body"/>
      </w:pPr>
    </w:p>
    <w:p w:rsidR="001C3706" w:rsidRPr="00087310" w:rsidRDefault="00C6220D" w:rsidP="001C3706">
      <w:pPr>
        <w:pStyle w:val="ApxLevel3Head"/>
        <w:rPr>
          <w:strike/>
          <w:w w:val="100"/>
        </w:rPr>
      </w:pPr>
      <w:r w:rsidRPr="00087310">
        <w:rPr>
          <w:strike/>
          <w:w w:val="100"/>
        </w:rPr>
        <w:fldChar w:fldCharType="begin"/>
      </w:r>
      <w:r w:rsidR="001C3706" w:rsidRPr="00087310">
        <w:rPr>
          <w:strike/>
          <w:w w:val="100"/>
        </w:rPr>
        <w:instrText>xe "process models:Parallel. See Parallel process model"</w:instrText>
      </w:r>
      <w:r w:rsidRPr="00087310">
        <w:rPr>
          <w:strike/>
          <w:w w:val="100"/>
        </w:rPr>
        <w:fldChar w:fldCharType="end"/>
      </w:r>
      <w:r w:rsidRPr="00087310">
        <w:rPr>
          <w:strike/>
          <w:w w:val="100"/>
        </w:rPr>
        <w:fldChar w:fldCharType="begin"/>
      </w:r>
      <w:r w:rsidR="001C3706" w:rsidRPr="00087310">
        <w:rPr>
          <w:strike/>
          <w:w w:val="100"/>
        </w:rPr>
        <w:instrText>xe "Parallel process model"</w:instrText>
      </w:r>
      <w:r w:rsidRPr="00087310">
        <w:rPr>
          <w:strike/>
          <w:w w:val="100"/>
        </w:rPr>
        <w:fldChar w:fldCharType="end"/>
      </w:r>
      <w:r w:rsidR="001C3706" w:rsidRPr="00087310">
        <w:rPr>
          <w:strike/>
          <w:w w:val="100"/>
        </w:rPr>
        <w:t>Invoking Model Callbacks</w:t>
      </w:r>
    </w:p>
    <w:p w:rsidR="001C3706" w:rsidRPr="00087310" w:rsidRDefault="001C3706" w:rsidP="001C3706">
      <w:pPr>
        <w:pStyle w:val="Body"/>
        <w:rPr>
          <w:strike/>
        </w:rPr>
      </w:pPr>
      <w:r w:rsidRPr="00087310">
        <w:rPr>
          <w:strike/>
        </w:rPr>
        <w:t xml:space="preserve">Process Models can define callbacks that user sequence files can override, such as </w:t>
      </w:r>
      <w:proofErr w:type="spellStart"/>
      <w:r w:rsidRPr="00087310">
        <w:rPr>
          <w:strike/>
        </w:rPr>
        <w:t>PreUUT</w:t>
      </w:r>
      <w:proofErr w:type="spellEnd"/>
      <w:r w:rsidRPr="00087310">
        <w:rPr>
          <w:strike/>
        </w:rPr>
        <w:t xml:space="preserve"> or Test Report. Because a plug-in file is a model file, it can invoke model callbacks. A copy of the model callback sequence must be in the plug-in file so the plug-in can invoke it. A copy of the model callback must also be in a process model file so that the user can select to insert an override of the sequence when they edit their client file when that process model is the current model.</w:t>
      </w:r>
    </w:p>
    <w:p w:rsidR="004A7955" w:rsidRDefault="004A7955">
      <w:pPr>
        <w:pStyle w:val="Body"/>
        <w:ind w:left="0"/>
      </w:pPr>
    </w:p>
    <w:p w:rsidR="00F828A9" w:rsidRDefault="00F828A9">
      <w:pPr>
        <w:pStyle w:val="Body"/>
        <w:ind w:left="0"/>
      </w:pPr>
    </w:p>
    <w:p w:rsidR="00F828A9" w:rsidRPr="00087310" w:rsidRDefault="00F828A9">
      <w:pPr>
        <w:pStyle w:val="Body"/>
        <w:ind w:left="0"/>
        <w:rPr>
          <w:strike/>
        </w:rPr>
      </w:pPr>
      <w:r w:rsidRPr="00087310">
        <w:rPr>
          <w:strike/>
        </w:rPr>
        <w:t>Attributes?</w:t>
      </w:r>
    </w:p>
    <w:p w:rsidR="00F828A9" w:rsidRPr="00087310" w:rsidRDefault="00F828A9">
      <w:pPr>
        <w:pStyle w:val="Body"/>
        <w:ind w:left="0"/>
        <w:rPr>
          <w:strike/>
        </w:rPr>
      </w:pPr>
      <w:proofErr w:type="spellStart"/>
      <w:r w:rsidRPr="00087310">
        <w:rPr>
          <w:strike/>
        </w:rPr>
        <w:t>Newthread</w:t>
      </w:r>
      <w:proofErr w:type="spellEnd"/>
      <w:r w:rsidRPr="00087310">
        <w:rPr>
          <w:strike/>
        </w:rPr>
        <w:t>?</w:t>
      </w:r>
    </w:p>
    <w:p w:rsidR="00044C0E" w:rsidRPr="00087310" w:rsidRDefault="00044C0E">
      <w:pPr>
        <w:pStyle w:val="Body"/>
        <w:ind w:left="0"/>
        <w:rPr>
          <w:strike/>
        </w:rPr>
      </w:pPr>
    </w:p>
    <w:p w:rsidR="00044C0E" w:rsidRPr="00087310" w:rsidRDefault="00044C0E" w:rsidP="006B0D4F">
      <w:pPr>
        <w:pStyle w:val="Body"/>
        <w:numPr>
          <w:ilvl w:val="0"/>
          <w:numId w:val="64"/>
        </w:numPr>
        <w:rPr>
          <w:strike/>
        </w:rPr>
      </w:pPr>
      <w:r w:rsidRPr="00087310">
        <w:rPr>
          <w:strike/>
        </w:rPr>
        <w:t xml:space="preserve">Installing a new </w:t>
      </w:r>
      <w:proofErr w:type="spellStart"/>
      <w:r w:rsidRPr="00087310">
        <w:rPr>
          <w:strike/>
        </w:rPr>
        <w:t>plugin</w:t>
      </w:r>
      <w:proofErr w:type="spellEnd"/>
      <w:r w:rsidRPr="00087310">
        <w:rPr>
          <w:strike/>
        </w:rPr>
        <w:t xml:space="preserve"> … adding to </w:t>
      </w:r>
      <w:proofErr w:type="spellStart"/>
      <w:r w:rsidRPr="00087310">
        <w:rPr>
          <w:strike/>
        </w:rPr>
        <w:t>config</w:t>
      </w:r>
      <w:proofErr w:type="spellEnd"/>
      <w:r w:rsidRPr="00087310">
        <w:rPr>
          <w:strike/>
        </w:rPr>
        <w:t>?</w:t>
      </w:r>
    </w:p>
    <w:p w:rsidR="00B7029E" w:rsidRPr="00087310" w:rsidRDefault="00B7029E" w:rsidP="00B7029E">
      <w:pPr>
        <w:pStyle w:val="Body"/>
        <w:numPr>
          <w:ilvl w:val="1"/>
          <w:numId w:val="64"/>
        </w:numPr>
        <w:rPr>
          <w:strike/>
        </w:rPr>
      </w:pPr>
      <w:r w:rsidRPr="00087310">
        <w:rPr>
          <w:strike/>
        </w:rPr>
        <w:t xml:space="preserve">Which functions to call out from </w:t>
      </w:r>
      <w:proofErr w:type="spellStart"/>
      <w:r w:rsidRPr="00087310">
        <w:rPr>
          <w:strike/>
        </w:rPr>
        <w:t>resultprocessing.h</w:t>
      </w:r>
      <w:proofErr w:type="spellEnd"/>
      <w:r w:rsidRPr="00087310">
        <w:rPr>
          <w:strike/>
        </w:rPr>
        <w:t>?</w:t>
      </w:r>
    </w:p>
    <w:p w:rsidR="006B0D4F" w:rsidRPr="00087310" w:rsidRDefault="006B0D4F" w:rsidP="006B0D4F">
      <w:pPr>
        <w:pStyle w:val="Body"/>
        <w:numPr>
          <w:ilvl w:val="0"/>
          <w:numId w:val="64"/>
        </w:numPr>
        <w:rPr>
          <w:strike/>
        </w:rPr>
      </w:pPr>
      <w:r w:rsidRPr="00087310">
        <w:rPr>
          <w:strike/>
        </w:rPr>
        <w:t>Runtime variables sharing and capturing</w:t>
      </w:r>
    </w:p>
    <w:p w:rsidR="00812849" w:rsidRPr="00087310" w:rsidRDefault="00812849" w:rsidP="006B0D4F">
      <w:pPr>
        <w:pStyle w:val="Body"/>
        <w:numPr>
          <w:ilvl w:val="0"/>
          <w:numId w:val="64"/>
        </w:numPr>
        <w:rPr>
          <w:strike/>
        </w:rPr>
      </w:pPr>
      <w:r w:rsidRPr="00087310">
        <w:rPr>
          <w:strike/>
        </w:rPr>
        <w:t>Changing display name and options field, etc.</w:t>
      </w:r>
    </w:p>
    <w:p w:rsidR="002F6D8B" w:rsidRPr="00087310" w:rsidRDefault="002F6D8B" w:rsidP="006B0D4F">
      <w:pPr>
        <w:pStyle w:val="Body"/>
        <w:numPr>
          <w:ilvl w:val="0"/>
          <w:numId w:val="64"/>
        </w:numPr>
        <w:rPr>
          <w:strike/>
        </w:rPr>
      </w:pPr>
      <w:r w:rsidRPr="00087310">
        <w:rPr>
          <w:strike/>
        </w:rPr>
        <w:t>Negative result id == thread?</w:t>
      </w:r>
    </w:p>
    <w:p w:rsidR="006B0D4F" w:rsidRDefault="006B0D4F">
      <w:pPr>
        <w:pStyle w:val="Body"/>
        <w:ind w:left="0"/>
      </w:pPr>
    </w:p>
    <w:p w:rsidR="006B0D4F" w:rsidRDefault="006B0D4F">
      <w:pPr>
        <w:pStyle w:val="Body"/>
        <w:ind w:left="0"/>
      </w:pPr>
    </w:p>
    <w:sectPr w:rsidR="006B0D4F" w:rsidSect="00302BC8">
      <w:headerReference w:type="even" r:id="rId8"/>
      <w:headerReference w:type="default" r:id="rId9"/>
      <w:footerReference w:type="even" r:id="rId10"/>
      <w:footerReference w:type="default" r:id="rId11"/>
      <w:headerReference w:type="first" r:id="rId12"/>
      <w:footerReference w:type="first" r:id="rId13"/>
      <w:pgSz w:w="10080" w:h="12960"/>
      <w:pgMar w:top="1263" w:right="1080" w:bottom="1263" w:left="966" w:header="720" w:footer="72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143" w:rsidRDefault="00191143">
      <w:pPr>
        <w:spacing w:after="0" w:line="240" w:lineRule="auto"/>
      </w:pPr>
      <w:r>
        <w:separator/>
      </w:r>
    </w:p>
  </w:endnote>
  <w:endnote w:type="continuationSeparator" w:id="0">
    <w:p w:rsidR="00191143" w:rsidRDefault="001911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notTrueType/>
    <w:pitch w:val="variable"/>
    <w:sig w:usb0="00000000" w:usb1="10000000" w:usb2="00000000" w:usb3="00000000" w:csb0="80000000" w:csb1="00000000"/>
  </w:font>
  <w:font w:name="Times">
    <w:panose1 w:val="00000500000000000000"/>
    <w:charset w:val="00"/>
    <w:family w:val="roman"/>
    <w:notTrueType/>
    <w:pitch w:val="variable"/>
    <w:sig w:usb0="00000003" w:usb1="00000000" w:usb2="00000000" w:usb3="00000000" w:csb0="00000001" w:csb1="00000000"/>
  </w:font>
  <w:font w:name="Stone Sans Bold">
    <w:panose1 w:val="00000000000000000000"/>
    <w:charset w:val="00"/>
    <w:family w:val="swiss"/>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B05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Mfooter"/>
      <w:rPr>
        <w:w w:val="100"/>
      </w:rPr>
    </w:pPr>
    <w:r>
      <w:rPr>
        <w:w w:val="100"/>
      </w:rPr>
      <w:t>NI TestStand Reference Manual</w:t>
    </w:r>
    <w:r>
      <w:rPr>
        <w:w w:val="100"/>
      </w:rPr>
      <w:tab/>
      <w:t>A-</w:t>
    </w:r>
    <w:r w:rsidR="00C6220D">
      <w:rPr>
        <w:w w:val="100"/>
      </w:rPr>
      <w:fldChar w:fldCharType="begin"/>
    </w:r>
    <w:r>
      <w:rPr>
        <w:w w:val="100"/>
      </w:rPr>
      <w:instrText xml:space="preserve"> PAGE </w:instrText>
    </w:r>
    <w:r w:rsidR="00C6220D">
      <w:rPr>
        <w:w w:val="100"/>
      </w:rPr>
      <w:fldChar w:fldCharType="separate"/>
    </w:r>
    <w:r w:rsidR="00C91F5D">
      <w:rPr>
        <w:noProof/>
        <w:w w:val="100"/>
      </w:rPr>
      <w:t>2</w:t>
    </w:r>
    <w:r w:rsidR="00C6220D">
      <w:rPr>
        <w:w w:val="100"/>
      </w:rPr>
      <w:fldChar w:fldCharType="end"/>
    </w:r>
    <w:r>
      <w:rPr>
        <w:w w:val="100"/>
      </w:rPr>
      <w:tab/>
      <w:t>ni.com</w:t>
    </w:r>
  </w:p>
  <w:p w:rsidR="00F527C3" w:rsidRDefault="00F527C3">
    <w:pPr>
      <w:pStyle w:val="Body"/>
      <w:rPr>
        <w:w w:val="1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Mfooter"/>
      <w:rPr>
        <w:w w:val="100"/>
      </w:rPr>
    </w:pPr>
    <w:r>
      <w:rPr>
        <w:i w:val="0"/>
        <w:iCs w:val="0"/>
        <w:w w:val="100"/>
      </w:rPr>
      <w:t>©</w:t>
    </w:r>
    <w:r>
      <w:rPr>
        <w:w w:val="100"/>
      </w:rPr>
      <w:t xml:space="preserve"> National Instruments Corporation</w:t>
    </w:r>
    <w:r>
      <w:rPr>
        <w:w w:val="100"/>
      </w:rPr>
      <w:tab/>
      <w:t>A2-</w:t>
    </w:r>
    <w:r w:rsidR="00C6220D">
      <w:rPr>
        <w:w w:val="100"/>
      </w:rPr>
      <w:fldChar w:fldCharType="begin"/>
    </w:r>
    <w:r>
      <w:rPr>
        <w:w w:val="100"/>
      </w:rPr>
      <w:instrText xml:space="preserve"> PAGE </w:instrText>
    </w:r>
    <w:r w:rsidR="00C6220D">
      <w:rPr>
        <w:w w:val="100"/>
      </w:rPr>
      <w:fldChar w:fldCharType="separate"/>
    </w:r>
    <w:r w:rsidR="00C91F5D">
      <w:rPr>
        <w:noProof/>
        <w:w w:val="100"/>
      </w:rPr>
      <w:t>3</w:t>
    </w:r>
    <w:r w:rsidR="00C6220D">
      <w:rPr>
        <w:w w:val="100"/>
      </w:rPr>
      <w:fldChar w:fldCharType="end"/>
    </w:r>
    <w:r>
      <w:rPr>
        <w:w w:val="100"/>
      </w:rPr>
      <w:tab/>
      <w:t>NI TestStand Reference Manual</w:t>
    </w:r>
  </w:p>
  <w:p w:rsidR="00F527C3" w:rsidRDefault="00F527C3">
    <w:pPr>
      <w:pStyle w:val="Body"/>
      <w:rPr>
        <w:w w:val="1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Mfooter"/>
      <w:rPr>
        <w:w w:val="100"/>
      </w:rPr>
    </w:pPr>
    <w:r>
      <w:rPr>
        <w:i w:val="0"/>
        <w:iCs w:val="0"/>
        <w:w w:val="100"/>
      </w:rPr>
      <w:t>©</w:t>
    </w:r>
    <w:r>
      <w:rPr>
        <w:w w:val="100"/>
      </w:rPr>
      <w:t xml:space="preserve"> National Instruments Corporation</w:t>
    </w:r>
    <w:r>
      <w:rPr>
        <w:w w:val="100"/>
      </w:rPr>
      <w:tab/>
      <w:t>A-</w:t>
    </w:r>
    <w:r w:rsidR="00C6220D">
      <w:rPr>
        <w:w w:val="100"/>
      </w:rPr>
      <w:fldChar w:fldCharType="begin"/>
    </w:r>
    <w:r>
      <w:rPr>
        <w:w w:val="100"/>
      </w:rPr>
      <w:instrText xml:space="preserve"> PAGE </w:instrText>
    </w:r>
    <w:r w:rsidR="00C6220D">
      <w:rPr>
        <w:w w:val="100"/>
      </w:rPr>
      <w:fldChar w:fldCharType="separate"/>
    </w:r>
    <w:r w:rsidR="00C91F5D">
      <w:rPr>
        <w:noProof/>
        <w:w w:val="100"/>
      </w:rPr>
      <w:t>1</w:t>
    </w:r>
    <w:r w:rsidR="00C6220D">
      <w:rPr>
        <w:w w:val="100"/>
      </w:rPr>
      <w:fldChar w:fldCharType="end"/>
    </w:r>
    <w:r>
      <w:rPr>
        <w:w w:val="100"/>
      </w:rPr>
      <w:tab/>
      <w:t>NI TestStand Reference Manual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143" w:rsidRDefault="00191143">
      <w:pPr>
        <w:spacing w:after="0" w:line="240" w:lineRule="auto"/>
      </w:pPr>
      <w:r>
        <w:separator/>
      </w:r>
    </w:p>
  </w:footnote>
  <w:footnote w:type="continuationSeparator" w:id="0">
    <w:p w:rsidR="00191143" w:rsidRDefault="001911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Mheader"/>
      <w:rPr>
        <w:w w:val="100"/>
      </w:rPr>
    </w:pPr>
    <w:r>
      <w:rPr>
        <w:w w:val="100"/>
      </w:rPr>
      <w:t>Appendix A</w:t>
    </w:r>
    <w:r>
      <w:rPr>
        <w:w w:val="100"/>
      </w:rPr>
      <w:t> </w:t>
    </w:r>
    <w:r>
      <w:rPr>
        <w:w w:val="100"/>
      </w:rPr>
      <w:t> </w:t>
    </w:r>
    <w:r>
      <w:rPr>
        <w:w w:val="100"/>
      </w:rPr>
      <w:t>Process Model Architecture</w:t>
    </w:r>
  </w:p>
  <w:p w:rsidR="00F527C3" w:rsidRDefault="00F527C3">
    <w:pPr>
      <w:pStyle w:val="Body"/>
      <w:rPr>
        <w:w w:val="1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Mheader"/>
      <w:rPr>
        <w:w w:val="100"/>
      </w:rPr>
    </w:pPr>
    <w:r>
      <w:rPr>
        <w:w w:val="100"/>
      </w:rPr>
      <w:tab/>
      <w:t>Appendix A</w:t>
    </w:r>
    <w:r>
      <w:rPr>
        <w:w w:val="100"/>
      </w:rPr>
      <w:t> </w:t>
    </w:r>
    <w:r>
      <w:rPr>
        <w:w w:val="100"/>
      </w:rPr>
      <w:t> </w:t>
    </w:r>
    <w:r>
      <w:rPr>
        <w:w w:val="100"/>
      </w:rPr>
      <w:t>Process Model Architecture</w:t>
    </w:r>
  </w:p>
  <w:p w:rsidR="00F527C3" w:rsidRDefault="00F527C3">
    <w:pPr>
      <w:pStyle w:val="Body"/>
      <w:rPr>
        <w:w w:val="1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7C3" w:rsidRDefault="00F527C3">
    <w:pPr>
      <w:pStyle w:val="Anchor"/>
      <w:spacing w:after="560" w:line="560" w:lineRule="atLeast"/>
      <w:ind w:left="0" w:right="1800"/>
      <w:jc w:val="left"/>
      <w:rPr>
        <w:rFonts w:ascii="Helvetica Condensed" w:hAnsi="Helvetica Condensed" w:cs="Helvetica Condensed"/>
        <w:b/>
        <w:bCs/>
        <w:w w:val="100"/>
        <w:sz w:val="48"/>
        <w:szCs w:val="4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95EF142"/>
    <w:lvl w:ilvl="0">
      <w:numFmt w:val="bullet"/>
      <w:lvlText w:val="*"/>
      <w:lvlJc w:val="left"/>
    </w:lvl>
  </w:abstractNum>
  <w:abstractNum w:abstractNumId="1">
    <w:nsid w:val="02EE01AE"/>
    <w:multiLevelType w:val="hybridMultilevel"/>
    <w:tmpl w:val="3352268C"/>
    <w:lvl w:ilvl="0" w:tplc="86C6F47A">
      <w:numFmt w:val="decimal"/>
      <w:lvlText w:val="%1."/>
      <w:lvlJc w:val="left"/>
      <w:pPr>
        <w:ind w:left="57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
    <w:nsid w:val="06D0027C"/>
    <w:multiLevelType w:val="hybridMultilevel"/>
    <w:tmpl w:val="16700F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8D0E24"/>
    <w:multiLevelType w:val="hybridMultilevel"/>
    <w:tmpl w:val="50CAE0D2"/>
    <w:lvl w:ilvl="0" w:tplc="98CAE9F0">
      <w:numFmt w:val="bullet"/>
      <w:lvlText w:val="•"/>
      <w:lvlJc w:val="left"/>
      <w:pPr>
        <w:ind w:left="2880" w:hanging="72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940E35"/>
    <w:multiLevelType w:val="hybridMultilevel"/>
    <w:tmpl w:val="83BC534A"/>
    <w:lvl w:ilvl="0" w:tplc="86C6F47A">
      <w:numFmt w:val="decimal"/>
      <w:lvlText w:val="%1."/>
      <w:lvlJc w:val="left"/>
      <w:pPr>
        <w:ind w:left="32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8843695"/>
    <w:multiLevelType w:val="hybridMultilevel"/>
    <w:tmpl w:val="82A6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995C41"/>
    <w:multiLevelType w:val="hybridMultilevel"/>
    <w:tmpl w:val="CA0237B8"/>
    <w:lvl w:ilvl="0" w:tplc="98CAE9F0">
      <w:numFmt w:val="bullet"/>
      <w:lvlText w:val="•"/>
      <w:lvlJc w:val="left"/>
      <w:pPr>
        <w:ind w:left="5040" w:hanging="720"/>
      </w:pPr>
      <w:rPr>
        <w:rFonts w:ascii="Times" w:eastAsia="Times New Roman" w:hAnsi="Times" w:cs="Time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3C1821C0"/>
    <w:multiLevelType w:val="hybridMultilevel"/>
    <w:tmpl w:val="0CFC96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6B6961"/>
    <w:multiLevelType w:val="hybridMultilevel"/>
    <w:tmpl w:val="D28011A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nsid w:val="4D851C97"/>
    <w:multiLevelType w:val="hybridMultilevel"/>
    <w:tmpl w:val="0C7425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4FB343AE"/>
    <w:multiLevelType w:val="hybridMultilevel"/>
    <w:tmpl w:val="705AB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7C1E65"/>
    <w:multiLevelType w:val="hybridMultilevel"/>
    <w:tmpl w:val="2E40BB7C"/>
    <w:lvl w:ilvl="0" w:tplc="98CAE9F0">
      <w:numFmt w:val="bullet"/>
      <w:lvlText w:val="•"/>
      <w:lvlJc w:val="left"/>
      <w:pPr>
        <w:ind w:left="2880" w:hanging="720"/>
      </w:pPr>
      <w:rPr>
        <w:rFonts w:ascii="Times" w:eastAsia="Times New Roman" w:hAnsi="Times" w:cs="Time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nsid w:val="53D12DD9"/>
    <w:multiLevelType w:val="hybridMultilevel"/>
    <w:tmpl w:val="2D16225A"/>
    <w:lvl w:ilvl="0" w:tplc="43EC152A">
      <w:numFmt w:val="bullet"/>
      <w:lvlText w:val="-"/>
      <w:lvlJc w:val="left"/>
      <w:pPr>
        <w:ind w:left="720" w:hanging="360"/>
      </w:pPr>
      <w:rPr>
        <w:rFonts w:ascii="Times" w:eastAsia="Times New Roman"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37795F"/>
    <w:multiLevelType w:val="hybridMultilevel"/>
    <w:tmpl w:val="2DCC66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nsid w:val="62E41BDE"/>
    <w:multiLevelType w:val="hybridMultilevel"/>
    <w:tmpl w:val="6D4EB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0D37AE"/>
    <w:multiLevelType w:val="hybridMultilevel"/>
    <w:tmpl w:val="7A34879E"/>
    <w:lvl w:ilvl="0" w:tplc="86C6F47A">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6E6F6E73"/>
    <w:multiLevelType w:val="hybridMultilevel"/>
    <w:tmpl w:val="F612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6C403F"/>
    <w:multiLevelType w:val="hybridMultilevel"/>
    <w:tmpl w:val="CF686DF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nsid w:val="74AF36FF"/>
    <w:multiLevelType w:val="hybridMultilevel"/>
    <w:tmpl w:val="2E828D0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lvlOverride w:ilvl="0">
      <w:lvl w:ilvl="0">
        <w:start w:val="1"/>
        <w:numFmt w:val="bullet"/>
        <w:lvlText w:val="A"/>
        <w:legacy w:legacy="1" w:legacySpace="0" w:legacyIndent="0"/>
        <w:lvlJc w:val="right"/>
        <w:pPr>
          <w:ind w:left="0" w:firstLine="0"/>
        </w:pPr>
        <w:rPr>
          <w:rFonts w:ascii="Stone Sans Bold" w:hAnsi="Stone Sans Bold" w:hint="default"/>
          <w:b w:val="0"/>
          <w:i w:val="0"/>
          <w:strike w:val="0"/>
          <w:color w:val="000000"/>
          <w:sz w:val="144"/>
          <w:u w:val="none"/>
        </w:rPr>
      </w:lvl>
    </w:lvlOverride>
  </w:num>
  <w:num w:numId="2">
    <w:abstractNumId w:val="0"/>
    <w:lvlOverride w:ilvl="0">
      <w:lvl w:ilvl="0">
        <w:start w:val="1"/>
        <w:numFmt w:val="bullet"/>
        <w:lvlText w:val="Figure A‑1.  "/>
        <w:legacy w:legacy="1" w:legacySpace="0" w:legacyIndent="0"/>
        <w:lvlJc w:val="left"/>
        <w:pPr>
          <w:ind w:left="2160" w:firstLine="0"/>
        </w:pPr>
        <w:rPr>
          <w:rFonts w:ascii="Helvetica Condensed" w:hAnsi="Helvetica Condensed" w:hint="default"/>
          <w:b/>
          <w:i w:val="0"/>
          <w:strike w:val="0"/>
          <w:color w:val="000000"/>
          <w:sz w:val="18"/>
          <w:u w:val="none"/>
        </w:rPr>
      </w:lvl>
    </w:lvlOverride>
  </w:num>
  <w:num w:numId="3">
    <w:abstractNumId w:val="0"/>
    <w:lvlOverride w:ilvl="0">
      <w:lvl w:ilvl="0">
        <w:start w:val="1"/>
        <w:numFmt w:val="bullet"/>
        <w:lvlText w:val="Table A‑1.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
    <w:abstractNumId w:val="0"/>
    <w:lvlOverride w:ilvl="0">
      <w:lvl w:ilvl="0">
        <w:start w:val="1"/>
        <w:numFmt w:val="bullet"/>
        <w:lvlText w:val="• "/>
        <w:legacy w:legacy="1" w:legacySpace="0" w:legacyIndent="0"/>
        <w:lvlJc w:val="left"/>
        <w:pPr>
          <w:ind w:left="2160" w:firstLine="0"/>
        </w:pPr>
        <w:rPr>
          <w:rFonts w:ascii="Times" w:hAnsi="Times" w:hint="default"/>
          <w:b w:val="0"/>
          <w:i w:val="0"/>
          <w:strike w:val="0"/>
          <w:color w:val="000000"/>
          <w:sz w:val="20"/>
          <w:u w:val="none"/>
        </w:rPr>
      </w:lvl>
    </w:lvlOverride>
  </w:num>
  <w:num w:numId="5">
    <w:abstractNumId w:val="0"/>
    <w:lvlOverride w:ilvl="0">
      <w:lvl w:ilvl="0">
        <w:start w:val="1"/>
        <w:numFmt w:val="bullet"/>
        <w:lvlText w:val=" Note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6">
    <w:abstractNumId w:val="0"/>
    <w:lvlOverride w:ilvl="0">
      <w:lvl w:ilvl="0">
        <w:start w:val="1"/>
        <w:numFmt w:val="bullet"/>
        <w:lvlText w:val="1. "/>
        <w:legacy w:legacy="1" w:legacySpace="0" w:legacyIndent="0"/>
        <w:lvlJc w:val="left"/>
        <w:pPr>
          <w:ind w:left="2160" w:firstLine="0"/>
        </w:pPr>
        <w:rPr>
          <w:rFonts w:ascii="Times" w:hAnsi="Times" w:hint="default"/>
          <w:b w:val="0"/>
          <w:i w:val="0"/>
          <w:strike w:val="0"/>
          <w:color w:val="000000"/>
          <w:sz w:val="20"/>
          <w:u w:val="none"/>
        </w:rPr>
      </w:lvl>
    </w:lvlOverride>
  </w:num>
  <w:num w:numId="7">
    <w:abstractNumId w:val="0"/>
    <w:lvlOverride w:ilvl="0">
      <w:lvl w:ilvl="0">
        <w:start w:val="1"/>
        <w:numFmt w:val="bullet"/>
        <w:lvlText w:val="2. "/>
        <w:legacy w:legacy="1" w:legacySpace="0" w:legacyIndent="0"/>
        <w:lvlJc w:val="left"/>
        <w:pPr>
          <w:ind w:left="2160" w:firstLine="0"/>
        </w:pPr>
        <w:rPr>
          <w:rFonts w:ascii="Times" w:hAnsi="Times" w:hint="default"/>
          <w:b w:val="0"/>
          <w:i w:val="0"/>
          <w:strike w:val="0"/>
          <w:color w:val="000000"/>
          <w:sz w:val="20"/>
          <w:u w:val="none"/>
        </w:rPr>
      </w:lvl>
    </w:lvlOverride>
  </w:num>
  <w:num w:numId="8">
    <w:abstractNumId w:val="0"/>
    <w:lvlOverride w:ilvl="0">
      <w:lvl w:ilvl="0">
        <w:start w:val="1"/>
        <w:numFmt w:val="bullet"/>
        <w:lvlText w:val="3. "/>
        <w:legacy w:legacy="1" w:legacySpace="0" w:legacyIndent="0"/>
        <w:lvlJc w:val="left"/>
        <w:pPr>
          <w:ind w:left="2160" w:firstLine="0"/>
        </w:pPr>
        <w:rPr>
          <w:rFonts w:ascii="Times" w:hAnsi="Times" w:hint="default"/>
          <w:b w:val="0"/>
          <w:i w:val="0"/>
          <w:strike w:val="0"/>
          <w:color w:val="000000"/>
          <w:sz w:val="20"/>
          <w:u w:val="none"/>
        </w:rPr>
      </w:lvl>
    </w:lvlOverride>
  </w:num>
  <w:num w:numId="9">
    <w:abstractNumId w:val="0"/>
    <w:lvlOverride w:ilvl="0">
      <w:lvl w:ilvl="0">
        <w:start w:val="1"/>
        <w:numFmt w:val="bullet"/>
        <w:lvlText w:val="4. "/>
        <w:legacy w:legacy="1" w:legacySpace="0" w:legacyIndent="0"/>
        <w:lvlJc w:val="left"/>
        <w:pPr>
          <w:ind w:left="2160" w:firstLine="0"/>
        </w:pPr>
        <w:rPr>
          <w:rFonts w:ascii="Times" w:hAnsi="Times" w:hint="default"/>
          <w:b w:val="0"/>
          <w:i w:val="0"/>
          <w:strike w:val="0"/>
          <w:color w:val="000000"/>
          <w:sz w:val="20"/>
          <w:u w:val="none"/>
        </w:rPr>
      </w:lvl>
    </w:lvlOverride>
  </w:num>
  <w:num w:numId="10">
    <w:abstractNumId w:val="0"/>
    <w:lvlOverride w:ilvl="0">
      <w:lvl w:ilvl="0">
        <w:start w:val="1"/>
        <w:numFmt w:val="bullet"/>
        <w:lvlText w:val="5. "/>
        <w:legacy w:legacy="1" w:legacySpace="0" w:legacyIndent="0"/>
        <w:lvlJc w:val="left"/>
        <w:pPr>
          <w:ind w:left="2160" w:firstLine="0"/>
        </w:pPr>
        <w:rPr>
          <w:rFonts w:ascii="Times" w:hAnsi="Times" w:hint="default"/>
          <w:b w:val="0"/>
          <w:i w:val="0"/>
          <w:strike w:val="0"/>
          <w:color w:val="000000"/>
          <w:sz w:val="20"/>
          <w:u w:val="none"/>
        </w:rPr>
      </w:lvl>
    </w:lvlOverride>
  </w:num>
  <w:num w:numId="11">
    <w:abstractNumId w:val="0"/>
    <w:lvlOverride w:ilvl="0">
      <w:lvl w:ilvl="0">
        <w:start w:val="1"/>
        <w:numFmt w:val="bullet"/>
        <w:lvlText w:val="6. "/>
        <w:legacy w:legacy="1" w:legacySpace="0" w:legacyIndent="0"/>
        <w:lvlJc w:val="left"/>
        <w:pPr>
          <w:ind w:left="2160" w:firstLine="0"/>
        </w:pPr>
        <w:rPr>
          <w:rFonts w:ascii="Times" w:hAnsi="Times" w:hint="default"/>
          <w:b w:val="0"/>
          <w:i w:val="0"/>
          <w:strike w:val="0"/>
          <w:color w:val="000000"/>
          <w:sz w:val="20"/>
          <w:u w:val="none"/>
        </w:rPr>
      </w:lvl>
    </w:lvlOverride>
  </w:num>
  <w:num w:numId="12">
    <w:abstractNumId w:val="0"/>
    <w:lvlOverride w:ilvl="0">
      <w:lvl w:ilvl="0">
        <w:start w:val="1"/>
        <w:numFmt w:val="bullet"/>
        <w:lvlText w:val="7. "/>
        <w:legacy w:legacy="1" w:legacySpace="0" w:legacyIndent="0"/>
        <w:lvlJc w:val="left"/>
        <w:pPr>
          <w:ind w:left="2160" w:firstLine="0"/>
        </w:pPr>
        <w:rPr>
          <w:rFonts w:ascii="Times" w:hAnsi="Times" w:hint="default"/>
          <w:b w:val="0"/>
          <w:i w:val="0"/>
          <w:strike w:val="0"/>
          <w:color w:val="000000"/>
          <w:sz w:val="20"/>
          <w:u w:val="none"/>
        </w:rPr>
      </w:lvl>
    </w:lvlOverride>
  </w:num>
  <w:num w:numId="13">
    <w:abstractNumId w:val="0"/>
    <w:lvlOverride w:ilvl="0">
      <w:lvl w:ilvl="0">
        <w:start w:val="1"/>
        <w:numFmt w:val="bullet"/>
        <w:lvlText w:val="8. "/>
        <w:legacy w:legacy="1" w:legacySpace="0" w:legacyIndent="0"/>
        <w:lvlJc w:val="left"/>
        <w:pPr>
          <w:ind w:left="2160" w:firstLine="0"/>
        </w:pPr>
        <w:rPr>
          <w:rFonts w:ascii="Times" w:hAnsi="Times" w:hint="default"/>
          <w:b w:val="0"/>
          <w:i w:val="0"/>
          <w:strike w:val="0"/>
          <w:color w:val="000000"/>
          <w:sz w:val="20"/>
          <w:u w:val="none"/>
        </w:rPr>
      </w:lvl>
    </w:lvlOverride>
  </w:num>
  <w:num w:numId="14">
    <w:abstractNumId w:val="0"/>
    <w:lvlOverride w:ilvl="0">
      <w:lvl w:ilvl="0">
        <w:start w:val="1"/>
        <w:numFmt w:val="bullet"/>
        <w:lvlText w:val="9. "/>
        <w:legacy w:legacy="1" w:legacySpace="0" w:legacyIndent="0"/>
        <w:lvlJc w:val="left"/>
        <w:pPr>
          <w:ind w:left="2160" w:firstLine="0"/>
        </w:pPr>
        <w:rPr>
          <w:rFonts w:ascii="Times" w:hAnsi="Times" w:hint="default"/>
          <w:b w:val="0"/>
          <w:i w:val="0"/>
          <w:strike w:val="0"/>
          <w:color w:val="000000"/>
          <w:sz w:val="20"/>
          <w:u w:val="none"/>
        </w:rPr>
      </w:lvl>
    </w:lvlOverride>
  </w:num>
  <w:num w:numId="15">
    <w:abstractNumId w:val="0"/>
    <w:lvlOverride w:ilvl="0">
      <w:lvl w:ilvl="0">
        <w:start w:val="1"/>
        <w:numFmt w:val="bullet"/>
        <w:lvlText w:val="10. "/>
        <w:legacy w:legacy="1" w:legacySpace="0" w:legacyIndent="0"/>
        <w:lvlJc w:val="left"/>
        <w:pPr>
          <w:ind w:left="2160" w:firstLine="0"/>
        </w:pPr>
        <w:rPr>
          <w:rFonts w:ascii="Times" w:hAnsi="Times" w:hint="default"/>
          <w:b w:val="0"/>
          <w:i w:val="0"/>
          <w:strike w:val="0"/>
          <w:color w:val="000000"/>
          <w:sz w:val="20"/>
          <w:u w:val="none"/>
        </w:rPr>
      </w:lvl>
    </w:lvlOverride>
  </w:num>
  <w:num w:numId="16">
    <w:abstractNumId w:val="0"/>
    <w:lvlOverride w:ilvl="0">
      <w:lvl w:ilvl="0">
        <w:start w:val="1"/>
        <w:numFmt w:val="bullet"/>
        <w:lvlText w:val="11. "/>
        <w:legacy w:legacy="1" w:legacySpace="0" w:legacyIndent="0"/>
        <w:lvlJc w:val="left"/>
        <w:pPr>
          <w:ind w:left="2160" w:firstLine="0"/>
        </w:pPr>
        <w:rPr>
          <w:rFonts w:ascii="Times" w:hAnsi="Times" w:hint="default"/>
          <w:b w:val="0"/>
          <w:i w:val="0"/>
          <w:strike w:val="0"/>
          <w:color w:val="000000"/>
          <w:sz w:val="20"/>
          <w:u w:val="none"/>
        </w:rPr>
      </w:lvl>
    </w:lvlOverride>
  </w:num>
  <w:num w:numId="17">
    <w:abstractNumId w:val="0"/>
    <w:lvlOverride w:ilvl="0">
      <w:lvl w:ilvl="0">
        <w:start w:val="1"/>
        <w:numFmt w:val="bullet"/>
        <w:lvlText w:val="12. "/>
        <w:legacy w:legacy="1" w:legacySpace="0" w:legacyIndent="0"/>
        <w:lvlJc w:val="left"/>
        <w:pPr>
          <w:ind w:left="2160" w:firstLine="0"/>
        </w:pPr>
        <w:rPr>
          <w:rFonts w:ascii="Times" w:hAnsi="Times" w:hint="default"/>
          <w:b w:val="0"/>
          <w:i w:val="0"/>
          <w:strike w:val="0"/>
          <w:color w:val="000000"/>
          <w:sz w:val="20"/>
          <w:u w:val="none"/>
        </w:rPr>
      </w:lvl>
    </w:lvlOverride>
  </w:num>
  <w:num w:numId="18">
    <w:abstractNumId w:val="0"/>
    <w:lvlOverride w:ilvl="0">
      <w:lvl w:ilvl="0">
        <w:start w:val="1"/>
        <w:numFmt w:val="bullet"/>
        <w:lvlText w:val="13. "/>
        <w:legacy w:legacy="1" w:legacySpace="0" w:legacyIndent="0"/>
        <w:lvlJc w:val="left"/>
        <w:pPr>
          <w:ind w:left="2160" w:firstLine="0"/>
        </w:pPr>
        <w:rPr>
          <w:rFonts w:ascii="Times" w:hAnsi="Times" w:hint="default"/>
          <w:b w:val="0"/>
          <w:i w:val="0"/>
          <w:strike w:val="0"/>
          <w:color w:val="000000"/>
          <w:sz w:val="20"/>
          <w:u w:val="none"/>
        </w:rPr>
      </w:lvl>
    </w:lvlOverride>
  </w:num>
  <w:num w:numId="19">
    <w:abstractNumId w:val="0"/>
    <w:lvlOverride w:ilvl="0">
      <w:lvl w:ilvl="0">
        <w:start w:val="1"/>
        <w:numFmt w:val="bullet"/>
        <w:lvlText w:val="14. "/>
        <w:legacy w:legacy="1" w:legacySpace="0" w:legacyIndent="0"/>
        <w:lvlJc w:val="left"/>
        <w:pPr>
          <w:ind w:left="2160" w:firstLine="0"/>
        </w:pPr>
        <w:rPr>
          <w:rFonts w:ascii="Times" w:hAnsi="Times" w:hint="default"/>
          <w:b w:val="0"/>
          <w:i w:val="0"/>
          <w:strike w:val="0"/>
          <w:color w:val="000000"/>
          <w:sz w:val="20"/>
          <w:u w:val="none"/>
        </w:rPr>
      </w:lvl>
    </w:lvlOverride>
  </w:num>
  <w:num w:numId="20">
    <w:abstractNumId w:val="0"/>
    <w:lvlOverride w:ilvl="0">
      <w:lvl w:ilvl="0">
        <w:start w:val="1"/>
        <w:numFmt w:val="bullet"/>
        <w:lvlText w:val="15. "/>
        <w:legacy w:legacy="1" w:legacySpace="0" w:legacyIndent="0"/>
        <w:lvlJc w:val="left"/>
        <w:pPr>
          <w:ind w:left="2160" w:firstLine="0"/>
        </w:pPr>
        <w:rPr>
          <w:rFonts w:ascii="Times" w:hAnsi="Times" w:hint="default"/>
          <w:b w:val="0"/>
          <w:i w:val="0"/>
          <w:strike w:val="0"/>
          <w:color w:val="000000"/>
          <w:sz w:val="20"/>
          <w:u w:val="none"/>
        </w:rPr>
      </w:lvl>
    </w:lvlOverride>
  </w:num>
  <w:num w:numId="21">
    <w:abstractNumId w:val="0"/>
    <w:lvlOverride w:ilvl="0">
      <w:lvl w:ilvl="0">
        <w:start w:val="1"/>
        <w:numFmt w:val="bullet"/>
        <w:lvlText w:val="16. "/>
        <w:legacy w:legacy="1" w:legacySpace="0" w:legacyIndent="0"/>
        <w:lvlJc w:val="left"/>
        <w:pPr>
          <w:ind w:left="2160" w:firstLine="0"/>
        </w:pPr>
        <w:rPr>
          <w:rFonts w:ascii="Times" w:hAnsi="Times" w:hint="default"/>
          <w:b w:val="0"/>
          <w:i w:val="0"/>
          <w:strike w:val="0"/>
          <w:color w:val="000000"/>
          <w:sz w:val="20"/>
          <w:u w:val="none"/>
        </w:rPr>
      </w:lvl>
    </w:lvlOverride>
  </w:num>
  <w:num w:numId="22">
    <w:abstractNumId w:val="0"/>
    <w:lvlOverride w:ilvl="0">
      <w:lvl w:ilvl="0">
        <w:start w:val="1"/>
        <w:numFmt w:val="bullet"/>
        <w:lvlText w:val="17. "/>
        <w:legacy w:legacy="1" w:legacySpace="0" w:legacyIndent="0"/>
        <w:lvlJc w:val="left"/>
        <w:pPr>
          <w:ind w:left="2160" w:firstLine="0"/>
        </w:pPr>
        <w:rPr>
          <w:rFonts w:ascii="Times" w:hAnsi="Times" w:hint="default"/>
          <w:b w:val="0"/>
          <w:i w:val="0"/>
          <w:strike w:val="0"/>
          <w:color w:val="000000"/>
          <w:sz w:val="20"/>
          <w:u w:val="none"/>
        </w:rPr>
      </w:lvl>
    </w:lvlOverride>
  </w:num>
  <w:num w:numId="23">
    <w:abstractNumId w:val="0"/>
    <w:lvlOverride w:ilvl="0">
      <w:lvl w:ilvl="0">
        <w:start w:val="1"/>
        <w:numFmt w:val="bullet"/>
        <w:lvlText w:val="18. "/>
        <w:legacy w:legacy="1" w:legacySpace="0" w:legacyIndent="0"/>
        <w:lvlJc w:val="left"/>
        <w:pPr>
          <w:ind w:left="2160" w:firstLine="0"/>
        </w:pPr>
        <w:rPr>
          <w:rFonts w:ascii="Times" w:hAnsi="Times" w:hint="default"/>
          <w:b w:val="0"/>
          <w:i w:val="0"/>
          <w:strike w:val="0"/>
          <w:color w:val="000000"/>
          <w:sz w:val="20"/>
          <w:u w:val="none"/>
        </w:rPr>
      </w:lvl>
    </w:lvlOverride>
  </w:num>
  <w:num w:numId="24">
    <w:abstractNumId w:val="0"/>
    <w:lvlOverride w:ilvl="0">
      <w:lvl w:ilvl="0">
        <w:start w:val="1"/>
        <w:numFmt w:val="bullet"/>
        <w:lvlText w:val="19. "/>
        <w:legacy w:legacy="1" w:legacySpace="0" w:legacyIndent="0"/>
        <w:lvlJc w:val="left"/>
        <w:pPr>
          <w:ind w:left="2160" w:firstLine="0"/>
        </w:pPr>
        <w:rPr>
          <w:rFonts w:ascii="Times" w:hAnsi="Times" w:hint="default"/>
          <w:b w:val="0"/>
          <w:i w:val="0"/>
          <w:strike w:val="0"/>
          <w:color w:val="000000"/>
          <w:sz w:val="20"/>
          <w:u w:val="none"/>
        </w:rPr>
      </w:lvl>
    </w:lvlOverride>
  </w:num>
  <w:num w:numId="25">
    <w:abstractNumId w:val="0"/>
    <w:lvlOverride w:ilvl="0">
      <w:lvl w:ilvl="0">
        <w:start w:val="1"/>
        <w:numFmt w:val="bullet"/>
        <w:lvlText w:val="20. "/>
        <w:legacy w:legacy="1" w:legacySpace="0" w:legacyIndent="0"/>
        <w:lvlJc w:val="left"/>
        <w:pPr>
          <w:ind w:left="2160" w:firstLine="0"/>
        </w:pPr>
        <w:rPr>
          <w:rFonts w:ascii="Times" w:hAnsi="Times" w:hint="default"/>
          <w:b w:val="0"/>
          <w:i w:val="0"/>
          <w:strike w:val="0"/>
          <w:color w:val="000000"/>
          <w:sz w:val="20"/>
          <w:u w:val="none"/>
        </w:rPr>
      </w:lvl>
    </w:lvlOverride>
  </w:num>
  <w:num w:numId="26">
    <w:abstractNumId w:val="0"/>
    <w:lvlOverride w:ilvl="0">
      <w:lvl w:ilvl="0">
        <w:start w:val="1"/>
        <w:numFmt w:val="bullet"/>
        <w:lvlText w:val="21. "/>
        <w:legacy w:legacy="1" w:legacySpace="0" w:legacyIndent="0"/>
        <w:lvlJc w:val="left"/>
        <w:pPr>
          <w:ind w:left="2160" w:firstLine="0"/>
        </w:pPr>
        <w:rPr>
          <w:rFonts w:ascii="Times" w:hAnsi="Times" w:hint="default"/>
          <w:b w:val="0"/>
          <w:i w:val="0"/>
          <w:strike w:val="0"/>
          <w:color w:val="000000"/>
          <w:sz w:val="20"/>
          <w:u w:val="none"/>
        </w:rPr>
      </w:lvl>
    </w:lvlOverride>
  </w:num>
  <w:num w:numId="27">
    <w:abstractNumId w:val="0"/>
    <w:lvlOverride w:ilvl="0">
      <w:lvl w:ilvl="0">
        <w:start w:val="1"/>
        <w:numFmt w:val="bullet"/>
        <w:lvlText w:val="22. "/>
        <w:legacy w:legacy="1" w:legacySpace="0" w:legacyIndent="0"/>
        <w:lvlJc w:val="left"/>
        <w:pPr>
          <w:ind w:left="2160" w:firstLine="0"/>
        </w:pPr>
        <w:rPr>
          <w:rFonts w:ascii="Times" w:hAnsi="Times" w:hint="default"/>
          <w:b w:val="0"/>
          <w:i w:val="0"/>
          <w:strike w:val="0"/>
          <w:color w:val="000000"/>
          <w:sz w:val="20"/>
          <w:u w:val="none"/>
        </w:rPr>
      </w:lvl>
    </w:lvlOverride>
  </w:num>
  <w:num w:numId="28">
    <w:abstractNumId w:val="0"/>
    <w:lvlOverride w:ilvl="0">
      <w:lvl w:ilvl="0">
        <w:start w:val="1"/>
        <w:numFmt w:val="bullet"/>
        <w:lvlText w:val="23. "/>
        <w:legacy w:legacy="1" w:legacySpace="0" w:legacyIndent="0"/>
        <w:lvlJc w:val="left"/>
        <w:pPr>
          <w:ind w:left="2160" w:firstLine="0"/>
        </w:pPr>
        <w:rPr>
          <w:rFonts w:ascii="Times" w:hAnsi="Times" w:hint="default"/>
          <w:b w:val="0"/>
          <w:i w:val="0"/>
          <w:strike w:val="0"/>
          <w:color w:val="000000"/>
          <w:sz w:val="20"/>
          <w:u w:val="none"/>
        </w:rPr>
      </w:lvl>
    </w:lvlOverride>
  </w:num>
  <w:num w:numId="29">
    <w:abstractNumId w:val="0"/>
    <w:lvlOverride w:ilvl="0">
      <w:lvl w:ilvl="0">
        <w:start w:val="1"/>
        <w:numFmt w:val="bullet"/>
        <w:lvlText w:val="24. "/>
        <w:legacy w:legacy="1" w:legacySpace="0" w:legacyIndent="0"/>
        <w:lvlJc w:val="left"/>
        <w:pPr>
          <w:ind w:left="2160" w:firstLine="0"/>
        </w:pPr>
        <w:rPr>
          <w:rFonts w:ascii="Times" w:hAnsi="Times" w:hint="default"/>
          <w:b w:val="0"/>
          <w:i w:val="0"/>
          <w:strike w:val="0"/>
          <w:color w:val="000000"/>
          <w:sz w:val="20"/>
          <w:u w:val="none"/>
        </w:rPr>
      </w:lvl>
    </w:lvlOverride>
  </w:num>
  <w:num w:numId="30">
    <w:abstractNumId w:val="0"/>
    <w:lvlOverride w:ilvl="0">
      <w:lvl w:ilvl="0">
        <w:start w:val="1"/>
        <w:numFmt w:val="bullet"/>
        <w:lvlText w:val="25. "/>
        <w:legacy w:legacy="1" w:legacySpace="0" w:legacyIndent="0"/>
        <w:lvlJc w:val="left"/>
        <w:pPr>
          <w:ind w:left="2160" w:firstLine="0"/>
        </w:pPr>
        <w:rPr>
          <w:rFonts w:ascii="Times" w:hAnsi="Times" w:hint="default"/>
          <w:b w:val="0"/>
          <w:i w:val="0"/>
          <w:strike w:val="0"/>
          <w:color w:val="000000"/>
          <w:sz w:val="20"/>
          <w:u w:val="none"/>
        </w:rPr>
      </w:lvl>
    </w:lvlOverride>
  </w:num>
  <w:num w:numId="31">
    <w:abstractNumId w:val="0"/>
    <w:lvlOverride w:ilvl="0">
      <w:lvl w:ilvl="0">
        <w:start w:val="1"/>
        <w:numFmt w:val="bullet"/>
        <w:lvlText w:val="26. "/>
        <w:legacy w:legacy="1" w:legacySpace="0" w:legacyIndent="0"/>
        <w:lvlJc w:val="left"/>
        <w:pPr>
          <w:ind w:left="2160" w:firstLine="0"/>
        </w:pPr>
        <w:rPr>
          <w:rFonts w:ascii="Times" w:hAnsi="Times" w:hint="default"/>
          <w:b w:val="0"/>
          <w:i w:val="0"/>
          <w:strike w:val="0"/>
          <w:color w:val="000000"/>
          <w:sz w:val="20"/>
          <w:u w:val="none"/>
        </w:rPr>
      </w:lvl>
    </w:lvlOverride>
  </w:num>
  <w:num w:numId="32">
    <w:abstractNumId w:val="0"/>
    <w:lvlOverride w:ilvl="0">
      <w:lvl w:ilvl="0">
        <w:start w:val="1"/>
        <w:numFmt w:val="bullet"/>
        <w:lvlText w:val="27. "/>
        <w:legacy w:legacy="1" w:legacySpace="0" w:legacyIndent="0"/>
        <w:lvlJc w:val="left"/>
        <w:pPr>
          <w:ind w:left="2160" w:firstLine="0"/>
        </w:pPr>
        <w:rPr>
          <w:rFonts w:ascii="Times" w:hAnsi="Times" w:hint="default"/>
          <w:b w:val="0"/>
          <w:i w:val="0"/>
          <w:strike w:val="0"/>
          <w:color w:val="000000"/>
          <w:sz w:val="20"/>
          <w:u w:val="none"/>
        </w:rPr>
      </w:lvl>
    </w:lvlOverride>
  </w:num>
  <w:num w:numId="33">
    <w:abstractNumId w:val="0"/>
    <w:lvlOverride w:ilvl="0">
      <w:lvl w:ilvl="0">
        <w:start w:val="1"/>
        <w:numFmt w:val="bullet"/>
        <w:lvlText w:val="28. "/>
        <w:legacy w:legacy="1" w:legacySpace="0" w:legacyIndent="0"/>
        <w:lvlJc w:val="left"/>
        <w:pPr>
          <w:ind w:left="2160" w:firstLine="0"/>
        </w:pPr>
        <w:rPr>
          <w:rFonts w:ascii="Times" w:hAnsi="Times" w:hint="default"/>
          <w:b w:val="0"/>
          <w:i w:val="0"/>
          <w:strike w:val="0"/>
          <w:color w:val="000000"/>
          <w:sz w:val="20"/>
          <w:u w:val="none"/>
        </w:rPr>
      </w:lvl>
    </w:lvlOverride>
  </w:num>
  <w:num w:numId="34">
    <w:abstractNumId w:val="0"/>
    <w:lvlOverride w:ilvl="0">
      <w:lvl w:ilvl="0">
        <w:start w:val="1"/>
        <w:numFmt w:val="bullet"/>
        <w:lvlText w:val="29. "/>
        <w:legacy w:legacy="1" w:legacySpace="0" w:legacyIndent="0"/>
        <w:lvlJc w:val="left"/>
        <w:pPr>
          <w:ind w:left="2160" w:firstLine="0"/>
        </w:pPr>
        <w:rPr>
          <w:rFonts w:ascii="Times" w:hAnsi="Times" w:hint="default"/>
          <w:b w:val="0"/>
          <w:i w:val="0"/>
          <w:strike w:val="0"/>
          <w:color w:val="000000"/>
          <w:sz w:val="20"/>
          <w:u w:val="none"/>
        </w:rPr>
      </w:lvl>
    </w:lvlOverride>
  </w:num>
  <w:num w:numId="35">
    <w:abstractNumId w:val="0"/>
    <w:lvlOverride w:ilvl="0">
      <w:lvl w:ilvl="0">
        <w:start w:val="1"/>
        <w:numFmt w:val="bullet"/>
        <w:lvlText w:val="30. "/>
        <w:legacy w:legacy="1" w:legacySpace="0" w:legacyIndent="0"/>
        <w:lvlJc w:val="left"/>
        <w:pPr>
          <w:ind w:left="2160" w:firstLine="0"/>
        </w:pPr>
        <w:rPr>
          <w:rFonts w:ascii="Times" w:hAnsi="Times" w:hint="default"/>
          <w:b w:val="0"/>
          <w:i w:val="0"/>
          <w:strike w:val="0"/>
          <w:color w:val="000000"/>
          <w:sz w:val="20"/>
          <w:u w:val="none"/>
        </w:rPr>
      </w:lvl>
    </w:lvlOverride>
  </w:num>
  <w:num w:numId="36">
    <w:abstractNumId w:val="0"/>
    <w:lvlOverride w:ilvl="0">
      <w:lvl w:ilvl="0">
        <w:start w:val="1"/>
        <w:numFmt w:val="bullet"/>
        <w:lvlText w:val="31. "/>
        <w:legacy w:legacy="1" w:legacySpace="0" w:legacyIndent="0"/>
        <w:lvlJc w:val="left"/>
        <w:pPr>
          <w:ind w:left="2160" w:firstLine="0"/>
        </w:pPr>
        <w:rPr>
          <w:rFonts w:ascii="Times" w:hAnsi="Times" w:hint="default"/>
          <w:b w:val="0"/>
          <w:i w:val="0"/>
          <w:strike w:val="0"/>
          <w:color w:val="000000"/>
          <w:sz w:val="20"/>
          <w:u w:val="none"/>
        </w:rPr>
      </w:lvl>
    </w:lvlOverride>
  </w:num>
  <w:num w:numId="37">
    <w:abstractNumId w:val="0"/>
    <w:lvlOverride w:ilvl="0">
      <w:lvl w:ilvl="0">
        <w:start w:val="1"/>
        <w:numFmt w:val="bullet"/>
        <w:lvlText w:val="32. "/>
        <w:legacy w:legacy="1" w:legacySpace="0" w:legacyIndent="0"/>
        <w:lvlJc w:val="left"/>
        <w:pPr>
          <w:ind w:left="2160" w:firstLine="0"/>
        </w:pPr>
        <w:rPr>
          <w:rFonts w:ascii="Times" w:hAnsi="Times" w:hint="default"/>
          <w:b w:val="0"/>
          <w:i w:val="0"/>
          <w:strike w:val="0"/>
          <w:color w:val="000000"/>
          <w:sz w:val="20"/>
          <w:u w:val="none"/>
        </w:rPr>
      </w:lvl>
    </w:lvlOverride>
  </w:num>
  <w:num w:numId="38">
    <w:abstractNumId w:val="0"/>
    <w:lvlOverride w:ilvl="0">
      <w:lvl w:ilvl="0">
        <w:start w:val="1"/>
        <w:numFmt w:val="bullet"/>
        <w:lvlText w:val="33. "/>
        <w:legacy w:legacy="1" w:legacySpace="0" w:legacyIndent="0"/>
        <w:lvlJc w:val="left"/>
        <w:pPr>
          <w:ind w:left="2160" w:firstLine="0"/>
        </w:pPr>
        <w:rPr>
          <w:rFonts w:ascii="Times" w:hAnsi="Times" w:hint="default"/>
          <w:b w:val="0"/>
          <w:i w:val="0"/>
          <w:strike w:val="0"/>
          <w:color w:val="000000"/>
          <w:sz w:val="20"/>
          <w:u w:val="none"/>
        </w:rPr>
      </w:lvl>
    </w:lvlOverride>
  </w:num>
  <w:num w:numId="39">
    <w:abstractNumId w:val="0"/>
    <w:lvlOverride w:ilvl="0">
      <w:lvl w:ilvl="0">
        <w:start w:val="1"/>
        <w:numFmt w:val="bullet"/>
        <w:lvlText w:val="34. "/>
        <w:legacy w:legacy="1" w:legacySpace="0" w:legacyIndent="0"/>
        <w:lvlJc w:val="left"/>
        <w:pPr>
          <w:ind w:left="2160" w:firstLine="0"/>
        </w:pPr>
        <w:rPr>
          <w:rFonts w:ascii="Times" w:hAnsi="Times" w:hint="default"/>
          <w:b w:val="0"/>
          <w:i w:val="0"/>
          <w:strike w:val="0"/>
          <w:color w:val="000000"/>
          <w:sz w:val="20"/>
          <w:u w:val="none"/>
        </w:rPr>
      </w:lvl>
    </w:lvlOverride>
  </w:num>
  <w:num w:numId="40">
    <w:abstractNumId w:val="0"/>
    <w:lvlOverride w:ilvl="0">
      <w:lvl w:ilvl="0">
        <w:start w:val="1"/>
        <w:numFmt w:val="bullet"/>
        <w:lvlText w:val="35. "/>
        <w:legacy w:legacy="1" w:legacySpace="0" w:legacyIndent="0"/>
        <w:lvlJc w:val="left"/>
        <w:pPr>
          <w:ind w:left="2160" w:firstLine="0"/>
        </w:pPr>
        <w:rPr>
          <w:rFonts w:ascii="Times" w:hAnsi="Times" w:hint="default"/>
          <w:b w:val="0"/>
          <w:i w:val="0"/>
          <w:strike w:val="0"/>
          <w:color w:val="000000"/>
          <w:sz w:val="20"/>
          <w:u w:val="none"/>
        </w:rPr>
      </w:lvl>
    </w:lvlOverride>
  </w:num>
  <w:num w:numId="41">
    <w:abstractNumId w:val="0"/>
    <w:lvlOverride w:ilvl="0">
      <w:lvl w:ilvl="0">
        <w:start w:val="1"/>
        <w:numFmt w:val="bullet"/>
        <w:lvlText w:val="36. "/>
        <w:legacy w:legacy="1" w:legacySpace="0" w:legacyIndent="0"/>
        <w:lvlJc w:val="left"/>
        <w:pPr>
          <w:ind w:left="2160" w:firstLine="0"/>
        </w:pPr>
        <w:rPr>
          <w:rFonts w:ascii="Times" w:hAnsi="Times" w:hint="default"/>
          <w:b w:val="0"/>
          <w:i w:val="0"/>
          <w:strike w:val="0"/>
          <w:color w:val="000000"/>
          <w:sz w:val="20"/>
          <w:u w:val="none"/>
        </w:rPr>
      </w:lvl>
    </w:lvlOverride>
  </w:num>
  <w:num w:numId="42">
    <w:abstractNumId w:val="0"/>
    <w:lvlOverride w:ilvl="0">
      <w:lvl w:ilvl="0">
        <w:start w:val="1"/>
        <w:numFmt w:val="bullet"/>
        <w:lvlText w:val="37. "/>
        <w:legacy w:legacy="1" w:legacySpace="0" w:legacyIndent="0"/>
        <w:lvlJc w:val="left"/>
        <w:pPr>
          <w:ind w:left="2160" w:firstLine="0"/>
        </w:pPr>
        <w:rPr>
          <w:rFonts w:ascii="Times" w:hAnsi="Times" w:hint="default"/>
          <w:b w:val="0"/>
          <w:i w:val="0"/>
          <w:strike w:val="0"/>
          <w:color w:val="000000"/>
          <w:sz w:val="20"/>
          <w:u w:val="none"/>
        </w:rPr>
      </w:lvl>
    </w:lvlOverride>
  </w:num>
  <w:num w:numId="43">
    <w:abstractNumId w:val="0"/>
    <w:lvlOverride w:ilvl="0">
      <w:lvl w:ilvl="0">
        <w:start w:val="1"/>
        <w:numFmt w:val="bullet"/>
        <w:lvlText w:val="Table A‑2.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4">
    <w:abstractNumId w:val="0"/>
    <w:lvlOverride w:ilvl="0">
      <w:lvl w:ilvl="0">
        <w:start w:val="1"/>
        <w:numFmt w:val="bullet"/>
        <w:lvlText w:val="Table A‑3.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5">
    <w:abstractNumId w:val="0"/>
    <w:lvlOverride w:ilvl="0">
      <w:lvl w:ilvl="0">
        <w:start w:val="1"/>
        <w:numFmt w:val="bullet"/>
        <w:lvlText w:val="Table A‑4.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6">
    <w:abstractNumId w:val="0"/>
    <w:lvlOverride w:ilvl="0">
      <w:lvl w:ilvl="0">
        <w:start w:val="1"/>
        <w:numFmt w:val="bullet"/>
        <w:lvlText w:val="Table A‑5.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47">
    <w:abstractNumId w:val="16"/>
  </w:num>
  <w:num w:numId="48">
    <w:abstractNumId w:val="2"/>
  </w:num>
  <w:num w:numId="49">
    <w:abstractNumId w:val="5"/>
  </w:num>
  <w:num w:numId="50">
    <w:abstractNumId w:val="7"/>
  </w:num>
  <w:num w:numId="51">
    <w:abstractNumId w:val="9"/>
  </w:num>
  <w:num w:numId="52">
    <w:abstractNumId w:val="15"/>
  </w:num>
  <w:num w:numId="53">
    <w:abstractNumId w:val="1"/>
  </w:num>
  <w:num w:numId="54">
    <w:abstractNumId w:val="4"/>
  </w:num>
  <w:num w:numId="55">
    <w:abstractNumId w:val="13"/>
  </w:num>
  <w:num w:numId="56">
    <w:abstractNumId w:val="10"/>
  </w:num>
  <w:num w:numId="57">
    <w:abstractNumId w:val="14"/>
  </w:num>
  <w:num w:numId="58">
    <w:abstractNumId w:val="8"/>
  </w:num>
  <w:num w:numId="59">
    <w:abstractNumId w:val="18"/>
  </w:num>
  <w:num w:numId="60">
    <w:abstractNumId w:val="17"/>
  </w:num>
  <w:num w:numId="61">
    <w:abstractNumId w:val="11"/>
  </w:num>
  <w:num w:numId="62">
    <w:abstractNumId w:val="3"/>
  </w:num>
  <w:num w:numId="63">
    <w:abstractNumId w:val="6"/>
  </w:num>
  <w:num w:numId="64">
    <w:abstractNumId w:val="12"/>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proofState w:spelling="clean"/>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916A8"/>
    <w:rsid w:val="000009C0"/>
    <w:rsid w:val="00002E08"/>
    <w:rsid w:val="000040DB"/>
    <w:rsid w:val="000076BB"/>
    <w:rsid w:val="00007ADE"/>
    <w:rsid w:val="0002022F"/>
    <w:rsid w:val="000333FE"/>
    <w:rsid w:val="00040819"/>
    <w:rsid w:val="00042E71"/>
    <w:rsid w:val="00043A7D"/>
    <w:rsid w:val="00044C0E"/>
    <w:rsid w:val="0004653E"/>
    <w:rsid w:val="00046B09"/>
    <w:rsid w:val="00051091"/>
    <w:rsid w:val="00066A98"/>
    <w:rsid w:val="00070F80"/>
    <w:rsid w:val="00075DD1"/>
    <w:rsid w:val="000858D3"/>
    <w:rsid w:val="00086CE2"/>
    <w:rsid w:val="00087310"/>
    <w:rsid w:val="000906CB"/>
    <w:rsid w:val="00090E57"/>
    <w:rsid w:val="00091C52"/>
    <w:rsid w:val="000957C2"/>
    <w:rsid w:val="00096BFA"/>
    <w:rsid w:val="000A4BDD"/>
    <w:rsid w:val="000B2C96"/>
    <w:rsid w:val="000B6A2A"/>
    <w:rsid w:val="000B6CF9"/>
    <w:rsid w:val="000B6EB2"/>
    <w:rsid w:val="000C5D1D"/>
    <w:rsid w:val="000D050E"/>
    <w:rsid w:val="000D7405"/>
    <w:rsid w:val="000F24F6"/>
    <w:rsid w:val="000F4999"/>
    <w:rsid w:val="0010133C"/>
    <w:rsid w:val="001062E5"/>
    <w:rsid w:val="001176BB"/>
    <w:rsid w:val="001270CD"/>
    <w:rsid w:val="0013493F"/>
    <w:rsid w:val="00146239"/>
    <w:rsid w:val="00154DCA"/>
    <w:rsid w:val="0015530A"/>
    <w:rsid w:val="00164157"/>
    <w:rsid w:val="00164D1C"/>
    <w:rsid w:val="00165840"/>
    <w:rsid w:val="0017033D"/>
    <w:rsid w:val="00171EDF"/>
    <w:rsid w:val="00172412"/>
    <w:rsid w:val="001738FE"/>
    <w:rsid w:val="00191143"/>
    <w:rsid w:val="001969C9"/>
    <w:rsid w:val="00197471"/>
    <w:rsid w:val="001B345F"/>
    <w:rsid w:val="001C2CEA"/>
    <w:rsid w:val="001C3706"/>
    <w:rsid w:val="001C4D8D"/>
    <w:rsid w:val="001D41AF"/>
    <w:rsid w:val="001D7866"/>
    <w:rsid w:val="001E1DB0"/>
    <w:rsid w:val="001F37B4"/>
    <w:rsid w:val="001F4CEF"/>
    <w:rsid w:val="001F58E1"/>
    <w:rsid w:val="00201A3E"/>
    <w:rsid w:val="002163E6"/>
    <w:rsid w:val="00217120"/>
    <w:rsid w:val="00220778"/>
    <w:rsid w:val="0022206B"/>
    <w:rsid w:val="002234A3"/>
    <w:rsid w:val="00224B70"/>
    <w:rsid w:val="002428ED"/>
    <w:rsid w:val="00247B3C"/>
    <w:rsid w:val="00252B5B"/>
    <w:rsid w:val="002544BE"/>
    <w:rsid w:val="002640C9"/>
    <w:rsid w:val="00267FDD"/>
    <w:rsid w:val="00273667"/>
    <w:rsid w:val="00275372"/>
    <w:rsid w:val="0028011F"/>
    <w:rsid w:val="00281A42"/>
    <w:rsid w:val="00282DCD"/>
    <w:rsid w:val="00282DD9"/>
    <w:rsid w:val="00292699"/>
    <w:rsid w:val="00297C50"/>
    <w:rsid w:val="002A3A85"/>
    <w:rsid w:val="002A5EB2"/>
    <w:rsid w:val="002A74B6"/>
    <w:rsid w:val="002B024B"/>
    <w:rsid w:val="002B1120"/>
    <w:rsid w:val="002B565E"/>
    <w:rsid w:val="002C0647"/>
    <w:rsid w:val="002D3A5C"/>
    <w:rsid w:val="002F3D80"/>
    <w:rsid w:val="002F4EFF"/>
    <w:rsid w:val="002F5A45"/>
    <w:rsid w:val="002F6D8B"/>
    <w:rsid w:val="00302BC8"/>
    <w:rsid w:val="00316F77"/>
    <w:rsid w:val="00323353"/>
    <w:rsid w:val="003330CD"/>
    <w:rsid w:val="00341ED8"/>
    <w:rsid w:val="00353C91"/>
    <w:rsid w:val="0035681B"/>
    <w:rsid w:val="00364A64"/>
    <w:rsid w:val="00367D6F"/>
    <w:rsid w:val="00371F3F"/>
    <w:rsid w:val="00375640"/>
    <w:rsid w:val="0037582A"/>
    <w:rsid w:val="00377146"/>
    <w:rsid w:val="00382B89"/>
    <w:rsid w:val="003835FE"/>
    <w:rsid w:val="0039529D"/>
    <w:rsid w:val="003B24CC"/>
    <w:rsid w:val="003B26B0"/>
    <w:rsid w:val="003B33AF"/>
    <w:rsid w:val="003C0C8F"/>
    <w:rsid w:val="003C7499"/>
    <w:rsid w:val="003E5894"/>
    <w:rsid w:val="003E6633"/>
    <w:rsid w:val="003E7A31"/>
    <w:rsid w:val="003F4529"/>
    <w:rsid w:val="00401E4D"/>
    <w:rsid w:val="00405971"/>
    <w:rsid w:val="00407033"/>
    <w:rsid w:val="00415830"/>
    <w:rsid w:val="00415E2E"/>
    <w:rsid w:val="004248E7"/>
    <w:rsid w:val="00425502"/>
    <w:rsid w:val="004267B4"/>
    <w:rsid w:val="00435916"/>
    <w:rsid w:val="00436AAD"/>
    <w:rsid w:val="0044645C"/>
    <w:rsid w:val="004472C8"/>
    <w:rsid w:val="00456690"/>
    <w:rsid w:val="00470887"/>
    <w:rsid w:val="0047231F"/>
    <w:rsid w:val="0047773C"/>
    <w:rsid w:val="00484CD6"/>
    <w:rsid w:val="00484FF4"/>
    <w:rsid w:val="00485D8A"/>
    <w:rsid w:val="004A0D49"/>
    <w:rsid w:val="004A1DB6"/>
    <w:rsid w:val="004A7955"/>
    <w:rsid w:val="004C0E25"/>
    <w:rsid w:val="004E51BB"/>
    <w:rsid w:val="004E6EDB"/>
    <w:rsid w:val="004F5804"/>
    <w:rsid w:val="00500C9A"/>
    <w:rsid w:val="00512CAE"/>
    <w:rsid w:val="00515681"/>
    <w:rsid w:val="005160E2"/>
    <w:rsid w:val="00520AE4"/>
    <w:rsid w:val="005221C3"/>
    <w:rsid w:val="00523256"/>
    <w:rsid w:val="0053125E"/>
    <w:rsid w:val="005361F2"/>
    <w:rsid w:val="0053694D"/>
    <w:rsid w:val="005551E7"/>
    <w:rsid w:val="00556B2D"/>
    <w:rsid w:val="00560646"/>
    <w:rsid w:val="00560B64"/>
    <w:rsid w:val="005610AE"/>
    <w:rsid w:val="00562BAA"/>
    <w:rsid w:val="005642BB"/>
    <w:rsid w:val="00567D94"/>
    <w:rsid w:val="0057006D"/>
    <w:rsid w:val="0057204E"/>
    <w:rsid w:val="00575E68"/>
    <w:rsid w:val="00582421"/>
    <w:rsid w:val="00584BAF"/>
    <w:rsid w:val="0058534C"/>
    <w:rsid w:val="0059414C"/>
    <w:rsid w:val="005944C7"/>
    <w:rsid w:val="00597743"/>
    <w:rsid w:val="00597E87"/>
    <w:rsid w:val="005A1E6D"/>
    <w:rsid w:val="005A65DB"/>
    <w:rsid w:val="005A70E4"/>
    <w:rsid w:val="005A75B5"/>
    <w:rsid w:val="005B202D"/>
    <w:rsid w:val="005B3ACF"/>
    <w:rsid w:val="005B4648"/>
    <w:rsid w:val="005C5CE8"/>
    <w:rsid w:val="005D1151"/>
    <w:rsid w:val="005F5A30"/>
    <w:rsid w:val="005F6C2E"/>
    <w:rsid w:val="00610BA8"/>
    <w:rsid w:val="00613250"/>
    <w:rsid w:val="00626DB9"/>
    <w:rsid w:val="0062704C"/>
    <w:rsid w:val="006346B7"/>
    <w:rsid w:val="00637BA8"/>
    <w:rsid w:val="006411E4"/>
    <w:rsid w:val="00641D39"/>
    <w:rsid w:val="006464FA"/>
    <w:rsid w:val="006550CA"/>
    <w:rsid w:val="00666792"/>
    <w:rsid w:val="0068320F"/>
    <w:rsid w:val="0068545D"/>
    <w:rsid w:val="006910C9"/>
    <w:rsid w:val="006B0D4F"/>
    <w:rsid w:val="006B1B9B"/>
    <w:rsid w:val="006B754E"/>
    <w:rsid w:val="006C291F"/>
    <w:rsid w:val="006C3FA5"/>
    <w:rsid w:val="006C5487"/>
    <w:rsid w:val="006C7199"/>
    <w:rsid w:val="006D2CCA"/>
    <w:rsid w:val="006D3543"/>
    <w:rsid w:val="006D4D0C"/>
    <w:rsid w:val="006E3D7A"/>
    <w:rsid w:val="00703380"/>
    <w:rsid w:val="00706C15"/>
    <w:rsid w:val="007109A8"/>
    <w:rsid w:val="00713223"/>
    <w:rsid w:val="00732C54"/>
    <w:rsid w:val="00733971"/>
    <w:rsid w:val="00734E10"/>
    <w:rsid w:val="00743F98"/>
    <w:rsid w:val="00751211"/>
    <w:rsid w:val="00754679"/>
    <w:rsid w:val="0076041D"/>
    <w:rsid w:val="00771191"/>
    <w:rsid w:val="0077777F"/>
    <w:rsid w:val="00790EBA"/>
    <w:rsid w:val="0079160F"/>
    <w:rsid w:val="00794521"/>
    <w:rsid w:val="007A2A5D"/>
    <w:rsid w:val="007A56AD"/>
    <w:rsid w:val="007A7421"/>
    <w:rsid w:val="007B030F"/>
    <w:rsid w:val="007D7C7A"/>
    <w:rsid w:val="007E399C"/>
    <w:rsid w:val="007F7410"/>
    <w:rsid w:val="00806D3A"/>
    <w:rsid w:val="00807DB4"/>
    <w:rsid w:val="00812849"/>
    <w:rsid w:val="0081591B"/>
    <w:rsid w:val="0083148F"/>
    <w:rsid w:val="008633EF"/>
    <w:rsid w:val="00865C43"/>
    <w:rsid w:val="00873132"/>
    <w:rsid w:val="00873133"/>
    <w:rsid w:val="00875625"/>
    <w:rsid w:val="00875D98"/>
    <w:rsid w:val="00884023"/>
    <w:rsid w:val="008916A8"/>
    <w:rsid w:val="00893E32"/>
    <w:rsid w:val="008A0172"/>
    <w:rsid w:val="008A200A"/>
    <w:rsid w:val="008B3837"/>
    <w:rsid w:val="008B7A12"/>
    <w:rsid w:val="008C2A51"/>
    <w:rsid w:val="008C4E49"/>
    <w:rsid w:val="008D11B3"/>
    <w:rsid w:val="008D3A79"/>
    <w:rsid w:val="008D7394"/>
    <w:rsid w:val="008E0A9C"/>
    <w:rsid w:val="008E1CD8"/>
    <w:rsid w:val="008E2EFF"/>
    <w:rsid w:val="008E70AD"/>
    <w:rsid w:val="008F79E0"/>
    <w:rsid w:val="008F7C04"/>
    <w:rsid w:val="00902007"/>
    <w:rsid w:val="0090782C"/>
    <w:rsid w:val="00915788"/>
    <w:rsid w:val="00916CFC"/>
    <w:rsid w:val="009362CE"/>
    <w:rsid w:val="0094274C"/>
    <w:rsid w:val="00945653"/>
    <w:rsid w:val="009515EF"/>
    <w:rsid w:val="009557B2"/>
    <w:rsid w:val="00972D41"/>
    <w:rsid w:val="00973387"/>
    <w:rsid w:val="009770D5"/>
    <w:rsid w:val="009913F3"/>
    <w:rsid w:val="009B10F9"/>
    <w:rsid w:val="009B2BEC"/>
    <w:rsid w:val="009B6939"/>
    <w:rsid w:val="009C1121"/>
    <w:rsid w:val="009C31AB"/>
    <w:rsid w:val="009C6925"/>
    <w:rsid w:val="009D3D91"/>
    <w:rsid w:val="009E159C"/>
    <w:rsid w:val="009F6771"/>
    <w:rsid w:val="00A02165"/>
    <w:rsid w:val="00A077A4"/>
    <w:rsid w:val="00A11B33"/>
    <w:rsid w:val="00A11DD8"/>
    <w:rsid w:val="00A1330B"/>
    <w:rsid w:val="00A165AD"/>
    <w:rsid w:val="00A17738"/>
    <w:rsid w:val="00A344A7"/>
    <w:rsid w:val="00A34923"/>
    <w:rsid w:val="00A43960"/>
    <w:rsid w:val="00A43E71"/>
    <w:rsid w:val="00A45475"/>
    <w:rsid w:val="00A45CAE"/>
    <w:rsid w:val="00A50A84"/>
    <w:rsid w:val="00A87C7A"/>
    <w:rsid w:val="00AB123F"/>
    <w:rsid w:val="00AC1DDF"/>
    <w:rsid w:val="00AC3BCF"/>
    <w:rsid w:val="00AC4026"/>
    <w:rsid w:val="00AC578E"/>
    <w:rsid w:val="00AC7194"/>
    <w:rsid w:val="00AC76DA"/>
    <w:rsid w:val="00AC7C82"/>
    <w:rsid w:val="00AE0A66"/>
    <w:rsid w:val="00AE1110"/>
    <w:rsid w:val="00AE35BB"/>
    <w:rsid w:val="00AE3734"/>
    <w:rsid w:val="00AE6F30"/>
    <w:rsid w:val="00AF0C8C"/>
    <w:rsid w:val="00AF7E09"/>
    <w:rsid w:val="00B00BCF"/>
    <w:rsid w:val="00B02BF6"/>
    <w:rsid w:val="00B02E50"/>
    <w:rsid w:val="00B03B62"/>
    <w:rsid w:val="00B16805"/>
    <w:rsid w:val="00B20308"/>
    <w:rsid w:val="00B2135F"/>
    <w:rsid w:val="00B258A0"/>
    <w:rsid w:val="00B268AB"/>
    <w:rsid w:val="00B27D94"/>
    <w:rsid w:val="00B30995"/>
    <w:rsid w:val="00B403F8"/>
    <w:rsid w:val="00B52178"/>
    <w:rsid w:val="00B542A9"/>
    <w:rsid w:val="00B5605D"/>
    <w:rsid w:val="00B56B41"/>
    <w:rsid w:val="00B61475"/>
    <w:rsid w:val="00B65A07"/>
    <w:rsid w:val="00B7029E"/>
    <w:rsid w:val="00B853BE"/>
    <w:rsid w:val="00BA2212"/>
    <w:rsid w:val="00BA3DA2"/>
    <w:rsid w:val="00BB10D4"/>
    <w:rsid w:val="00BB1F83"/>
    <w:rsid w:val="00BE0C6F"/>
    <w:rsid w:val="00BF5C47"/>
    <w:rsid w:val="00C126E6"/>
    <w:rsid w:val="00C137BE"/>
    <w:rsid w:val="00C137DA"/>
    <w:rsid w:val="00C169D0"/>
    <w:rsid w:val="00C23CC8"/>
    <w:rsid w:val="00C255D3"/>
    <w:rsid w:val="00C2624D"/>
    <w:rsid w:val="00C307AD"/>
    <w:rsid w:val="00C312C2"/>
    <w:rsid w:val="00C35A65"/>
    <w:rsid w:val="00C40096"/>
    <w:rsid w:val="00C41CE6"/>
    <w:rsid w:val="00C42B97"/>
    <w:rsid w:val="00C4488F"/>
    <w:rsid w:val="00C46CA1"/>
    <w:rsid w:val="00C47E9D"/>
    <w:rsid w:val="00C51ECD"/>
    <w:rsid w:val="00C60A8A"/>
    <w:rsid w:val="00C6220D"/>
    <w:rsid w:val="00C6433B"/>
    <w:rsid w:val="00C84797"/>
    <w:rsid w:val="00C90909"/>
    <w:rsid w:val="00C91F5D"/>
    <w:rsid w:val="00CB0792"/>
    <w:rsid w:val="00CB0A13"/>
    <w:rsid w:val="00CB0B82"/>
    <w:rsid w:val="00CB4EC0"/>
    <w:rsid w:val="00CC0DEC"/>
    <w:rsid w:val="00CD6719"/>
    <w:rsid w:val="00CE67EA"/>
    <w:rsid w:val="00CF0A28"/>
    <w:rsid w:val="00CF7517"/>
    <w:rsid w:val="00CF769A"/>
    <w:rsid w:val="00CF7775"/>
    <w:rsid w:val="00D01CA1"/>
    <w:rsid w:val="00D02827"/>
    <w:rsid w:val="00D03422"/>
    <w:rsid w:val="00D20F5C"/>
    <w:rsid w:val="00D20FD6"/>
    <w:rsid w:val="00D34C9B"/>
    <w:rsid w:val="00D4785C"/>
    <w:rsid w:val="00D54A1D"/>
    <w:rsid w:val="00D64190"/>
    <w:rsid w:val="00D64C27"/>
    <w:rsid w:val="00D70BA7"/>
    <w:rsid w:val="00D8644F"/>
    <w:rsid w:val="00D906D0"/>
    <w:rsid w:val="00D942C0"/>
    <w:rsid w:val="00D951EE"/>
    <w:rsid w:val="00D96CE0"/>
    <w:rsid w:val="00D975DE"/>
    <w:rsid w:val="00DB066C"/>
    <w:rsid w:val="00DB0A5B"/>
    <w:rsid w:val="00DB32F1"/>
    <w:rsid w:val="00DB672E"/>
    <w:rsid w:val="00DD6AD0"/>
    <w:rsid w:val="00DE22E5"/>
    <w:rsid w:val="00DF57B1"/>
    <w:rsid w:val="00E00005"/>
    <w:rsid w:val="00E01FA2"/>
    <w:rsid w:val="00E118B6"/>
    <w:rsid w:val="00E13B8F"/>
    <w:rsid w:val="00E151D4"/>
    <w:rsid w:val="00E22165"/>
    <w:rsid w:val="00E27BAF"/>
    <w:rsid w:val="00E3013C"/>
    <w:rsid w:val="00E3701D"/>
    <w:rsid w:val="00E42365"/>
    <w:rsid w:val="00E44FA5"/>
    <w:rsid w:val="00E467E1"/>
    <w:rsid w:val="00E510C9"/>
    <w:rsid w:val="00E5500D"/>
    <w:rsid w:val="00E61523"/>
    <w:rsid w:val="00E637D7"/>
    <w:rsid w:val="00E6731F"/>
    <w:rsid w:val="00E678DD"/>
    <w:rsid w:val="00E74839"/>
    <w:rsid w:val="00E74EA1"/>
    <w:rsid w:val="00E7522A"/>
    <w:rsid w:val="00E8336F"/>
    <w:rsid w:val="00E92754"/>
    <w:rsid w:val="00E934F4"/>
    <w:rsid w:val="00E9488B"/>
    <w:rsid w:val="00EA05A6"/>
    <w:rsid w:val="00EA3221"/>
    <w:rsid w:val="00EA7893"/>
    <w:rsid w:val="00EB0BAE"/>
    <w:rsid w:val="00EB218C"/>
    <w:rsid w:val="00ED3423"/>
    <w:rsid w:val="00ED3C8B"/>
    <w:rsid w:val="00EE10E7"/>
    <w:rsid w:val="00EE2069"/>
    <w:rsid w:val="00EE577E"/>
    <w:rsid w:val="00EE74E3"/>
    <w:rsid w:val="00EE7ECC"/>
    <w:rsid w:val="00F03450"/>
    <w:rsid w:val="00F05872"/>
    <w:rsid w:val="00F13A1C"/>
    <w:rsid w:val="00F14102"/>
    <w:rsid w:val="00F154D1"/>
    <w:rsid w:val="00F2481F"/>
    <w:rsid w:val="00F31516"/>
    <w:rsid w:val="00F36B61"/>
    <w:rsid w:val="00F37CC9"/>
    <w:rsid w:val="00F402AC"/>
    <w:rsid w:val="00F4275B"/>
    <w:rsid w:val="00F45C54"/>
    <w:rsid w:val="00F508FE"/>
    <w:rsid w:val="00F527C3"/>
    <w:rsid w:val="00F544F1"/>
    <w:rsid w:val="00F559DA"/>
    <w:rsid w:val="00F625DF"/>
    <w:rsid w:val="00F70B4B"/>
    <w:rsid w:val="00F732DE"/>
    <w:rsid w:val="00F80BC2"/>
    <w:rsid w:val="00F828A9"/>
    <w:rsid w:val="00F862D0"/>
    <w:rsid w:val="00F93B0D"/>
    <w:rsid w:val="00F9761E"/>
    <w:rsid w:val="00FA62D6"/>
    <w:rsid w:val="00FB1DAB"/>
    <w:rsid w:val="00FB671B"/>
    <w:rsid w:val="00FC4BC8"/>
    <w:rsid w:val="00FC7BEE"/>
    <w:rsid w:val="00FD31D6"/>
    <w:rsid w:val="00FD6B59"/>
    <w:rsid w:val="00FE0188"/>
    <w:rsid w:val="00FF12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B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
    <w:name w:val="Anchor"/>
    <w:next w:val="Figurecaption"/>
    <w:rsid w:val="00302BC8"/>
    <w:pPr>
      <w:suppressAutoHyphens/>
      <w:autoSpaceDE w:val="0"/>
      <w:autoSpaceDN w:val="0"/>
      <w:adjustRightInd w:val="0"/>
      <w:spacing w:line="240" w:lineRule="atLeast"/>
      <w:ind w:left="2160"/>
      <w:jc w:val="center"/>
    </w:pPr>
    <w:rPr>
      <w:rFonts w:ascii="Times" w:hAnsi="Times" w:cs="Times"/>
      <w:color w:val="000000"/>
      <w:w w:val="0"/>
    </w:rPr>
  </w:style>
  <w:style w:type="paragraph" w:customStyle="1" w:styleId="AnchorTOP">
    <w:name w:val="AnchorTOP"/>
    <w:next w:val="Figurecaption"/>
    <w:uiPriority w:val="99"/>
    <w:rsid w:val="00302BC8"/>
    <w:pPr>
      <w:suppressAutoHyphens/>
      <w:autoSpaceDE w:val="0"/>
      <w:autoSpaceDN w:val="0"/>
      <w:adjustRightInd w:val="0"/>
      <w:spacing w:line="60" w:lineRule="atLeast"/>
      <w:ind w:left="2160"/>
      <w:jc w:val="center"/>
    </w:pPr>
    <w:rPr>
      <w:rFonts w:ascii="Times" w:hAnsi="Times" w:cs="Times"/>
      <w:color w:val="000000"/>
      <w:w w:val="0"/>
      <w:sz w:val="4"/>
      <w:szCs w:val="4"/>
    </w:rPr>
  </w:style>
  <w:style w:type="paragraph" w:customStyle="1" w:styleId="Equation">
    <w:name w:val="Equation"/>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PLDspacer">
    <w:name w:val="PLD spacer"/>
    <w:uiPriority w:val="99"/>
    <w:rsid w:val="00302BC8"/>
    <w:pPr>
      <w:keepNext/>
      <w:suppressAutoHyphens/>
      <w:autoSpaceDE w:val="0"/>
      <w:autoSpaceDN w:val="0"/>
      <w:adjustRightInd w:val="0"/>
      <w:ind w:left="2160"/>
    </w:pPr>
    <w:rPr>
      <w:rFonts w:ascii="Times" w:hAnsi="Times" w:cs="Times"/>
      <w:color w:val="000000"/>
      <w:w w:val="0"/>
      <w:sz w:val="4"/>
      <w:szCs w:val="4"/>
    </w:rPr>
  </w:style>
  <w:style w:type="paragraph" w:customStyle="1" w:styleId="Tablecell">
    <w:name w:val="Table cell"/>
    <w:uiPriority w:val="99"/>
    <w:rsid w:val="00302BC8"/>
    <w:pPr>
      <w:suppressAutoHyphens/>
      <w:autoSpaceDE w:val="0"/>
      <w:autoSpaceDN w:val="0"/>
      <w:adjustRightInd w:val="0"/>
      <w:spacing w:before="120" w:after="60" w:line="240" w:lineRule="atLeast"/>
      <w:ind w:left="100" w:right="100"/>
    </w:pPr>
    <w:rPr>
      <w:rFonts w:ascii="Times" w:hAnsi="Times" w:cs="Times"/>
      <w:color w:val="000000"/>
      <w:w w:val="0"/>
    </w:rPr>
  </w:style>
  <w:style w:type="paragraph" w:customStyle="1" w:styleId="ListDiamond">
    <w:name w:val="List:Diamond"/>
    <w:uiPriority w:val="99"/>
    <w:rsid w:val="00302BC8"/>
    <w:pPr>
      <w:tabs>
        <w:tab w:val="left" w:pos="2160"/>
      </w:tabs>
      <w:suppressAutoHyphens/>
      <w:autoSpaceDE w:val="0"/>
      <w:autoSpaceDN w:val="0"/>
      <w:adjustRightInd w:val="0"/>
      <w:spacing w:before="200" w:line="240" w:lineRule="atLeast"/>
      <w:ind w:left="2160" w:hanging="360"/>
    </w:pPr>
    <w:rPr>
      <w:rFonts w:ascii="Times" w:hAnsi="Times" w:cs="Times"/>
      <w:color w:val="000000"/>
      <w:w w:val="0"/>
    </w:rPr>
  </w:style>
  <w:style w:type="paragraph" w:customStyle="1" w:styleId="Tablecell-8pt">
    <w:name w:val="Table cell-8pt"/>
    <w:uiPriority w:val="99"/>
    <w:rsid w:val="00302BC8"/>
    <w:pPr>
      <w:suppressAutoHyphens/>
      <w:autoSpaceDE w:val="0"/>
      <w:autoSpaceDN w:val="0"/>
      <w:adjustRightInd w:val="0"/>
      <w:spacing w:before="120" w:after="60" w:line="200" w:lineRule="atLeast"/>
      <w:ind w:left="100" w:right="100"/>
    </w:pPr>
    <w:rPr>
      <w:rFonts w:ascii="Times" w:hAnsi="Times" w:cs="Times"/>
      <w:color w:val="000000"/>
      <w:w w:val="0"/>
      <w:sz w:val="16"/>
      <w:szCs w:val="16"/>
    </w:rPr>
  </w:style>
  <w:style w:type="paragraph" w:customStyle="1" w:styleId="ListBulletaftergraphic">
    <w:name w:val="List:Bullet(after graphic)"/>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Appendix">
    <w:name w:val="Appendix #"/>
    <w:uiPriority w:val="99"/>
    <w:rsid w:val="00302BC8"/>
    <w:pPr>
      <w:suppressAutoHyphens/>
      <w:autoSpaceDE w:val="0"/>
      <w:autoSpaceDN w:val="0"/>
      <w:adjustRightInd w:val="0"/>
      <w:spacing w:line="1520" w:lineRule="atLeast"/>
      <w:jc w:val="right"/>
    </w:pPr>
    <w:rPr>
      <w:rFonts w:ascii="Stone Sans Bold" w:hAnsi="Stone Sans Bold" w:cs="Stone Sans Bold"/>
      <w:color w:val="000000"/>
      <w:w w:val="0"/>
      <w:sz w:val="144"/>
      <w:szCs w:val="144"/>
    </w:rPr>
  </w:style>
  <w:style w:type="paragraph" w:customStyle="1" w:styleId="Tablecell-8ptC">
    <w:name w:val="Table cell-8ptC"/>
    <w:uiPriority w:val="99"/>
    <w:rsid w:val="00302BC8"/>
    <w:pPr>
      <w:suppressAutoHyphens/>
      <w:autoSpaceDE w:val="0"/>
      <w:autoSpaceDN w:val="0"/>
      <w:adjustRightInd w:val="0"/>
      <w:spacing w:before="120" w:after="60" w:line="200" w:lineRule="atLeast"/>
      <w:ind w:left="100" w:right="100"/>
      <w:jc w:val="center"/>
    </w:pPr>
    <w:rPr>
      <w:rFonts w:ascii="Times" w:hAnsi="Times" w:cs="Times"/>
      <w:color w:val="000000"/>
      <w:w w:val="0"/>
      <w:sz w:val="16"/>
      <w:szCs w:val="16"/>
    </w:rPr>
  </w:style>
  <w:style w:type="paragraph" w:customStyle="1" w:styleId="MarginArtText">
    <w:name w:val="Margin Art Text"/>
    <w:uiPriority w:val="99"/>
    <w:rsid w:val="00302BC8"/>
    <w:pPr>
      <w:suppressAutoHyphens/>
      <w:autoSpaceDE w:val="0"/>
      <w:autoSpaceDN w:val="0"/>
      <w:adjustRightInd w:val="0"/>
      <w:spacing w:line="180" w:lineRule="atLeast"/>
      <w:ind w:left="60" w:right="60"/>
      <w:jc w:val="center"/>
    </w:pPr>
    <w:rPr>
      <w:rFonts w:ascii="Helvetica" w:hAnsi="Helvetica" w:cs="Helvetica"/>
      <w:color w:val="000000"/>
      <w:w w:val="0"/>
      <w:sz w:val="16"/>
      <w:szCs w:val="16"/>
    </w:rPr>
  </w:style>
  <w:style w:type="paragraph" w:customStyle="1" w:styleId="Indent1aftergraphic">
    <w:name w:val="Indent1(after graphic)"/>
    <w:next w:val="Indent1"/>
    <w:uiPriority w:val="99"/>
    <w:rsid w:val="00302BC8"/>
    <w:pPr>
      <w:suppressAutoHyphens/>
      <w:autoSpaceDE w:val="0"/>
      <w:autoSpaceDN w:val="0"/>
      <w:adjustRightInd w:val="0"/>
      <w:spacing w:before="200" w:line="240" w:lineRule="atLeast"/>
      <w:ind w:left="2520"/>
    </w:pPr>
    <w:rPr>
      <w:rFonts w:ascii="Times" w:hAnsi="Times" w:cs="Times"/>
      <w:color w:val="000000"/>
      <w:w w:val="0"/>
    </w:rPr>
  </w:style>
  <w:style w:type="paragraph" w:customStyle="1" w:styleId="Mfooter">
    <w:name w:val="M:footer"/>
    <w:uiPriority w:val="99"/>
    <w:rsid w:val="00302BC8"/>
    <w:pPr>
      <w:tabs>
        <w:tab w:val="center" w:pos="4040"/>
        <w:tab w:val="right" w:pos="8100"/>
      </w:tabs>
      <w:suppressAutoHyphens/>
      <w:autoSpaceDE w:val="0"/>
      <w:autoSpaceDN w:val="0"/>
      <w:adjustRightInd w:val="0"/>
      <w:spacing w:line="180" w:lineRule="atLeast"/>
    </w:pPr>
    <w:rPr>
      <w:rFonts w:ascii="Helvetica Condensed" w:hAnsi="Helvetica Condensed" w:cs="Helvetica Condensed"/>
      <w:i/>
      <w:iCs/>
      <w:color w:val="000000"/>
      <w:w w:val="0"/>
      <w:sz w:val="16"/>
      <w:szCs w:val="16"/>
    </w:rPr>
  </w:style>
  <w:style w:type="paragraph" w:customStyle="1" w:styleId="Tablecell-C">
    <w:name w:val="Table cell-C"/>
    <w:uiPriority w:val="99"/>
    <w:rsid w:val="00302BC8"/>
    <w:pPr>
      <w:suppressAutoHyphens/>
      <w:autoSpaceDE w:val="0"/>
      <w:autoSpaceDN w:val="0"/>
      <w:adjustRightInd w:val="0"/>
      <w:spacing w:before="120" w:after="60" w:line="240" w:lineRule="atLeast"/>
      <w:ind w:left="100" w:right="100"/>
      <w:jc w:val="center"/>
    </w:pPr>
    <w:rPr>
      <w:rFonts w:ascii="Times" w:hAnsi="Times" w:cs="Times"/>
      <w:color w:val="000000"/>
      <w:w w:val="0"/>
    </w:rPr>
  </w:style>
  <w:style w:type="paragraph" w:customStyle="1" w:styleId="TableHead">
    <w:name w:val="Table Head"/>
    <w:uiPriority w:val="99"/>
    <w:rsid w:val="00302BC8"/>
    <w:pPr>
      <w:suppressAutoHyphens/>
      <w:autoSpaceDE w:val="0"/>
      <w:autoSpaceDN w:val="0"/>
      <w:adjustRightInd w:val="0"/>
      <w:spacing w:before="120" w:after="60" w:line="240" w:lineRule="atLeast"/>
      <w:ind w:left="100" w:right="100"/>
      <w:jc w:val="center"/>
    </w:pPr>
    <w:rPr>
      <w:rFonts w:ascii="Times" w:hAnsi="Times" w:cs="Times"/>
      <w:b/>
      <w:bCs/>
      <w:color w:val="000000"/>
      <w:w w:val="0"/>
    </w:rPr>
  </w:style>
  <w:style w:type="paragraph" w:customStyle="1" w:styleId="Mheader">
    <w:name w:val="M:header"/>
    <w:uiPriority w:val="99"/>
    <w:rsid w:val="00302BC8"/>
    <w:pPr>
      <w:tabs>
        <w:tab w:val="right" w:pos="8100"/>
      </w:tabs>
      <w:suppressAutoHyphens/>
      <w:autoSpaceDE w:val="0"/>
      <w:autoSpaceDN w:val="0"/>
      <w:adjustRightInd w:val="0"/>
      <w:spacing w:before="60" w:line="200" w:lineRule="atLeast"/>
    </w:pPr>
    <w:rPr>
      <w:rFonts w:ascii="Helvetica Condensed" w:hAnsi="Helvetica Condensed" w:cs="Helvetica Condensed"/>
      <w:i/>
      <w:iCs/>
      <w:color w:val="000000"/>
      <w:w w:val="0"/>
      <w:sz w:val="16"/>
      <w:szCs w:val="16"/>
    </w:rPr>
  </w:style>
  <w:style w:type="paragraph" w:customStyle="1" w:styleId="TableHead-8pt">
    <w:name w:val="Table Head-8pt"/>
    <w:uiPriority w:val="99"/>
    <w:rsid w:val="00302BC8"/>
    <w:pPr>
      <w:suppressAutoHyphens/>
      <w:autoSpaceDE w:val="0"/>
      <w:autoSpaceDN w:val="0"/>
      <w:adjustRightInd w:val="0"/>
      <w:spacing w:before="120" w:after="60" w:line="200" w:lineRule="atLeast"/>
      <w:ind w:left="100" w:right="100"/>
      <w:jc w:val="center"/>
    </w:pPr>
    <w:rPr>
      <w:rFonts w:ascii="Times" w:hAnsi="Times" w:cs="Times"/>
      <w:b/>
      <w:bCs/>
      <w:color w:val="000000"/>
      <w:w w:val="0"/>
      <w:sz w:val="16"/>
      <w:szCs w:val="16"/>
    </w:rPr>
  </w:style>
  <w:style w:type="paragraph" w:customStyle="1" w:styleId="EquationNum">
    <w:name w:val="EquationNum"/>
    <w:uiPriority w:val="99"/>
    <w:rsid w:val="00302BC8"/>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Caution">
    <w:name w:val="Caution"/>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Figurecaption">
    <w:name w:val="Figure caption"/>
    <w:next w:val="Body"/>
    <w:uiPriority w:val="99"/>
    <w:rsid w:val="00302BC8"/>
    <w:pPr>
      <w:suppressAutoHyphens/>
      <w:autoSpaceDE w:val="0"/>
      <w:autoSpaceDN w:val="0"/>
      <w:adjustRightInd w:val="0"/>
      <w:spacing w:before="140" w:line="220" w:lineRule="atLeast"/>
      <w:ind w:left="2160"/>
      <w:jc w:val="center"/>
    </w:pPr>
    <w:rPr>
      <w:rFonts w:ascii="Helvetica Condensed" w:hAnsi="Helvetica Condensed" w:cs="Helvetica Condensed"/>
      <w:color w:val="000000"/>
      <w:w w:val="0"/>
      <w:sz w:val="18"/>
      <w:szCs w:val="18"/>
    </w:rPr>
  </w:style>
  <w:style w:type="paragraph" w:customStyle="1" w:styleId="Tablecaption">
    <w:name w:val="Table caption"/>
    <w:uiPriority w:val="99"/>
    <w:rsid w:val="00302BC8"/>
    <w:pPr>
      <w:suppressAutoHyphens/>
      <w:autoSpaceDE w:val="0"/>
      <w:autoSpaceDN w:val="0"/>
      <w:adjustRightInd w:val="0"/>
      <w:spacing w:before="100" w:line="220" w:lineRule="atLeast"/>
      <w:jc w:val="center"/>
    </w:pPr>
    <w:rPr>
      <w:rFonts w:ascii="Helvetica Condensed" w:hAnsi="Helvetica Condensed" w:cs="Helvetica Condensed"/>
      <w:color w:val="000000"/>
      <w:w w:val="0"/>
      <w:sz w:val="18"/>
      <w:szCs w:val="18"/>
    </w:rPr>
  </w:style>
  <w:style w:type="paragraph" w:customStyle="1" w:styleId="ChapAppxtitle">
    <w:name w:val="Chap/Appx title"/>
    <w:next w:val="Body1"/>
    <w:uiPriority w:val="99"/>
    <w:rsid w:val="00302BC8"/>
    <w:pPr>
      <w:suppressAutoHyphens/>
      <w:autoSpaceDE w:val="0"/>
      <w:autoSpaceDN w:val="0"/>
      <w:adjustRightInd w:val="0"/>
      <w:spacing w:after="560" w:line="560" w:lineRule="atLeast"/>
      <w:ind w:right="1800"/>
    </w:pPr>
    <w:rPr>
      <w:rFonts w:ascii="Helvetica Condensed" w:hAnsi="Helvetica Condensed" w:cs="Helvetica Condensed"/>
      <w:b/>
      <w:bCs/>
      <w:color w:val="000000"/>
      <w:w w:val="0"/>
      <w:sz w:val="48"/>
      <w:szCs w:val="48"/>
    </w:rPr>
  </w:style>
  <w:style w:type="paragraph" w:customStyle="1" w:styleId="Footnote">
    <w:name w:val="Footnote"/>
    <w:uiPriority w:val="99"/>
    <w:rsid w:val="00302B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after="40" w:line="180" w:lineRule="atLeast"/>
      <w:ind w:left="140" w:hanging="140"/>
    </w:pPr>
    <w:rPr>
      <w:rFonts w:ascii="Times" w:hAnsi="Times" w:cs="Times"/>
      <w:color w:val="000000"/>
      <w:w w:val="0"/>
      <w:sz w:val="16"/>
      <w:szCs w:val="16"/>
    </w:rPr>
  </w:style>
  <w:style w:type="paragraph" w:customStyle="1" w:styleId="Note">
    <w:name w:val="Note"/>
    <w:next w:val="Body"/>
    <w:uiPriority w:val="99"/>
    <w:rsid w:val="00302BC8"/>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Tablecell-PLD">
    <w:name w:val="Table cell-PLD"/>
    <w:uiPriority w:val="99"/>
    <w:rsid w:val="00302BC8"/>
    <w:pPr>
      <w:tabs>
        <w:tab w:val="left" w:pos="260"/>
        <w:tab w:val="left" w:pos="7200"/>
        <w:tab w:val="left" w:pos="7920"/>
      </w:tabs>
      <w:suppressAutoHyphens/>
      <w:autoSpaceDE w:val="0"/>
      <w:autoSpaceDN w:val="0"/>
      <w:adjustRightInd w:val="0"/>
      <w:spacing w:line="180" w:lineRule="atLeast"/>
      <w:ind w:left="260" w:hanging="240"/>
    </w:pPr>
    <w:rPr>
      <w:rFonts w:ascii="Helvetica" w:hAnsi="Helvetica" w:cs="Helvetica"/>
      <w:color w:val="000000"/>
      <w:w w:val="0"/>
      <w:sz w:val="16"/>
      <w:szCs w:val="16"/>
    </w:rPr>
  </w:style>
  <w:style w:type="paragraph" w:customStyle="1" w:styleId="2-columnlist">
    <w:name w:val="2-column list"/>
    <w:uiPriority w:val="99"/>
    <w:rsid w:val="00302BC8"/>
    <w:pPr>
      <w:tabs>
        <w:tab w:val="left" w:pos="4800"/>
      </w:tabs>
      <w:suppressAutoHyphens/>
      <w:autoSpaceDE w:val="0"/>
      <w:autoSpaceDN w:val="0"/>
      <w:adjustRightInd w:val="0"/>
      <w:spacing w:before="200" w:line="240" w:lineRule="atLeast"/>
      <w:ind w:left="4780" w:hanging="2620"/>
    </w:pPr>
    <w:rPr>
      <w:rFonts w:ascii="Times" w:hAnsi="Times" w:cs="Times"/>
      <w:color w:val="000000"/>
      <w:w w:val="0"/>
    </w:rPr>
  </w:style>
  <w:style w:type="paragraph" w:customStyle="1" w:styleId="3-columnlist">
    <w:name w:val="3-column list"/>
    <w:uiPriority w:val="99"/>
    <w:rsid w:val="00302BC8"/>
    <w:pPr>
      <w:tabs>
        <w:tab w:val="left" w:pos="3600"/>
        <w:tab w:val="left" w:pos="4680"/>
      </w:tabs>
      <w:suppressAutoHyphens/>
      <w:autoSpaceDE w:val="0"/>
      <w:autoSpaceDN w:val="0"/>
      <w:adjustRightInd w:val="0"/>
      <w:spacing w:before="200" w:line="240" w:lineRule="atLeast"/>
      <w:ind w:left="4680" w:hanging="2520"/>
    </w:pPr>
    <w:rPr>
      <w:rFonts w:ascii="Times" w:hAnsi="Times" w:cs="Times"/>
      <w:color w:val="000000"/>
      <w:w w:val="0"/>
    </w:rPr>
  </w:style>
  <w:style w:type="paragraph" w:customStyle="1" w:styleId="ApxLevel1Head">
    <w:name w:val="ApxLevel 1 Head"/>
    <w:next w:val="Body1"/>
    <w:uiPriority w:val="99"/>
    <w:rsid w:val="00302BC8"/>
    <w:pPr>
      <w:keepNext/>
      <w:pBdr>
        <w:bottom w:val="single" w:sz="8" w:space="0" w:color="auto"/>
      </w:pBdr>
      <w:suppressAutoHyphens/>
      <w:autoSpaceDE w:val="0"/>
      <w:autoSpaceDN w:val="0"/>
      <w:adjustRightInd w:val="0"/>
      <w:spacing w:before="280" w:line="400" w:lineRule="atLeast"/>
    </w:pPr>
    <w:rPr>
      <w:rFonts w:ascii="Helvetica Condensed" w:hAnsi="Helvetica Condensed" w:cs="Helvetica Condensed"/>
      <w:b/>
      <w:bCs/>
      <w:color w:val="000000"/>
      <w:w w:val="0"/>
      <w:sz w:val="36"/>
      <w:szCs w:val="36"/>
    </w:rPr>
  </w:style>
  <w:style w:type="paragraph" w:customStyle="1" w:styleId="ApxLevel2Head">
    <w:name w:val="ApxLevel 2 Head"/>
    <w:next w:val="Body1"/>
    <w:uiPriority w:val="99"/>
    <w:rsid w:val="00302BC8"/>
    <w:pPr>
      <w:keepNext/>
      <w:suppressAutoHyphens/>
      <w:autoSpaceDE w:val="0"/>
      <w:autoSpaceDN w:val="0"/>
      <w:adjustRightInd w:val="0"/>
      <w:spacing w:before="280" w:after="60" w:line="320" w:lineRule="atLeast"/>
    </w:pPr>
    <w:rPr>
      <w:rFonts w:ascii="Helvetica Condensed" w:hAnsi="Helvetica Condensed" w:cs="Helvetica Condensed"/>
      <w:b/>
      <w:bCs/>
      <w:color w:val="000000"/>
      <w:w w:val="0"/>
      <w:sz w:val="28"/>
      <w:szCs w:val="28"/>
    </w:rPr>
  </w:style>
  <w:style w:type="paragraph" w:customStyle="1" w:styleId="ApxLevel3Head">
    <w:name w:val="ApxLevel 3 Head"/>
    <w:next w:val="Body1"/>
    <w:uiPriority w:val="99"/>
    <w:rsid w:val="00302BC8"/>
    <w:pPr>
      <w:keepNext/>
      <w:suppressAutoHyphens/>
      <w:autoSpaceDE w:val="0"/>
      <w:autoSpaceDN w:val="0"/>
      <w:adjustRightInd w:val="0"/>
      <w:spacing w:before="280" w:after="60" w:line="320" w:lineRule="atLeast"/>
      <w:ind w:left="2160"/>
    </w:pPr>
    <w:rPr>
      <w:rFonts w:ascii="Helvetica Condensed" w:hAnsi="Helvetica Condensed" w:cs="Helvetica Condensed"/>
      <w:b/>
      <w:bCs/>
      <w:color w:val="000000"/>
      <w:w w:val="0"/>
      <w:sz w:val="28"/>
      <w:szCs w:val="28"/>
    </w:rPr>
  </w:style>
  <w:style w:type="paragraph" w:customStyle="1" w:styleId="ApxLevel4Head">
    <w:name w:val="ApxLevel 4 Head"/>
    <w:next w:val="Body1"/>
    <w:uiPriority w:val="99"/>
    <w:rsid w:val="00302BC8"/>
    <w:pPr>
      <w:keepNext/>
      <w:suppressAutoHyphens/>
      <w:autoSpaceDE w:val="0"/>
      <w:autoSpaceDN w:val="0"/>
      <w:adjustRightInd w:val="0"/>
      <w:spacing w:before="280" w:after="60" w:line="280" w:lineRule="atLeast"/>
      <w:ind w:left="2160"/>
    </w:pPr>
    <w:rPr>
      <w:rFonts w:ascii="Helvetica Condensed" w:hAnsi="Helvetica Condensed" w:cs="Helvetica Condensed"/>
      <w:b/>
      <w:bCs/>
      <w:color w:val="000000"/>
      <w:w w:val="0"/>
      <w:sz w:val="24"/>
      <w:szCs w:val="24"/>
    </w:rPr>
  </w:style>
  <w:style w:type="paragraph" w:customStyle="1" w:styleId="ApxLevel5Head">
    <w:name w:val="ApxLevel 5 Head"/>
    <w:next w:val="Body1"/>
    <w:uiPriority w:val="99"/>
    <w:rsid w:val="00302BC8"/>
    <w:pPr>
      <w:keepNext/>
      <w:suppressAutoHyphens/>
      <w:autoSpaceDE w:val="0"/>
      <w:autoSpaceDN w:val="0"/>
      <w:adjustRightInd w:val="0"/>
      <w:spacing w:before="280" w:after="60" w:line="240" w:lineRule="atLeast"/>
      <w:ind w:left="2160"/>
    </w:pPr>
    <w:rPr>
      <w:rFonts w:ascii="Helvetica Condensed" w:hAnsi="Helvetica Condensed" w:cs="Helvetica Condensed"/>
      <w:b/>
      <w:bCs/>
      <w:color w:val="000000"/>
      <w:w w:val="0"/>
    </w:rPr>
  </w:style>
  <w:style w:type="paragraph" w:customStyle="1" w:styleId="Body">
    <w:name w:val="Body"/>
    <w:uiPriority w:val="99"/>
    <w:rsid w:val="00302BC8"/>
    <w:pPr>
      <w:suppressAutoHyphens/>
      <w:autoSpaceDE w:val="0"/>
      <w:autoSpaceDN w:val="0"/>
      <w:adjustRightInd w:val="0"/>
      <w:spacing w:before="200" w:line="240" w:lineRule="atLeast"/>
      <w:ind w:left="2160"/>
    </w:pPr>
    <w:rPr>
      <w:rFonts w:ascii="Times" w:hAnsi="Times" w:cs="Times"/>
      <w:color w:val="000000"/>
      <w:w w:val="0"/>
    </w:rPr>
  </w:style>
  <w:style w:type="paragraph" w:customStyle="1" w:styleId="Body1">
    <w:name w:val="Body1"/>
    <w:next w:val="Body"/>
    <w:uiPriority w:val="99"/>
    <w:rsid w:val="00302BC8"/>
    <w:pPr>
      <w:suppressAutoHyphens/>
      <w:autoSpaceDE w:val="0"/>
      <w:autoSpaceDN w:val="0"/>
      <w:adjustRightInd w:val="0"/>
      <w:spacing w:line="240" w:lineRule="atLeast"/>
      <w:ind w:left="2160"/>
    </w:pPr>
    <w:rPr>
      <w:rFonts w:ascii="Times" w:hAnsi="Times" w:cs="Times"/>
      <w:color w:val="000000"/>
      <w:w w:val="0"/>
    </w:rPr>
  </w:style>
  <w:style w:type="paragraph" w:customStyle="1" w:styleId="Indent1">
    <w:name w:val="Indent1"/>
    <w:uiPriority w:val="99"/>
    <w:rsid w:val="00302BC8"/>
    <w:pPr>
      <w:suppressAutoHyphens/>
      <w:autoSpaceDE w:val="0"/>
      <w:autoSpaceDN w:val="0"/>
      <w:adjustRightInd w:val="0"/>
      <w:spacing w:before="80" w:line="240" w:lineRule="atLeast"/>
      <w:ind w:left="2520"/>
    </w:pPr>
    <w:rPr>
      <w:rFonts w:ascii="Times" w:hAnsi="Times" w:cs="Times"/>
      <w:color w:val="000000"/>
      <w:w w:val="0"/>
    </w:rPr>
  </w:style>
  <w:style w:type="paragraph" w:customStyle="1" w:styleId="Indent2">
    <w:name w:val="Indent2"/>
    <w:uiPriority w:val="99"/>
    <w:rsid w:val="00302BC8"/>
    <w:pPr>
      <w:suppressAutoHyphens/>
      <w:autoSpaceDE w:val="0"/>
      <w:autoSpaceDN w:val="0"/>
      <w:adjustRightInd w:val="0"/>
      <w:spacing w:before="80" w:line="240" w:lineRule="atLeast"/>
      <w:ind w:left="2880"/>
    </w:pPr>
    <w:rPr>
      <w:rFonts w:ascii="Times" w:hAnsi="Times" w:cs="Times"/>
      <w:color w:val="000000"/>
      <w:w w:val="0"/>
    </w:rPr>
  </w:style>
  <w:style w:type="paragraph" w:customStyle="1" w:styleId="Indent3">
    <w:name w:val="Indent3"/>
    <w:uiPriority w:val="99"/>
    <w:rsid w:val="00302BC8"/>
    <w:pPr>
      <w:suppressAutoHyphens/>
      <w:autoSpaceDE w:val="0"/>
      <w:autoSpaceDN w:val="0"/>
      <w:adjustRightInd w:val="0"/>
      <w:spacing w:before="80" w:line="240" w:lineRule="atLeast"/>
      <w:ind w:left="3240"/>
    </w:pPr>
    <w:rPr>
      <w:rFonts w:ascii="Times" w:hAnsi="Times" w:cs="Times"/>
      <w:color w:val="000000"/>
      <w:w w:val="0"/>
    </w:rPr>
  </w:style>
  <w:style w:type="paragraph" w:customStyle="1" w:styleId="Listabc">
    <w:name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aftergraphic">
    <w:name w:val="List:abc(after graphi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abc1">
    <w:name w:val="List:abc1"/>
    <w:next w:val="Listabc"/>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1aftergraphic">
    <w:name w:val="List:abc1(after graphic)"/>
    <w:next w:val="Listabc"/>
    <w:uiPriority w:val="99"/>
    <w:rsid w:val="00302BC8"/>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Box">
    <w:name w:val="List:Box"/>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Bullet">
    <w:name w:val="List:Bullet"/>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Bullet2">
    <w:name w:val="List:Bullet2"/>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Bullet3">
    <w:name w:val="List:Bullet3"/>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Hyphen">
    <w:name w:val="List:Hyphen"/>
    <w:uiPriority w:val="99"/>
    <w:rsid w:val="00302BC8"/>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Hyphen2">
    <w:name w:val="List:Hyphen2"/>
    <w:uiPriority w:val="99"/>
    <w:rsid w:val="00302BC8"/>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Number">
    <w:name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aftergraphic">
    <w:name w:val="List:Number(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Number1">
    <w:name w:val="List:Number1"/>
    <w:next w:val="ListNumber"/>
    <w:uiPriority w:val="99"/>
    <w:rsid w:val="00302BC8"/>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1aftergraphic">
    <w:name w:val="List:Number1(after graphic)"/>
    <w:next w:val="ListNumber"/>
    <w:uiPriority w:val="99"/>
    <w:rsid w:val="00302BC8"/>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character" w:customStyle="1" w:styleId="Bold">
    <w:name w:val="Bold"/>
    <w:uiPriority w:val="99"/>
    <w:rsid w:val="00302BC8"/>
    <w:rPr>
      <w:b/>
      <w:bCs/>
      <w:u w:val="none"/>
      <w:vertAlign w:val="baseline"/>
    </w:rPr>
  </w:style>
  <w:style w:type="character" w:customStyle="1" w:styleId="Italic">
    <w:name w:val="Italic"/>
    <w:uiPriority w:val="99"/>
    <w:rsid w:val="00302BC8"/>
    <w:rPr>
      <w:i/>
      <w:iCs/>
      <w:u w:val="none"/>
      <w:vertAlign w:val="baseline"/>
    </w:rPr>
  </w:style>
  <w:style w:type="character" w:customStyle="1" w:styleId="Monospaceitalic">
    <w:name w:val="Monospace italic"/>
    <w:uiPriority w:val="99"/>
    <w:rsid w:val="00302BC8"/>
    <w:rPr>
      <w:rFonts w:ascii="Courier" w:hAnsi="Courier" w:cs="Courier"/>
      <w:i/>
      <w:iCs/>
      <w:spacing w:val="0"/>
      <w:sz w:val="18"/>
      <w:szCs w:val="18"/>
      <w:u w:val="none"/>
      <w:vertAlign w:val="baseline"/>
    </w:rPr>
  </w:style>
  <w:style w:type="character" w:customStyle="1" w:styleId="Bolditalic">
    <w:name w:val="Bold italic"/>
    <w:uiPriority w:val="99"/>
    <w:rsid w:val="00302BC8"/>
    <w:rPr>
      <w:b/>
      <w:bCs/>
      <w:i/>
      <w:iCs/>
      <w:u w:val="none"/>
      <w:vertAlign w:val="baseline"/>
    </w:rPr>
  </w:style>
  <w:style w:type="character" w:customStyle="1" w:styleId="Firstkeyconcept">
    <w:name w:val="First key concept"/>
    <w:uiPriority w:val="99"/>
    <w:rsid w:val="00302BC8"/>
    <w:rPr>
      <w:i/>
      <w:iCs/>
      <w:color w:val="0000FF"/>
      <w:u w:val="none"/>
      <w:vertAlign w:val="baseline"/>
    </w:rPr>
  </w:style>
  <w:style w:type="character" w:customStyle="1" w:styleId="Subscript">
    <w:name w:val="Subscript"/>
    <w:uiPriority w:val="99"/>
    <w:rsid w:val="00302BC8"/>
    <w:rPr>
      <w:u w:val="none"/>
      <w:vertAlign w:val="subscript"/>
    </w:rPr>
  </w:style>
  <w:style w:type="character" w:customStyle="1" w:styleId="Crossreference">
    <w:name w:val="Cross reference"/>
    <w:uiPriority w:val="99"/>
    <w:rsid w:val="00302BC8"/>
    <w:rPr>
      <w:i/>
      <w:iCs/>
      <w:u w:val="none"/>
      <w:vertAlign w:val="baseline"/>
    </w:rPr>
  </w:style>
  <w:style w:type="character" w:customStyle="1" w:styleId="Monospacebold">
    <w:name w:val="Monospace bold"/>
    <w:uiPriority w:val="99"/>
    <w:rsid w:val="00302BC8"/>
    <w:rPr>
      <w:rFonts w:ascii="Courier" w:hAnsi="Courier" w:cs="Courier"/>
      <w:b/>
      <w:bCs/>
      <w:spacing w:val="0"/>
      <w:sz w:val="18"/>
      <w:szCs w:val="18"/>
      <w:u w:val="none"/>
      <w:vertAlign w:val="baseline"/>
    </w:rPr>
  </w:style>
  <w:style w:type="character" w:customStyle="1" w:styleId="Monospace">
    <w:name w:val="Monospace"/>
    <w:uiPriority w:val="99"/>
    <w:rsid w:val="00302BC8"/>
    <w:rPr>
      <w:rFonts w:ascii="Courier" w:hAnsi="Courier" w:cs="Courier"/>
      <w:spacing w:val="0"/>
      <w:sz w:val="18"/>
      <w:szCs w:val="18"/>
      <w:u w:val="none"/>
      <w:vertAlign w:val="baseline"/>
    </w:rPr>
  </w:style>
  <w:style w:type="character" w:customStyle="1" w:styleId="Symbol">
    <w:name w:val="Symbol"/>
    <w:uiPriority w:val="99"/>
    <w:rsid w:val="00302BC8"/>
    <w:rPr>
      <w:rFonts w:ascii="Symbol" w:hAnsi="Symbol" w:cs="Symbol"/>
      <w:spacing w:val="0"/>
      <w:sz w:val="20"/>
      <w:szCs w:val="20"/>
      <w:u w:val="none"/>
      <w:vertAlign w:val="baseline"/>
    </w:rPr>
  </w:style>
  <w:style w:type="character" w:customStyle="1" w:styleId="Superscript">
    <w:name w:val="Superscript"/>
    <w:uiPriority w:val="99"/>
    <w:rsid w:val="00302BC8"/>
    <w:rPr>
      <w:u w:val="none"/>
      <w:vertAlign w:val="superscript"/>
    </w:rPr>
  </w:style>
  <w:style w:type="character" w:customStyle="1" w:styleId="Platform">
    <w:name w:val="Platform"/>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Figtable">
    <w:name w:val="Fig/table #"/>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NCW">
    <w:name w:val="NCW"/>
    <w:uiPriority w:val="99"/>
    <w:rsid w:val="00302BC8"/>
    <w:rPr>
      <w:rFonts w:ascii="Helvetica Condensed" w:hAnsi="Helvetica Condensed" w:cs="Helvetica Condensed"/>
      <w:b/>
      <w:bCs/>
      <w:color w:val="000000"/>
      <w:spacing w:val="0"/>
      <w:sz w:val="18"/>
      <w:szCs w:val="18"/>
      <w:u w:val="none"/>
      <w:vertAlign w:val="baseline"/>
    </w:rPr>
  </w:style>
  <w:style w:type="character" w:customStyle="1" w:styleId="ColorBlue">
    <w:name w:val="Color:Blue"/>
    <w:uiPriority w:val="99"/>
    <w:rsid w:val="00302BC8"/>
    <w:rPr>
      <w:color w:val="0000FF"/>
      <w:u w:val="none"/>
      <w:vertAlign w:val="baseline"/>
    </w:rPr>
  </w:style>
  <w:style w:type="character" w:customStyle="1" w:styleId="Smallcaps">
    <w:name w:val="Small caps"/>
    <w:uiPriority w:val="99"/>
    <w:rsid w:val="00302BC8"/>
    <w:rPr>
      <w:smallCaps/>
      <w:u w:val="none"/>
      <w:vertAlign w:val="baseline"/>
    </w:rPr>
  </w:style>
  <w:style w:type="character" w:customStyle="1" w:styleId="Box">
    <w:name w:val="Box"/>
    <w:uiPriority w:val="99"/>
    <w:rsid w:val="00302BC8"/>
    <w:rPr>
      <w:rFonts w:ascii="ZapfDingbats" w:hAnsi="ZapfDingbats" w:cs="ZapfDingbats"/>
      <w:color w:val="000000"/>
      <w:spacing w:val="0"/>
      <w:sz w:val="24"/>
      <w:szCs w:val="24"/>
      <w:u w:val="none"/>
      <w:vertAlign w:val="baseline"/>
    </w:rPr>
  </w:style>
  <w:style w:type="paragraph" w:styleId="BalloonText">
    <w:name w:val="Balloon Text"/>
    <w:basedOn w:val="Normal"/>
    <w:link w:val="BalloonTextChar"/>
    <w:uiPriority w:val="99"/>
    <w:semiHidden/>
    <w:unhideWhenUsed/>
    <w:rsid w:val="00E4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E1"/>
    <w:rPr>
      <w:rFonts w:ascii="Tahoma" w:hAnsi="Tahoma" w:cs="Tahoma"/>
      <w:sz w:val="16"/>
      <w:szCs w:val="16"/>
    </w:rPr>
  </w:style>
  <w:style w:type="table" w:styleId="TableGrid">
    <w:name w:val="Table Grid"/>
    <w:basedOn w:val="TableNormal"/>
    <w:uiPriority w:val="59"/>
    <w:rsid w:val="008314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D3A79"/>
    <w:rPr>
      <w:rFonts w:eastAsia="Calibri"/>
      <w:sz w:val="22"/>
      <w:szCs w:val="22"/>
    </w:rPr>
  </w:style>
  <w:style w:type="paragraph" w:styleId="Revision">
    <w:name w:val="Revision"/>
    <w:hidden/>
    <w:uiPriority w:val="99"/>
    <w:semiHidden/>
    <w:rsid w:val="00703380"/>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2C9DC-5E51-43AD-9CFC-04921F38E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40965</TotalTime>
  <Pages>26</Pages>
  <Words>6211</Words>
  <Characters>35403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41531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jgrey</dc:creator>
  <cp:lastModifiedBy>calliej</cp:lastModifiedBy>
  <cp:revision>192</cp:revision>
  <dcterms:created xsi:type="dcterms:W3CDTF">2011-10-04T19:39:00Z</dcterms:created>
  <dcterms:modified xsi:type="dcterms:W3CDTF">2012-01-18T18:56:00Z</dcterms:modified>
</cp:coreProperties>
</file>