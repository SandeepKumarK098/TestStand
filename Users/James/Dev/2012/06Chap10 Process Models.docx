
<file path=[Content_Types].xml><?xml version="1.0" encoding="utf-8"?>
<Types xmlns="http://schemas.openxmlformats.org/package/2006/content-types">
  <Override PartName="/word/footnotes.xml" ContentType="application/vnd.openxmlformats-officedocument.wordprocessingml.footnotes+xml"/>
  <Override PartName="/word/comments.xml" ContentType="application/vnd.openxmlformats-officedocument.wordprocessingml.comment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3D7D" w:rsidRDefault="008B3D7D" w:rsidP="00ED4A4E">
      <w:pPr>
        <w:pStyle w:val="Chapter"/>
        <w:numPr>
          <w:ilvl w:val="0"/>
          <w:numId w:val="1"/>
        </w:numPr>
        <w:rPr>
          <w:w w:val="100"/>
        </w:rPr>
      </w:pPr>
      <w:bookmarkStart w:id="0" w:name="RTF320031003600340036003a00"/>
    </w:p>
    <w:p w:rsidR="008B3D7D" w:rsidRDefault="00493CDA">
      <w:pPr>
        <w:pStyle w:val="ChapAppxtitle"/>
        <w:rPr>
          <w:w w:val="100"/>
        </w:rPr>
      </w:pPr>
      <w:bookmarkStart w:id="1" w:name="RTF370037003000360035003a00"/>
      <w:bookmarkEnd w:id="0"/>
      <w:r>
        <w:rPr>
          <w:w w:val="100"/>
        </w:rPr>
        <w:t>Customizing Process Models an</w:t>
      </w:r>
      <w:bookmarkEnd w:id="1"/>
      <w:r>
        <w:rPr>
          <w:w w:val="100"/>
        </w:rPr>
        <w:t>d Callbacks</w:t>
      </w:r>
    </w:p>
    <w:p w:rsidR="008B3D7D" w:rsidRDefault="00493CDA">
      <w:pPr>
        <w:pStyle w:val="Body1"/>
        <w:rPr>
          <w:w w:val="100"/>
        </w:rPr>
      </w:pPr>
      <w:r>
        <w:rPr>
          <w:w w:val="100"/>
        </w:rPr>
        <w:t xml:space="preserve">You can customize the default process models and callback sequences. Customize callbacks to implement custom functionality specific to unit under test (UUT) models. Customize process models to implement functionality that is standard throughout an organization and applies to all or most UUTs. Use callbacks to implement functionality you might change. Use process models to implement functionality you are unlikely to change. Refer to Appendix A, </w:t>
      </w:r>
      <w:r>
        <w:rPr>
          <w:rStyle w:val="ColorBlue"/>
          <w:i/>
          <w:iCs/>
          <w:w w:val="100"/>
        </w:rPr>
        <w:t>Process Model Architecture</w:t>
      </w:r>
      <w:r>
        <w:rPr>
          <w:w w:val="100"/>
        </w:rPr>
        <w:t>, for more information about the process models.</w:t>
      </w:r>
      <w:ins w:id="2" w:author="jgrey" w:date="2012-05-04T13:02:00Z">
        <w:r w:rsidR="003502AC">
          <w:rPr>
            <w:w w:val="100"/>
          </w:rPr>
          <w:t xml:space="preserve"> </w:t>
        </w:r>
        <w:commentRangeStart w:id="3"/>
        <w:del w:id="4" w:author="calliej" w:date="2012-05-07T13:34:00Z">
          <w:r w:rsidR="003502AC" w:rsidDel="00E409D2">
            <w:rPr>
              <w:w w:val="100"/>
            </w:rPr>
            <w:delText xml:space="preserve">Note </w:delText>
          </w:r>
        </w:del>
      </w:ins>
      <w:commentRangeEnd w:id="3"/>
      <w:r w:rsidR="00E409D2">
        <w:rPr>
          <w:rStyle w:val="CommentReference"/>
          <w:rFonts w:ascii="Calibri" w:hAnsi="Calibri" w:cs="Times New Roman"/>
          <w:color w:val="auto"/>
          <w:w w:val="100"/>
        </w:rPr>
        <w:commentReference w:id="3"/>
      </w:r>
      <w:ins w:id="5" w:author="jgrey" w:date="2012-05-04T13:02:00Z">
        <w:del w:id="6" w:author="calliej" w:date="2012-05-07T13:34:00Z">
          <w:r w:rsidR="003502AC" w:rsidDel="00E409D2">
            <w:rPr>
              <w:w w:val="100"/>
            </w:rPr>
            <w:delText>that y</w:delText>
          </w:r>
        </w:del>
      </w:ins>
      <w:ins w:id="7" w:author="calliej" w:date="2012-05-07T13:34:00Z">
        <w:r w:rsidR="00E409D2">
          <w:rPr>
            <w:w w:val="100"/>
          </w:rPr>
          <w:t>Y</w:t>
        </w:r>
      </w:ins>
      <w:ins w:id="8" w:author="jgrey" w:date="2012-05-04T13:02:00Z">
        <w:r w:rsidR="003502AC">
          <w:rPr>
            <w:w w:val="100"/>
          </w:rPr>
          <w:t>ou can extend the functionality of existing  process model</w:t>
        </w:r>
      </w:ins>
      <w:ins w:id="9" w:author="calliej" w:date="2012-05-07T13:35:00Z">
        <w:r w:rsidR="00E409D2">
          <w:rPr>
            <w:w w:val="100"/>
          </w:rPr>
          <w:t>s</w:t>
        </w:r>
      </w:ins>
      <w:ins w:id="10" w:author="jgrey" w:date="2012-05-04T13:02:00Z">
        <w:r w:rsidR="003502AC">
          <w:rPr>
            <w:w w:val="100"/>
          </w:rPr>
          <w:t xml:space="preserve"> by </w:t>
        </w:r>
      </w:ins>
      <w:ins w:id="11" w:author="jgrey" w:date="2012-05-04T13:03:00Z">
        <w:r w:rsidR="003502AC">
          <w:rPr>
            <w:w w:val="100"/>
          </w:rPr>
          <w:t xml:space="preserve">creating or customizing process model plug-ins. Refer to Appendix A2, Process Model </w:t>
        </w:r>
        <w:proofErr w:type="spellStart"/>
        <w:r w:rsidR="003502AC">
          <w:rPr>
            <w:w w:val="100"/>
          </w:rPr>
          <w:t>Plugins</w:t>
        </w:r>
        <w:proofErr w:type="spellEnd"/>
        <w:r w:rsidR="003502AC">
          <w:rPr>
            <w:w w:val="100"/>
          </w:rPr>
          <w:t xml:space="preserve"> for more information.</w:t>
        </w:r>
      </w:ins>
    </w:p>
    <w:p w:rsidR="008B3D7D" w:rsidRDefault="00493CDA">
      <w:pPr>
        <w:pStyle w:val="Level1Head"/>
        <w:rPr>
          <w:w w:val="100"/>
        </w:rPr>
      </w:pPr>
      <w:bookmarkStart w:id="12" w:name="RTF350032003800370034003a00"/>
      <w:r>
        <w:rPr>
          <w:w w:val="100"/>
        </w:rPr>
        <w:t>Modifying Process Model Sequence Files</w:t>
      </w:r>
      <w:r w:rsidR="008605F6">
        <w:rPr>
          <w:w w:val="100"/>
        </w:rPr>
        <w:fldChar w:fldCharType="begin"/>
      </w:r>
      <w:r>
        <w:rPr>
          <w:w w:val="100"/>
        </w:rPr>
        <w:instrText>xe "process models: modifying process model sequence files"</w:instrText>
      </w:r>
      <w:r w:rsidR="008605F6">
        <w:rPr>
          <w:w w:val="100"/>
        </w:rPr>
        <w:fldChar w:fldCharType="end"/>
      </w:r>
    </w:p>
    <w:bookmarkEnd w:id="12"/>
    <w:p w:rsidR="008B3D7D" w:rsidRDefault="00493CDA">
      <w:pPr>
        <w:pStyle w:val="Body1"/>
        <w:rPr>
          <w:w w:val="100"/>
        </w:rPr>
      </w:pPr>
      <w:r>
        <w:rPr>
          <w:w w:val="100"/>
        </w:rPr>
        <w:t>You must modify the process model sequence files directly to make changes that apply wherever TestStand uses the process model.</w:t>
      </w:r>
    </w:p>
    <w:p w:rsidR="008B3D7D" w:rsidRDefault="00493CDA">
      <w:pPr>
        <w:pStyle w:val="Body"/>
        <w:rPr>
          <w:w w:val="100"/>
        </w:rPr>
      </w:pPr>
      <w:r>
        <w:rPr>
          <w:w w:val="100"/>
        </w:rPr>
        <w:t xml:space="preserve">TestStand installs the </w:t>
      </w:r>
      <w:r>
        <w:rPr>
          <w:rStyle w:val="Monospace"/>
          <w:w w:val="100"/>
        </w:rPr>
        <w:t>SequentialModel.seq</w:t>
      </w:r>
      <w:r>
        <w:rPr>
          <w:w w:val="100"/>
        </w:rPr>
        <w:t xml:space="preserve">, </w:t>
      </w:r>
      <w:r>
        <w:rPr>
          <w:rStyle w:val="Monospace"/>
          <w:w w:val="100"/>
        </w:rPr>
        <w:t>ParallelModel.seq</w:t>
      </w:r>
      <w:r>
        <w:rPr>
          <w:w w:val="100"/>
        </w:rPr>
        <w:t xml:space="preserve">, and </w:t>
      </w:r>
      <w:r>
        <w:rPr>
          <w:rStyle w:val="Monospace"/>
          <w:w w:val="100"/>
        </w:rPr>
        <w:t>BatchModel.seq</w:t>
      </w:r>
      <w:r>
        <w:rPr>
          <w:w w:val="100"/>
        </w:rPr>
        <w:t xml:space="preserve"> process model sequence files and supporting files in the </w:t>
      </w:r>
      <w:r>
        <w:rPr>
          <w:rStyle w:val="Monospace"/>
          <w:w w:val="100"/>
        </w:rPr>
        <w:t>&lt;TestStand&gt;\Components\Models\</w:t>
      </w:r>
      <w:proofErr w:type="spellStart"/>
      <w:r>
        <w:rPr>
          <w:rStyle w:val="Monospace"/>
          <w:w w:val="100"/>
        </w:rPr>
        <w:t>TestStandModels</w:t>
      </w:r>
      <w:proofErr w:type="spellEnd"/>
      <w:r>
        <w:rPr>
          <w:w w:val="100"/>
        </w:rPr>
        <w:t xml:space="preserve"> directory. To modify the installed process model or to create a new process model, copy all the process model files from the </w:t>
      </w:r>
      <w:r>
        <w:rPr>
          <w:rStyle w:val="Monospace"/>
          <w:w w:val="100"/>
        </w:rPr>
        <w:t>&lt;TestStand&gt;\</w:t>
      </w:r>
      <w:r>
        <w:rPr>
          <w:rStyle w:val="Monospace"/>
          <w:w w:val="100"/>
        </w:rPr>
        <w:br/>
        <w:t>Components\Models\</w:t>
      </w:r>
      <w:proofErr w:type="spellStart"/>
      <w:r>
        <w:rPr>
          <w:rStyle w:val="Monospace"/>
          <w:w w:val="100"/>
        </w:rPr>
        <w:t>TestStandModels</w:t>
      </w:r>
      <w:proofErr w:type="spellEnd"/>
      <w:r>
        <w:rPr>
          <w:w w:val="100"/>
        </w:rPr>
        <w:t xml:space="preserve"> directory to the </w:t>
      </w:r>
      <w:r>
        <w:rPr>
          <w:rStyle w:val="Monospace"/>
          <w:w w:val="100"/>
        </w:rPr>
        <w:t>&lt;TestStand Public&gt;\Components\Models</w:t>
      </w:r>
      <w:r>
        <w:rPr>
          <w:w w:val="100"/>
        </w:rPr>
        <w:t xml:space="preserve"> directory and make changes to the copy. When you copy installed files to modify, rename the files after you modify them if you want to create a separate custom </w:t>
      </w:r>
      <w:r>
        <w:rPr>
          <w:w w:val="100"/>
        </w:rPr>
        <w:lastRenderedPageBreak/>
        <w:t xml:space="preserve">component. You do not have to rename the files after you modify them if you only want to modify the behavior of an existing component. If you do not rename the files and you use the files in a future version of TestStand, changes National Instruments makes to the component might not be compatible with the modified version of the component. Storing new and customized files in the </w:t>
      </w:r>
      <w:r>
        <w:rPr>
          <w:rStyle w:val="Monospace"/>
          <w:w w:val="100"/>
        </w:rPr>
        <w:t>&lt;TestStand Public&gt;</w:t>
      </w:r>
      <w:r>
        <w:rPr>
          <w:w w:val="100"/>
        </w:rPr>
        <w:t xml:space="preserve"> directory ensures that installations of the same version of TestStand do not overwrite the customizations and ensures that uninstalling TestStand does not remove the files you customize.</w:t>
      </w:r>
    </w:p>
    <w:p w:rsidR="008B3D7D" w:rsidRDefault="00493CDA">
      <w:pPr>
        <w:pStyle w:val="Body"/>
        <w:rPr>
          <w:w w:val="100"/>
        </w:rPr>
      </w:pPr>
      <w:r>
        <w:rPr>
          <w:w w:val="100"/>
        </w:rPr>
        <w:t>In addition to editing process model sequence files, you can convert sequence files to process model sequence files. Complete the following steps to specify a sequence file as a process model sequence file.</w:t>
      </w:r>
    </w:p>
    <w:p w:rsidR="008B3D7D" w:rsidRDefault="00493CDA" w:rsidP="00ED4A4E">
      <w:pPr>
        <w:pStyle w:val="ListNumber1"/>
        <w:numPr>
          <w:ilvl w:val="0"/>
          <w:numId w:val="2"/>
        </w:numPr>
        <w:ind w:left="2520" w:hanging="360"/>
        <w:rPr>
          <w:w w:val="100"/>
        </w:rPr>
      </w:pPr>
      <w:r>
        <w:rPr>
          <w:w w:val="100"/>
        </w:rPr>
        <w:t xml:space="preserve">Select the sequence file and select </w:t>
      </w:r>
      <w:proofErr w:type="spellStart"/>
      <w:r>
        <w:rPr>
          <w:rStyle w:val="Bold"/>
          <w:w w:val="100"/>
        </w:rPr>
        <w:t>Edit»Sequence</w:t>
      </w:r>
      <w:proofErr w:type="spellEnd"/>
      <w:r>
        <w:rPr>
          <w:rStyle w:val="Bold"/>
          <w:w w:val="100"/>
        </w:rPr>
        <w:t xml:space="preserve"> File Properties</w:t>
      </w:r>
      <w:r>
        <w:rPr>
          <w:w w:val="100"/>
        </w:rPr>
        <w:t>.</w:t>
      </w:r>
    </w:p>
    <w:p w:rsidR="008B3D7D" w:rsidRDefault="00493CDA" w:rsidP="00ED4A4E">
      <w:pPr>
        <w:pStyle w:val="ListNumber"/>
        <w:numPr>
          <w:ilvl w:val="0"/>
          <w:numId w:val="3"/>
        </w:numPr>
        <w:ind w:left="2520" w:hanging="360"/>
        <w:rPr>
          <w:w w:val="100"/>
        </w:rPr>
      </w:pPr>
      <w:r>
        <w:rPr>
          <w:w w:val="100"/>
        </w:rPr>
        <w:t xml:space="preserve">In the Sequence File Properties dialog box, click the </w:t>
      </w:r>
      <w:r>
        <w:rPr>
          <w:rStyle w:val="Bold"/>
          <w:w w:val="100"/>
        </w:rPr>
        <w:t>Advanced</w:t>
      </w:r>
      <w:r>
        <w:rPr>
          <w:w w:val="100"/>
        </w:rPr>
        <w:t xml:space="preserve"> tab.</w:t>
      </w:r>
    </w:p>
    <w:p w:rsidR="008B3D7D" w:rsidRDefault="00493CDA" w:rsidP="00ED4A4E">
      <w:pPr>
        <w:pStyle w:val="ListNumber"/>
        <w:numPr>
          <w:ilvl w:val="0"/>
          <w:numId w:val="4"/>
        </w:numPr>
        <w:ind w:left="2520" w:hanging="360"/>
        <w:rPr>
          <w:w w:val="100"/>
        </w:rPr>
      </w:pPr>
      <w:r>
        <w:rPr>
          <w:w w:val="100"/>
        </w:rPr>
        <w:t xml:space="preserve">Select </w:t>
      </w:r>
      <w:r>
        <w:rPr>
          <w:rStyle w:val="Bold"/>
          <w:w w:val="100"/>
        </w:rPr>
        <w:t>Model</w:t>
      </w:r>
      <w:r>
        <w:rPr>
          <w:w w:val="100"/>
        </w:rPr>
        <w:t xml:space="preserve"> from the Type ring control.</w:t>
      </w:r>
    </w:p>
    <w:p w:rsidR="008B3D7D" w:rsidRDefault="00493CDA" w:rsidP="00ED4A4E">
      <w:pPr>
        <w:pStyle w:val="ListNumber"/>
        <w:numPr>
          <w:ilvl w:val="0"/>
          <w:numId w:val="5"/>
        </w:numPr>
        <w:ind w:left="2520" w:hanging="360"/>
        <w:rPr>
          <w:w w:val="100"/>
        </w:rPr>
      </w:pPr>
      <w:r>
        <w:rPr>
          <w:w w:val="100"/>
        </w:rPr>
        <w:t xml:space="preserve">Click </w:t>
      </w:r>
      <w:r>
        <w:rPr>
          <w:rStyle w:val="Bold"/>
          <w:w w:val="100"/>
        </w:rPr>
        <w:t>OK</w:t>
      </w:r>
      <w:r>
        <w:rPr>
          <w:w w:val="100"/>
        </w:rPr>
        <w:t>.</w:t>
      </w:r>
    </w:p>
    <w:p w:rsidR="008B3D7D" w:rsidRDefault="00493CDA">
      <w:pPr>
        <w:pStyle w:val="Body"/>
        <w:rPr>
          <w:w w:val="100"/>
        </w:rPr>
      </w:pPr>
      <w:r>
        <w:rPr>
          <w:w w:val="100"/>
        </w:rPr>
        <w:t>Although you edit a process model sequence file in a regular Sequence File window, the file includes Model entry points and Model callbacks. TestStand maintains special properties for entry point and callback sequences, and you can specify the values of these properties when you edit the sequences in a process model file.</w:t>
      </w:r>
    </w:p>
    <w:p w:rsidR="008B3D7D" w:rsidRDefault="00493CDA">
      <w:pPr>
        <w:pStyle w:val="Body"/>
        <w:rPr>
          <w:w w:val="100"/>
        </w:rPr>
      </w:pPr>
      <w:r>
        <w:rPr>
          <w:w w:val="100"/>
        </w:rPr>
        <w:t xml:space="preserve">When you access the Sequence Properties dialog box for any sequence in a model file, the dialog box contains a Model tab you use to specify the sequence as a normal sequence, a callback sequence, or an entry point sequence. </w:t>
      </w:r>
    </w:p>
    <w:p w:rsidR="008B3D7D" w:rsidRDefault="00493CDA">
      <w:pPr>
        <w:pStyle w:val="Level2Head"/>
        <w:rPr>
          <w:w w:val="100"/>
        </w:rPr>
      </w:pPr>
      <w:r>
        <w:rPr>
          <w:w w:val="100"/>
        </w:rPr>
        <w:t>Normal Sequences</w:t>
      </w:r>
      <w:r w:rsidR="008605F6">
        <w:rPr>
          <w:w w:val="100"/>
        </w:rPr>
        <w:fldChar w:fldCharType="begin"/>
      </w:r>
      <w:r>
        <w:rPr>
          <w:w w:val="100"/>
        </w:rPr>
        <w:instrText>xe "editing sequence files:normal sequences"</w:instrText>
      </w:r>
      <w:r w:rsidR="008605F6">
        <w:rPr>
          <w:w w:val="100"/>
        </w:rPr>
        <w:fldChar w:fldCharType="end"/>
      </w:r>
      <w:r w:rsidR="008605F6">
        <w:rPr>
          <w:w w:val="100"/>
        </w:rPr>
        <w:fldChar w:fldCharType="begin"/>
      </w:r>
      <w:r>
        <w:rPr>
          <w:w w:val="100"/>
        </w:rPr>
        <w:instrText>xe "normal sequences"</w:instrText>
      </w:r>
      <w:r w:rsidR="008605F6">
        <w:rPr>
          <w:w w:val="100"/>
        </w:rPr>
        <w:fldChar w:fldCharType="end"/>
      </w:r>
      <w:r w:rsidR="008605F6">
        <w:rPr>
          <w:w w:val="100"/>
        </w:rPr>
        <w:fldChar w:fldCharType="begin"/>
      </w:r>
      <w:r>
        <w:rPr>
          <w:w w:val="100"/>
        </w:rPr>
        <w:instrText>xe "sequence files: editing: normal sequences"</w:instrText>
      </w:r>
      <w:r w:rsidR="008605F6">
        <w:rPr>
          <w:w w:val="100"/>
        </w:rPr>
        <w:fldChar w:fldCharType="end"/>
      </w:r>
    </w:p>
    <w:p w:rsidR="008B3D7D" w:rsidRDefault="00493CDA">
      <w:pPr>
        <w:pStyle w:val="Body1"/>
        <w:rPr>
          <w:w w:val="100"/>
        </w:rPr>
      </w:pPr>
      <w:r>
        <w:rPr>
          <w:w w:val="100"/>
        </w:rPr>
        <w:t xml:space="preserve">A </w:t>
      </w:r>
      <w:r>
        <w:rPr>
          <w:rStyle w:val="Italic"/>
          <w:i w:val="0"/>
          <w:iCs w:val="0"/>
          <w:w w:val="100"/>
        </w:rPr>
        <w:t>normal</w:t>
      </w:r>
      <w:r>
        <w:rPr>
          <w:w w:val="100"/>
        </w:rPr>
        <w:t xml:space="preserve"> sequence is any sequence other than a callback or an entry point. In process model files, use normal sequences as Utility subsequences that entry points or callbacks call. When you select </w:t>
      </w:r>
      <w:r>
        <w:rPr>
          <w:rStyle w:val="Bold"/>
          <w:w w:val="100"/>
        </w:rPr>
        <w:t>Normal</w:t>
      </w:r>
      <w:r>
        <w:rPr>
          <w:w w:val="100"/>
        </w:rPr>
        <w:t xml:space="preserve"> from the Type ring control on the Model tab of the Sequence Properties dialog box, the Model tab does not include any other options.</w:t>
      </w:r>
    </w:p>
    <w:p w:rsidR="008B3D7D" w:rsidRDefault="00493CDA">
      <w:pPr>
        <w:pStyle w:val="Level2Head"/>
        <w:rPr>
          <w:w w:val="100"/>
        </w:rPr>
      </w:pPr>
      <w:r>
        <w:rPr>
          <w:w w:val="100"/>
        </w:rPr>
        <w:t>Callback Sequences</w:t>
      </w:r>
      <w:r w:rsidR="008605F6">
        <w:rPr>
          <w:w w:val="100"/>
        </w:rPr>
        <w:fldChar w:fldCharType="begin"/>
      </w:r>
      <w:r>
        <w:rPr>
          <w:w w:val="100"/>
        </w:rPr>
        <w:instrText>xe "Model callbacks;callbacks:Model"</w:instrText>
      </w:r>
      <w:r w:rsidR="008605F6">
        <w:rPr>
          <w:w w:val="100"/>
        </w:rPr>
        <w:fldChar w:fldCharType="end"/>
      </w:r>
      <w:r w:rsidR="008605F6">
        <w:rPr>
          <w:w w:val="100"/>
        </w:rPr>
        <w:fldChar w:fldCharType="begin"/>
      </w:r>
      <w:r>
        <w:rPr>
          <w:w w:val="100"/>
        </w:rPr>
        <w:instrText>xe "sequences: Model callbacks"</w:instrText>
      </w:r>
      <w:r w:rsidR="008605F6">
        <w:rPr>
          <w:w w:val="100"/>
        </w:rPr>
        <w:fldChar w:fldCharType="end"/>
      </w:r>
      <w:r w:rsidR="008605F6">
        <w:rPr>
          <w:w w:val="100"/>
        </w:rPr>
        <w:fldChar w:fldCharType="begin"/>
      </w:r>
      <w:r>
        <w:rPr>
          <w:w w:val="100"/>
        </w:rPr>
        <w:instrText>xe "callbacks: sequences"</w:instrText>
      </w:r>
      <w:r w:rsidR="008605F6">
        <w:rPr>
          <w:w w:val="100"/>
        </w:rPr>
        <w:fldChar w:fldCharType="end"/>
      </w:r>
      <w:r w:rsidR="008605F6">
        <w:rPr>
          <w:w w:val="100"/>
        </w:rPr>
        <w:fldChar w:fldCharType="begin"/>
      </w:r>
      <w:r>
        <w:rPr>
          <w:w w:val="100"/>
        </w:rPr>
        <w:instrText>xe "sequence files:special editing capabilities for process model sequence files:callback sequences"</w:instrText>
      </w:r>
      <w:r w:rsidR="008605F6">
        <w:rPr>
          <w:w w:val="100"/>
        </w:rPr>
        <w:fldChar w:fldCharType="end"/>
      </w:r>
      <w:r w:rsidR="008605F6">
        <w:rPr>
          <w:w w:val="100"/>
        </w:rPr>
        <w:fldChar w:fldCharType="begin"/>
      </w:r>
      <w:r>
        <w:rPr>
          <w:w w:val="100"/>
        </w:rPr>
        <w:instrText>xe "editing sequence files:callback sequences"</w:instrText>
      </w:r>
      <w:r w:rsidR="008605F6">
        <w:rPr>
          <w:w w:val="100"/>
        </w:rPr>
        <w:fldChar w:fldCharType="end"/>
      </w:r>
      <w:r w:rsidR="008605F6">
        <w:rPr>
          <w:w w:val="100"/>
        </w:rPr>
        <w:fldChar w:fldCharType="begin"/>
      </w:r>
      <w:r>
        <w:rPr>
          <w:w w:val="100"/>
        </w:rPr>
        <w:instrText>xe "sequence files:editing: callback sequences"</w:instrText>
      </w:r>
      <w:r w:rsidR="008605F6">
        <w:rPr>
          <w:w w:val="100"/>
        </w:rPr>
        <w:fldChar w:fldCharType="end"/>
      </w:r>
    </w:p>
    <w:p w:rsidR="008B3D7D" w:rsidRDefault="00493CDA">
      <w:pPr>
        <w:pStyle w:val="Body1"/>
        <w:rPr>
          <w:w w:val="100"/>
        </w:rPr>
      </w:pPr>
      <w:r>
        <w:rPr>
          <w:w w:val="100"/>
        </w:rPr>
        <w:t xml:space="preserve">Model callbacks are sequences entry point sequences call and client sequence files can override. Use Model callbacks to customize the </w:t>
      </w:r>
      <w:r>
        <w:rPr>
          <w:w w:val="100"/>
        </w:rPr>
        <w:lastRenderedPageBreak/>
        <w:t>behavior of a process model for each client sequence file that uses the process model. By defining one or more Model callbacks in a process model file, you specify the set of process model operations you can customize from a client sequence file.</w:t>
      </w:r>
    </w:p>
    <w:p w:rsidR="008B3D7D" w:rsidRDefault="00493CDA">
      <w:pPr>
        <w:pStyle w:val="Body"/>
        <w:rPr>
          <w:w w:val="100"/>
        </w:rPr>
      </w:pPr>
      <w:r>
        <w:rPr>
          <w:w w:val="100"/>
        </w:rPr>
        <w:t>Complete the following steps to define a Model callback.</w:t>
      </w:r>
    </w:p>
    <w:p w:rsidR="008B3D7D" w:rsidRDefault="00493CDA" w:rsidP="00ED4A4E">
      <w:pPr>
        <w:pStyle w:val="ListNumber1"/>
        <w:numPr>
          <w:ilvl w:val="0"/>
          <w:numId w:val="2"/>
        </w:numPr>
        <w:ind w:left="2520" w:hanging="360"/>
        <w:rPr>
          <w:w w:val="100"/>
        </w:rPr>
      </w:pPr>
      <w:r>
        <w:rPr>
          <w:w w:val="100"/>
        </w:rPr>
        <w:t>Add a sequence to the process model file.</w:t>
      </w:r>
    </w:p>
    <w:p w:rsidR="008B3D7D" w:rsidRDefault="00493CDA" w:rsidP="00ED4A4E">
      <w:pPr>
        <w:pStyle w:val="ListNumber"/>
        <w:numPr>
          <w:ilvl w:val="0"/>
          <w:numId w:val="3"/>
        </w:numPr>
        <w:ind w:left="2520" w:hanging="360"/>
        <w:rPr>
          <w:w w:val="100"/>
        </w:rPr>
      </w:pPr>
      <w:r>
        <w:rPr>
          <w:w w:val="100"/>
        </w:rPr>
        <w:t xml:space="preserve">Select </w:t>
      </w:r>
      <w:proofErr w:type="spellStart"/>
      <w:r>
        <w:rPr>
          <w:rStyle w:val="Bold"/>
          <w:w w:val="100"/>
        </w:rPr>
        <w:t>Edit»Sequence</w:t>
      </w:r>
      <w:proofErr w:type="spellEnd"/>
      <w:r>
        <w:rPr>
          <w:rStyle w:val="Bold"/>
          <w:w w:val="100"/>
        </w:rPr>
        <w:t xml:space="preserve"> Properties</w:t>
      </w:r>
      <w:r>
        <w:rPr>
          <w:w w:val="100"/>
        </w:rPr>
        <w:t xml:space="preserve"> to launch the Sequence Properties dialog box.</w:t>
      </w:r>
    </w:p>
    <w:p w:rsidR="008B3D7D" w:rsidRDefault="00493CDA" w:rsidP="00ED4A4E">
      <w:pPr>
        <w:pStyle w:val="ListNumber"/>
        <w:numPr>
          <w:ilvl w:val="0"/>
          <w:numId w:val="4"/>
        </w:numPr>
        <w:ind w:left="2520" w:hanging="360"/>
        <w:rPr>
          <w:w w:val="100"/>
        </w:rPr>
      </w:pPr>
      <w:r>
        <w:rPr>
          <w:w w:val="100"/>
        </w:rPr>
        <w:t xml:space="preserve">Click the </w:t>
      </w:r>
      <w:r>
        <w:rPr>
          <w:rStyle w:val="Bold"/>
          <w:w w:val="100"/>
        </w:rPr>
        <w:t>Model</w:t>
      </w:r>
      <w:r>
        <w:rPr>
          <w:w w:val="100"/>
        </w:rPr>
        <w:t xml:space="preserve"> tab.</w:t>
      </w:r>
    </w:p>
    <w:p w:rsidR="008B3D7D" w:rsidRDefault="00493CDA" w:rsidP="00ED4A4E">
      <w:pPr>
        <w:pStyle w:val="ListNumber"/>
        <w:numPr>
          <w:ilvl w:val="0"/>
          <w:numId w:val="5"/>
        </w:numPr>
        <w:ind w:left="2520" w:hanging="360"/>
        <w:rPr>
          <w:w w:val="100"/>
        </w:rPr>
      </w:pPr>
      <w:r>
        <w:rPr>
          <w:w w:val="100"/>
        </w:rPr>
        <w:t xml:space="preserve">Select </w:t>
      </w:r>
      <w:r>
        <w:rPr>
          <w:rStyle w:val="Bold"/>
          <w:w w:val="100"/>
        </w:rPr>
        <w:t>Callback</w:t>
      </w:r>
      <w:r>
        <w:rPr>
          <w:w w:val="100"/>
        </w:rPr>
        <w:t xml:space="preserve"> from the Type ring control.</w:t>
      </w:r>
    </w:p>
    <w:p w:rsidR="008B3D7D" w:rsidRDefault="00493CDA" w:rsidP="00ED4A4E">
      <w:pPr>
        <w:pStyle w:val="ListNumber"/>
        <w:keepNext/>
        <w:numPr>
          <w:ilvl w:val="0"/>
          <w:numId w:val="6"/>
        </w:numPr>
        <w:ind w:left="2520" w:hanging="360"/>
        <w:rPr>
          <w:w w:val="100"/>
        </w:rPr>
      </w:pPr>
      <w:r>
        <w:rPr>
          <w:w w:val="100"/>
        </w:rPr>
        <w:t xml:space="preserve">Click </w:t>
      </w:r>
      <w:r>
        <w:rPr>
          <w:rStyle w:val="Bold"/>
          <w:w w:val="100"/>
        </w:rPr>
        <w:t>OK</w:t>
      </w:r>
      <w:r>
        <w:rPr>
          <w:w w:val="100"/>
        </w:rPr>
        <w:t>.</w:t>
      </w:r>
    </w:p>
    <w:p w:rsidR="008B3D7D" w:rsidRDefault="00493CDA" w:rsidP="00ED4A4E">
      <w:pPr>
        <w:pStyle w:val="ListNumber"/>
        <w:numPr>
          <w:ilvl w:val="0"/>
          <w:numId w:val="7"/>
        </w:numPr>
        <w:ind w:left="2520" w:hanging="360"/>
        <w:rPr>
          <w:w w:val="100"/>
        </w:rPr>
      </w:pPr>
      <w:r>
        <w:rPr>
          <w:w w:val="100"/>
        </w:rPr>
        <w:t>Call the new sequence you just created from the process model.</w:t>
      </w:r>
    </w:p>
    <w:p w:rsidR="008B3D7D" w:rsidRDefault="00493CDA">
      <w:pPr>
        <w:pStyle w:val="Body"/>
        <w:rPr>
          <w:w w:val="100"/>
        </w:rPr>
      </w:pPr>
      <w:r>
        <w:rPr>
          <w:w w:val="100"/>
        </w:rPr>
        <w:t xml:space="preserve">You can override a callback in the process model sequence file by using the Sequence File Callbacks dialog box to create a sequence with the same name but different functionality in the client sequence file. Select </w:t>
      </w:r>
      <w:proofErr w:type="spellStart"/>
      <w:r>
        <w:rPr>
          <w:rStyle w:val="Bold"/>
          <w:w w:val="100"/>
        </w:rPr>
        <w:t>Edit»Sequence</w:t>
      </w:r>
      <w:proofErr w:type="spellEnd"/>
      <w:r>
        <w:rPr>
          <w:rStyle w:val="Bold"/>
          <w:w w:val="100"/>
        </w:rPr>
        <w:t xml:space="preserve"> File Callbacks</w:t>
      </w:r>
      <w:r>
        <w:rPr>
          <w:w w:val="100"/>
        </w:rPr>
        <w:t xml:space="preserve"> to launch the Sequence File Callbacks dialog box. Refer to the </w:t>
      </w:r>
      <w:r>
        <w:rPr>
          <w:rStyle w:val="Crossreference"/>
          <w:w w:val="100"/>
        </w:rPr>
        <w:t>NI TestStand Help</w:t>
      </w:r>
      <w:r>
        <w:rPr>
          <w:w w:val="100"/>
        </w:rPr>
        <w:t xml:space="preserve"> for more information about the Sequence File Callbacks dialog box.</w:t>
      </w:r>
    </w:p>
    <w:p w:rsidR="008B3D7D" w:rsidRDefault="00493CDA">
      <w:pPr>
        <w:pStyle w:val="Body"/>
        <w:rPr>
          <w:w w:val="100"/>
        </w:rPr>
      </w:pPr>
      <w:r>
        <w:rPr>
          <w:w w:val="100"/>
        </w:rPr>
        <w:t xml:space="preserve">Some Model callbacks, such as the </w:t>
      </w:r>
      <w:proofErr w:type="spellStart"/>
      <w:r>
        <w:rPr>
          <w:w w:val="100"/>
        </w:rPr>
        <w:t>TestReport</w:t>
      </w:r>
      <w:proofErr w:type="spellEnd"/>
      <w:r>
        <w:rPr>
          <w:w w:val="100"/>
        </w:rPr>
        <w:t xml:space="preserve"> callback in the default process model, are sufficient for handling specific types of operations. Other Model callbacks are placeholders you override with sequences in the client sequence file. For example, the </w:t>
      </w:r>
      <w:proofErr w:type="spellStart"/>
      <w:r>
        <w:rPr>
          <w:w w:val="100"/>
        </w:rPr>
        <w:t>MainSequence</w:t>
      </w:r>
      <w:proofErr w:type="spellEnd"/>
      <w:r>
        <w:rPr>
          <w:w w:val="100"/>
        </w:rPr>
        <w:t xml:space="preserve"> callback in the default process model file is a placeholder for the </w:t>
      </w:r>
      <w:proofErr w:type="spellStart"/>
      <w:r>
        <w:rPr>
          <w:w w:val="100"/>
        </w:rPr>
        <w:t>MainSequence</w:t>
      </w:r>
      <w:proofErr w:type="spellEnd"/>
      <w:r>
        <w:rPr>
          <w:w w:val="100"/>
        </w:rPr>
        <w:t xml:space="preserve"> callback you create in the client sequence file.</w:t>
      </w:r>
    </w:p>
    <w:p w:rsidR="008B3D7D" w:rsidRDefault="00493CDA">
      <w:pPr>
        <w:pStyle w:val="Body"/>
        <w:rPr>
          <w:w w:val="100"/>
        </w:rPr>
      </w:pPr>
      <w:r>
        <w:rPr>
          <w:w w:val="100"/>
        </w:rPr>
        <w:t>A primary process model file can directly call model callbacks in a secondary process model file. At run time, if the client sequence file of the primary sequence file implements a callback defined in the secondary process model file, TestStand invokes the callback in the client sequence file, even if the primary process model file does not define the callback. You must add a copy of the callback to the primary model file for the callback to appear in the Sequence File Callbacks dialog box for the client sequence file.</w:t>
      </w:r>
    </w:p>
    <w:p w:rsidR="008B3D7D" w:rsidRDefault="008605F6" w:rsidP="00ED4A4E">
      <w:pPr>
        <w:pStyle w:val="Note"/>
        <w:numPr>
          <w:ilvl w:val="0"/>
          <w:numId w:val="8"/>
        </w:numPr>
        <w:ind w:left="920" w:hanging="920"/>
        <w:rPr>
          <w:w w:val="100"/>
        </w:rPr>
      </w:pPr>
      <w:r w:rsidRPr="008605F6">
        <w:rPr>
          <w:w w:val="1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pt;height:21.2pt">
            <v:imagedata r:id="rId8" o:title=""/>
          </v:shape>
        </w:pict>
      </w:r>
      <w:r w:rsidR="00493CDA">
        <w:rPr>
          <w:w w:val="100"/>
        </w:rPr>
        <w:t xml:space="preserve">You can also override a callback in the process model sequence file by creating a sequence with the same name but different functionality in </w:t>
      </w:r>
      <w:r w:rsidR="00493CDA">
        <w:rPr>
          <w:rStyle w:val="Monospace"/>
          <w:w w:val="100"/>
        </w:rPr>
        <w:t>StationCallbacks.seq</w:t>
      </w:r>
      <w:r w:rsidR="00493CDA">
        <w:rPr>
          <w:w w:val="100"/>
        </w:rPr>
        <w:t xml:space="preserve"> </w:t>
      </w:r>
      <w:r w:rsidR="00493CDA">
        <w:rPr>
          <w:w w:val="100"/>
        </w:rPr>
        <w:lastRenderedPageBreak/>
        <w:t xml:space="preserve">in the </w:t>
      </w:r>
      <w:r w:rsidR="00493CDA">
        <w:rPr>
          <w:rStyle w:val="Monospace"/>
          <w:w w:val="100"/>
        </w:rPr>
        <w:t>&lt;TestStand Public&gt;\Components\Callbacks\Station</w:t>
      </w:r>
      <w:r w:rsidR="00493CDA">
        <w:rPr>
          <w:w w:val="100"/>
        </w:rPr>
        <w:t xml:space="preserve"> directory. TestStand calls model callbacks in </w:t>
      </w:r>
      <w:r w:rsidR="00493CDA">
        <w:rPr>
          <w:rStyle w:val="Monospace"/>
          <w:w w:val="100"/>
        </w:rPr>
        <w:t>StationCallbacks.seq</w:t>
      </w:r>
      <w:r w:rsidR="00493CDA">
        <w:rPr>
          <w:w w:val="100"/>
        </w:rPr>
        <w:t xml:space="preserve"> instead of calling the similarly named callback defined in any model. A callback in a client file overrides the similarly named callback in the model and the </w:t>
      </w:r>
      <w:r w:rsidR="00493CDA">
        <w:rPr>
          <w:rStyle w:val="Monospace"/>
          <w:w w:val="100"/>
        </w:rPr>
        <w:t>StationCallbacks.seq</w:t>
      </w:r>
      <w:r w:rsidR="00493CDA">
        <w:rPr>
          <w:w w:val="100"/>
        </w:rPr>
        <w:t xml:space="preserve"> file.</w:t>
      </w:r>
    </w:p>
    <w:p w:rsidR="008B3D7D" w:rsidRDefault="00493CDA">
      <w:pPr>
        <w:pStyle w:val="Level2Head"/>
        <w:rPr>
          <w:w w:val="100"/>
        </w:rPr>
      </w:pPr>
      <w:r>
        <w:rPr>
          <w:w w:val="100"/>
        </w:rPr>
        <w:t>Entry Point Sequences</w:t>
      </w:r>
      <w:r w:rsidR="008605F6">
        <w:rPr>
          <w:w w:val="100"/>
        </w:rPr>
        <w:fldChar w:fldCharType="begin"/>
      </w:r>
      <w:r>
        <w:rPr>
          <w:w w:val="100"/>
        </w:rPr>
        <w:instrText>xe "sequence files:special editing capabilities for process model sequence files:entry point sequences"</w:instrText>
      </w:r>
      <w:r w:rsidR="008605F6">
        <w:rPr>
          <w:w w:val="100"/>
        </w:rPr>
        <w:fldChar w:fldCharType="end"/>
      </w:r>
      <w:r w:rsidR="008605F6">
        <w:rPr>
          <w:w w:val="100"/>
        </w:rPr>
        <w:fldChar w:fldCharType="begin"/>
      </w:r>
      <w:r>
        <w:rPr>
          <w:w w:val="100"/>
        </w:rPr>
        <w:instrText>xe "sequences: entry point"</w:instrText>
      </w:r>
      <w:r w:rsidR="008605F6">
        <w:rPr>
          <w:w w:val="100"/>
        </w:rPr>
        <w:fldChar w:fldCharType="end"/>
      </w:r>
      <w:r w:rsidR="008605F6">
        <w:rPr>
          <w:w w:val="100"/>
        </w:rPr>
        <w:fldChar w:fldCharType="begin"/>
      </w:r>
      <w:r>
        <w:rPr>
          <w:w w:val="100"/>
        </w:rPr>
        <w:instrText>xe "entry points: entry point sequences"</w:instrText>
      </w:r>
      <w:r w:rsidR="008605F6">
        <w:rPr>
          <w:w w:val="100"/>
        </w:rPr>
        <w:fldChar w:fldCharType="end"/>
      </w:r>
      <w:r w:rsidR="008605F6">
        <w:rPr>
          <w:w w:val="100"/>
        </w:rPr>
        <w:fldChar w:fldCharType="begin"/>
      </w:r>
      <w:r>
        <w:rPr>
          <w:w w:val="100"/>
        </w:rPr>
        <w:instrText>xe "sequences:entry point"</w:instrText>
      </w:r>
      <w:r w:rsidR="008605F6">
        <w:rPr>
          <w:w w:val="100"/>
        </w:rPr>
        <w:fldChar w:fldCharType="end"/>
      </w:r>
      <w:r w:rsidR="008605F6">
        <w:rPr>
          <w:w w:val="100"/>
        </w:rPr>
        <w:fldChar w:fldCharType="begin"/>
      </w:r>
      <w:r>
        <w:rPr>
          <w:w w:val="100"/>
        </w:rPr>
        <w:instrText>xe "editing sequence files:entry point sequences"</w:instrText>
      </w:r>
      <w:r w:rsidR="008605F6">
        <w:rPr>
          <w:w w:val="100"/>
        </w:rPr>
        <w:fldChar w:fldCharType="end"/>
      </w:r>
      <w:r w:rsidR="008605F6">
        <w:rPr>
          <w:w w:val="100"/>
        </w:rPr>
        <w:fldChar w:fldCharType="begin"/>
      </w:r>
      <w:r>
        <w:rPr>
          <w:w w:val="100"/>
        </w:rPr>
        <w:instrText>xe "sequence files: editing: entry point sequences"</w:instrText>
      </w:r>
      <w:r w:rsidR="008605F6">
        <w:rPr>
          <w:w w:val="100"/>
        </w:rPr>
        <w:fldChar w:fldCharType="end"/>
      </w:r>
    </w:p>
    <w:p w:rsidR="008B3D7D" w:rsidRDefault="00493CDA">
      <w:pPr>
        <w:pStyle w:val="Body1"/>
        <w:rPr>
          <w:w w:val="100"/>
        </w:rPr>
      </w:pPr>
      <w:r>
        <w:rPr>
          <w:w w:val="100"/>
        </w:rPr>
        <w:t>You can invoke Execution entry point sequences and Configuration entry point sequences from the TestStand Sequence Editor or User Interface menus to run client files or to configure model settings. Each entry point is a sequence in the process model file.</w:t>
      </w:r>
    </w:p>
    <w:p w:rsidR="008B3D7D" w:rsidRDefault="00493CDA">
      <w:pPr>
        <w:pStyle w:val="Body"/>
        <w:rPr>
          <w:w w:val="100"/>
        </w:rPr>
      </w:pPr>
      <w:r>
        <w:rPr>
          <w:w w:val="100"/>
        </w:rPr>
        <w:t xml:space="preserve">Execution entry points run test programs typically by calling the </w:t>
      </w:r>
      <w:proofErr w:type="spellStart"/>
      <w:r>
        <w:rPr>
          <w:w w:val="100"/>
        </w:rPr>
        <w:t>MainSequence</w:t>
      </w:r>
      <w:proofErr w:type="spellEnd"/>
      <w:r>
        <w:rPr>
          <w:w w:val="100"/>
        </w:rPr>
        <w:t xml:space="preserve"> callback in the client sequence file. The Sequential, Parallel, and Batch process models contain the following Execution entry points:</w:t>
      </w:r>
    </w:p>
    <w:p w:rsidR="008B3D7D" w:rsidRDefault="008605F6" w:rsidP="00ED4A4E">
      <w:pPr>
        <w:pStyle w:val="ListBullet"/>
        <w:numPr>
          <w:ilvl w:val="0"/>
          <w:numId w:val="9"/>
        </w:numPr>
        <w:ind w:left="2520" w:hanging="360"/>
        <w:rPr>
          <w:w w:val="100"/>
        </w:rPr>
      </w:pPr>
      <w:r>
        <w:rPr>
          <w:rStyle w:val="Bold"/>
          <w:w w:val="100"/>
        </w:rPr>
        <w:fldChar w:fldCharType="begin"/>
      </w:r>
      <w:r w:rsidR="00493CDA">
        <w:rPr>
          <w:rStyle w:val="Bold"/>
          <w:w w:val="100"/>
        </w:rPr>
        <w:instrText>xe "Execution entry point:Test UUTs"</w:instrText>
      </w:r>
      <w:r>
        <w:rPr>
          <w:rStyle w:val="Bold"/>
          <w:w w:val="100"/>
        </w:rPr>
        <w:fldChar w:fldCharType="end"/>
      </w:r>
      <w:r>
        <w:rPr>
          <w:rStyle w:val="Bold"/>
          <w:w w:val="100"/>
        </w:rPr>
        <w:fldChar w:fldCharType="begin"/>
      </w:r>
      <w:r w:rsidR="00493CDA">
        <w:rPr>
          <w:rStyle w:val="Bold"/>
          <w:w w:val="100"/>
        </w:rPr>
        <w:instrText>xe "Test UUTs Execution entry point"</w:instrText>
      </w:r>
      <w:r>
        <w:rPr>
          <w:rStyle w:val="Bold"/>
          <w:w w:val="100"/>
        </w:rPr>
        <w:fldChar w:fldCharType="end"/>
      </w:r>
      <w:r w:rsidR="00493CDA">
        <w:rPr>
          <w:rStyle w:val="Bold"/>
          <w:w w:val="100"/>
        </w:rPr>
        <w:t>Test UUTs</w:t>
      </w:r>
      <w:r w:rsidR="00493CDA">
        <w:rPr>
          <w:w w:val="100"/>
        </w:rPr>
        <w:t>—Tests and identifies multiple UUTs or batches of UUTs in a loop.</w:t>
      </w:r>
    </w:p>
    <w:p w:rsidR="008B3D7D" w:rsidRDefault="008605F6" w:rsidP="00ED4A4E">
      <w:pPr>
        <w:pStyle w:val="ListBullet"/>
        <w:numPr>
          <w:ilvl w:val="0"/>
          <w:numId w:val="9"/>
        </w:numPr>
        <w:ind w:left="2520" w:hanging="360"/>
        <w:rPr>
          <w:w w:val="100"/>
        </w:rPr>
      </w:pPr>
      <w:r>
        <w:rPr>
          <w:rStyle w:val="Bold"/>
          <w:w w:val="100"/>
        </w:rPr>
        <w:fldChar w:fldCharType="begin"/>
      </w:r>
      <w:r w:rsidR="00493CDA">
        <w:rPr>
          <w:rStyle w:val="Bold"/>
          <w:w w:val="100"/>
        </w:rPr>
        <w:instrText>xe "Execution entry point:Single Pass"</w:instrText>
      </w:r>
      <w:r>
        <w:rPr>
          <w:rStyle w:val="Bold"/>
          <w:w w:val="100"/>
        </w:rPr>
        <w:fldChar w:fldCharType="end"/>
      </w:r>
      <w:r>
        <w:rPr>
          <w:rStyle w:val="Bold"/>
          <w:w w:val="100"/>
        </w:rPr>
        <w:fldChar w:fldCharType="begin"/>
      </w:r>
      <w:r w:rsidR="00493CDA">
        <w:rPr>
          <w:rStyle w:val="Bold"/>
          <w:w w:val="100"/>
        </w:rPr>
        <w:instrText>xe "Single Pass Execution entry point"</w:instrText>
      </w:r>
      <w:r>
        <w:rPr>
          <w:rStyle w:val="Bold"/>
          <w:w w:val="100"/>
        </w:rPr>
        <w:fldChar w:fldCharType="end"/>
      </w:r>
      <w:r w:rsidR="00493CDA">
        <w:rPr>
          <w:rStyle w:val="Bold"/>
          <w:w w:val="100"/>
        </w:rPr>
        <w:t>Single Pass</w:t>
      </w:r>
      <w:r w:rsidR="00493CDA">
        <w:rPr>
          <w:w w:val="100"/>
        </w:rPr>
        <w:t>—Tests one UUT or a single batch of UUTs without identifying the UUTs.</w:t>
      </w:r>
    </w:p>
    <w:p w:rsidR="008B3D7D" w:rsidRDefault="00493CDA">
      <w:pPr>
        <w:pStyle w:val="Body"/>
        <w:rPr>
          <w:w w:val="100"/>
        </w:rPr>
      </w:pPr>
      <w:r>
        <w:rPr>
          <w:w w:val="100"/>
        </w:rPr>
        <w:t>By default, the Execute menu lists Execution entry points only when the active window contains a sequence file that uses the process model.</w:t>
      </w:r>
    </w:p>
    <w:p w:rsidR="008B3D7D" w:rsidRDefault="008605F6">
      <w:pPr>
        <w:pStyle w:val="Body"/>
        <w:rPr>
          <w:w w:val="100"/>
        </w:rPr>
      </w:pPr>
      <w:r>
        <w:rPr>
          <w:w w:val="100"/>
        </w:rPr>
        <w:fldChar w:fldCharType="begin"/>
      </w:r>
      <w:r w:rsidR="00493CDA">
        <w:rPr>
          <w:w w:val="100"/>
        </w:rPr>
        <w:instrText>xe "Configuration entry point;entry points:Configuration"</w:instrText>
      </w:r>
      <w:r>
        <w:rPr>
          <w:w w:val="100"/>
        </w:rPr>
        <w:fldChar w:fldCharType="end"/>
      </w:r>
      <w:r w:rsidR="00493CDA">
        <w:rPr>
          <w:w w:val="100"/>
        </w:rPr>
        <w:t xml:space="preserve">Configuration entry points configure a feature of the process model and usually save the configuration information in a </w:t>
      </w:r>
      <w:r w:rsidR="00493CDA">
        <w:rPr>
          <w:rStyle w:val="Monospace"/>
          <w:w w:val="100"/>
        </w:rPr>
        <w:t>.</w:t>
      </w:r>
      <w:proofErr w:type="spellStart"/>
      <w:r w:rsidR="00493CDA">
        <w:rPr>
          <w:rStyle w:val="Monospace"/>
          <w:w w:val="100"/>
        </w:rPr>
        <w:t>ini</w:t>
      </w:r>
      <w:proofErr w:type="spellEnd"/>
      <w:r w:rsidR="00493CDA">
        <w:rPr>
          <w:w w:val="100"/>
        </w:rPr>
        <w:t xml:space="preserve"> file the </w:t>
      </w:r>
      <w:r w:rsidR="00493CDA">
        <w:rPr>
          <w:rStyle w:val="Monospace"/>
          <w:w w:val="100"/>
        </w:rPr>
        <w:t>&lt;TestStand Application Data&gt;\</w:t>
      </w:r>
      <w:proofErr w:type="spellStart"/>
      <w:r w:rsidR="00493CDA">
        <w:rPr>
          <w:rStyle w:val="Monospace"/>
          <w:w w:val="100"/>
        </w:rPr>
        <w:t>Cfg</w:t>
      </w:r>
      <w:proofErr w:type="spellEnd"/>
      <w:r w:rsidR="00493CDA">
        <w:rPr>
          <w:w w:val="100"/>
        </w:rPr>
        <w:t xml:space="preserve"> directory. The process models contain the following Configuration entry points:</w:t>
      </w:r>
    </w:p>
    <w:p w:rsidR="008B3D7D" w:rsidRDefault="008605F6" w:rsidP="00ED4A4E">
      <w:pPr>
        <w:pStyle w:val="ListBullet"/>
        <w:numPr>
          <w:ilvl w:val="0"/>
          <w:numId w:val="9"/>
        </w:numPr>
        <w:ind w:left="2520" w:hanging="360"/>
        <w:rPr>
          <w:w w:val="100"/>
        </w:rPr>
      </w:pPr>
      <w:r>
        <w:rPr>
          <w:rStyle w:val="Bold"/>
          <w:w w:val="100"/>
        </w:rPr>
        <w:fldChar w:fldCharType="begin"/>
      </w:r>
      <w:r w:rsidR="00493CDA">
        <w:rPr>
          <w:rStyle w:val="Bold"/>
          <w:w w:val="100"/>
        </w:rPr>
        <w:instrText>xe "Configuration entry point:Configure Report Options;Configure Report Options Configuration entry point"</w:instrText>
      </w:r>
      <w:r>
        <w:rPr>
          <w:rStyle w:val="Bold"/>
          <w:w w:val="100"/>
        </w:rPr>
        <w:fldChar w:fldCharType="end"/>
      </w:r>
      <w:ins w:id="13" w:author="jgrey" w:date="2011-06-16T15:02:00Z">
        <w:r w:rsidR="00E70308" w:rsidRPr="00E70308">
          <w:rPr>
            <w:rStyle w:val="Bold"/>
            <w:w w:val="100"/>
          </w:rPr>
          <w:t>Configure Result Processing</w:t>
        </w:r>
      </w:ins>
      <w:del w:id="14" w:author="jgrey" w:date="2011-06-16T15:02:00Z">
        <w:r w:rsidR="00493CDA" w:rsidDel="00E70308">
          <w:rPr>
            <w:rStyle w:val="Bold"/>
            <w:w w:val="100"/>
          </w:rPr>
          <w:delText>Configure Report Options</w:delText>
        </w:r>
      </w:del>
      <w:r w:rsidR="00493CDA">
        <w:rPr>
          <w:w w:val="100"/>
        </w:rPr>
        <w:t>—</w:t>
      </w:r>
      <w:commentRangeStart w:id="15"/>
      <w:r w:rsidR="00493CDA">
        <w:rPr>
          <w:w w:val="100"/>
        </w:rPr>
        <w:t xml:space="preserve">Launches the </w:t>
      </w:r>
      <w:del w:id="16" w:author="jgrey" w:date="2011-06-16T15:51:00Z">
        <w:r w:rsidR="00493CDA" w:rsidDel="00A54DD8">
          <w:rPr>
            <w:w w:val="100"/>
          </w:rPr>
          <w:delText>Report Options</w:delText>
        </w:r>
      </w:del>
      <w:ins w:id="17" w:author="jgrey" w:date="2011-06-16T15:51:00Z">
        <w:r w:rsidR="00A54DD8">
          <w:rPr>
            <w:w w:val="100"/>
          </w:rPr>
          <w:t>Result Processing</w:t>
        </w:r>
      </w:ins>
      <w:r w:rsidR="00493CDA">
        <w:rPr>
          <w:w w:val="100"/>
        </w:rPr>
        <w:t xml:space="preserve"> dialog box</w:t>
      </w:r>
      <w:del w:id="18" w:author="jgrey" w:date="2011-06-16T15:53:00Z">
        <w:r w:rsidR="00493CDA" w:rsidDel="00A54DD8">
          <w:rPr>
            <w:w w:val="100"/>
          </w:rPr>
          <w:delText>,</w:delText>
        </w:r>
      </w:del>
      <w:r w:rsidR="00493CDA">
        <w:rPr>
          <w:w w:val="100"/>
        </w:rPr>
        <w:t xml:space="preserve"> in which you enable </w:t>
      </w:r>
      <w:ins w:id="19" w:author="jgrey" w:date="2011-06-16T15:53:00Z">
        <w:r w:rsidR="00A54DD8">
          <w:rPr>
            <w:w w:val="100"/>
          </w:rPr>
          <w:t xml:space="preserve">and configure </w:t>
        </w:r>
      </w:ins>
      <w:r w:rsidR="00493CDA">
        <w:rPr>
          <w:w w:val="100"/>
        </w:rPr>
        <w:t>UUT report generation</w:t>
      </w:r>
      <w:ins w:id="20" w:author="jgrey" w:date="2011-06-16T15:53:00Z">
        <w:r w:rsidR="00A54DD8">
          <w:rPr>
            <w:w w:val="100"/>
          </w:rPr>
          <w:t>, database logging, and offline results file storage</w:t>
        </w:r>
      </w:ins>
      <w:del w:id="21" w:author="jgrey" w:date="2011-06-16T15:53:00Z">
        <w:r w:rsidR="00493CDA" w:rsidDel="00A54DD8">
          <w:rPr>
            <w:w w:val="100"/>
          </w:rPr>
          <w:delText xml:space="preserve"> and configure the report type and contents of the report files</w:delText>
        </w:r>
      </w:del>
      <w:r w:rsidR="00493CDA">
        <w:rPr>
          <w:w w:val="100"/>
        </w:rPr>
        <w:t>.</w:t>
      </w:r>
      <w:ins w:id="22" w:author="jgrey" w:date="2011-06-16T15:54:00Z">
        <w:r w:rsidR="00A54DD8">
          <w:rPr>
            <w:w w:val="100"/>
          </w:rPr>
          <w:t xml:space="preserve"> </w:t>
        </w:r>
      </w:ins>
      <w:ins w:id="23" w:author="jgrey" w:date="2011-06-16T15:56:00Z">
        <w:r w:rsidR="00DF2E6D">
          <w:rPr>
            <w:w w:val="100"/>
          </w:rPr>
          <w:t>Y</w:t>
        </w:r>
      </w:ins>
      <w:ins w:id="24" w:author="jgrey" w:date="2011-06-16T15:54:00Z">
        <w:r w:rsidR="00A54DD8">
          <w:rPr>
            <w:w w:val="100"/>
          </w:rPr>
          <w:t xml:space="preserve">ou </w:t>
        </w:r>
      </w:ins>
      <w:ins w:id="25" w:author="jgrey" w:date="2011-06-16T15:56:00Z">
        <w:r w:rsidR="00DF2E6D">
          <w:rPr>
            <w:w w:val="100"/>
          </w:rPr>
          <w:t xml:space="preserve">can </w:t>
        </w:r>
      </w:ins>
      <w:ins w:id="26" w:author="jgrey" w:date="2011-06-16T15:55:00Z">
        <w:r w:rsidR="00A54DD8">
          <w:rPr>
            <w:w w:val="100"/>
          </w:rPr>
          <w:t xml:space="preserve">also enable and configure </w:t>
        </w:r>
      </w:ins>
      <w:ins w:id="27" w:author="jgrey" w:date="2011-06-16T15:56:00Z">
        <w:r w:rsidR="00A54DD8">
          <w:rPr>
            <w:w w:val="100"/>
          </w:rPr>
          <w:t xml:space="preserve">any other </w:t>
        </w:r>
      </w:ins>
      <w:ins w:id="28" w:author="jgrey" w:date="2011-06-16T15:54:00Z">
        <w:r w:rsidR="00A54DD8">
          <w:rPr>
            <w:w w:val="100"/>
          </w:rPr>
          <w:t xml:space="preserve">Result Processing Plug-ins you </w:t>
        </w:r>
      </w:ins>
      <w:ins w:id="29" w:author="jgrey" w:date="2011-06-16T15:56:00Z">
        <w:r w:rsidR="00A54DD8">
          <w:rPr>
            <w:w w:val="100"/>
          </w:rPr>
          <w:t>have created or installed</w:t>
        </w:r>
      </w:ins>
      <w:ins w:id="30" w:author="jgrey" w:date="2011-06-16T15:54:00Z">
        <w:r w:rsidR="00A54DD8">
          <w:rPr>
            <w:w w:val="100"/>
          </w:rPr>
          <w:t>.</w:t>
        </w:r>
      </w:ins>
      <w:commentRangeEnd w:id="15"/>
      <w:r w:rsidR="00E409D2">
        <w:rPr>
          <w:rStyle w:val="CommentReference"/>
          <w:rFonts w:ascii="Calibri" w:hAnsi="Calibri" w:cs="Times New Roman"/>
          <w:color w:val="auto"/>
          <w:w w:val="100"/>
        </w:rPr>
        <w:commentReference w:id="15"/>
      </w:r>
    </w:p>
    <w:p w:rsidR="008B3D7D" w:rsidDel="006913C8" w:rsidRDefault="008605F6" w:rsidP="00ED4A4E">
      <w:pPr>
        <w:pStyle w:val="ListBullet"/>
        <w:numPr>
          <w:ilvl w:val="0"/>
          <w:numId w:val="9"/>
        </w:numPr>
        <w:ind w:left="2520" w:hanging="360"/>
        <w:rPr>
          <w:del w:id="31" w:author="jgrey" w:date="2011-06-16T15:56:00Z"/>
          <w:w w:val="100"/>
        </w:rPr>
      </w:pPr>
      <w:del w:id="32" w:author="jgrey" w:date="2011-06-16T15:56:00Z">
        <w:r w:rsidDel="006913C8">
          <w:rPr>
            <w:rStyle w:val="Bold"/>
          </w:rPr>
          <w:fldChar w:fldCharType="begin"/>
        </w:r>
        <w:r w:rsidR="00493CDA" w:rsidDel="006913C8">
          <w:rPr>
            <w:rStyle w:val="Bold"/>
            <w:w w:val="100"/>
          </w:rPr>
          <w:delInstrText>xe "Configuration entry point:Configure Database Options;Configure Database Options Configuration entry point¶"</w:delInstrText>
        </w:r>
        <w:r w:rsidDel="006913C8">
          <w:rPr>
            <w:rStyle w:val="Bold"/>
          </w:rPr>
          <w:fldChar w:fldCharType="end"/>
        </w:r>
        <w:r w:rsidR="00493CDA" w:rsidDel="006913C8">
          <w:rPr>
            <w:rStyle w:val="Bold"/>
            <w:w w:val="100"/>
          </w:rPr>
          <w:delText>Configure Database Options</w:delText>
        </w:r>
        <w:r w:rsidR="00493CDA" w:rsidDel="006913C8">
          <w:rPr>
            <w:w w:val="100"/>
          </w:rPr>
          <w:delText>—Launches the Database Options dialog box, in which you enable UUT result logging and configure the schema for mapping TestStand results to database tables and columns.</w:delText>
        </w:r>
      </w:del>
    </w:p>
    <w:p w:rsidR="008B3D7D" w:rsidRDefault="008605F6" w:rsidP="00ED4A4E">
      <w:pPr>
        <w:pStyle w:val="ListBullet"/>
        <w:numPr>
          <w:ilvl w:val="0"/>
          <w:numId w:val="9"/>
        </w:numPr>
        <w:ind w:left="2520" w:hanging="360"/>
        <w:rPr>
          <w:w w:val="100"/>
        </w:rPr>
      </w:pPr>
      <w:r>
        <w:rPr>
          <w:rStyle w:val="Bold"/>
          <w:w w:val="100"/>
        </w:rPr>
        <w:lastRenderedPageBreak/>
        <w:fldChar w:fldCharType="begin"/>
      </w:r>
      <w:r w:rsidR="00493CDA">
        <w:rPr>
          <w:rStyle w:val="Bold"/>
          <w:w w:val="100"/>
        </w:rPr>
        <w:instrText>xe "Configuration entry point:Configure Model Options;Configure Model Options Configuration entry point¶"</w:instrText>
      </w:r>
      <w:r>
        <w:rPr>
          <w:rStyle w:val="Bold"/>
          <w:w w:val="100"/>
        </w:rPr>
        <w:fldChar w:fldCharType="end"/>
      </w:r>
      <w:r w:rsidR="00493CDA">
        <w:rPr>
          <w:rStyle w:val="Bold"/>
          <w:w w:val="100"/>
        </w:rPr>
        <w:t>Configure Model Options</w:t>
      </w:r>
      <w:r w:rsidR="00493CDA">
        <w:rPr>
          <w:w w:val="100"/>
        </w:rPr>
        <w:t xml:space="preserve">—Launches the Model Options dialog box, in which you configure the number of test sockets and other process model-related options. </w:t>
      </w:r>
    </w:p>
    <w:p w:rsidR="008B3D7D" w:rsidRDefault="00493CDA">
      <w:pPr>
        <w:pStyle w:val="Body"/>
        <w:rPr>
          <w:w w:val="100"/>
        </w:rPr>
      </w:pPr>
      <w:r>
        <w:rPr>
          <w:w w:val="100"/>
        </w:rPr>
        <w:t>By default, the Configure menu lists the Configuration entry points.</w:t>
      </w:r>
    </w:p>
    <w:p w:rsidR="008B3D7D" w:rsidRDefault="00493CDA">
      <w:pPr>
        <w:pStyle w:val="Level1Head"/>
        <w:rPr>
          <w:w w:val="100"/>
        </w:rPr>
      </w:pPr>
      <w:r>
        <w:rPr>
          <w:w w:val="100"/>
        </w:rPr>
        <w:t>Modifying Callbacks</w:t>
      </w:r>
      <w:r w:rsidR="008605F6">
        <w:rPr>
          <w:w w:val="100"/>
        </w:rPr>
        <w:fldChar w:fldCharType="begin"/>
      </w:r>
      <w:r>
        <w:rPr>
          <w:w w:val="100"/>
        </w:rPr>
        <w:instrText>xe "callbacks: modifying"</w:instrText>
      </w:r>
      <w:r w:rsidR="008605F6">
        <w:rPr>
          <w:w w:val="100"/>
        </w:rPr>
        <w:fldChar w:fldCharType="end"/>
      </w:r>
    </w:p>
    <w:p w:rsidR="008B3D7D" w:rsidRDefault="00493CDA">
      <w:pPr>
        <w:pStyle w:val="Body1"/>
        <w:rPr>
          <w:w w:val="100"/>
        </w:rPr>
      </w:pPr>
      <w:r>
        <w:rPr>
          <w:w w:val="100"/>
        </w:rPr>
        <w:t>TestStand includes Engine callback and Front-End callback sequences you can customize to meet specific needs.</w:t>
      </w:r>
    </w:p>
    <w:p w:rsidR="008B3D7D" w:rsidRDefault="00493CDA">
      <w:pPr>
        <w:pStyle w:val="Level2Head"/>
        <w:rPr>
          <w:w w:val="100"/>
        </w:rPr>
      </w:pPr>
      <w:r>
        <w:rPr>
          <w:w w:val="100"/>
        </w:rPr>
        <w:t>Engine Callbacks</w:t>
      </w:r>
      <w:r w:rsidR="008605F6">
        <w:rPr>
          <w:w w:val="100"/>
        </w:rPr>
        <w:fldChar w:fldCharType="begin"/>
      </w:r>
      <w:r>
        <w:rPr>
          <w:w w:val="100"/>
        </w:rPr>
        <w:instrText>xe "Engine callbacks; callbacks: Engine"</w:instrText>
      </w:r>
      <w:r w:rsidR="008605F6">
        <w:rPr>
          <w:w w:val="100"/>
        </w:rPr>
        <w:fldChar w:fldCharType="end"/>
      </w:r>
    </w:p>
    <w:p w:rsidR="008B3D7D" w:rsidRDefault="00493CDA">
      <w:pPr>
        <w:pStyle w:val="Body1"/>
        <w:rPr>
          <w:w w:val="100"/>
        </w:rPr>
      </w:pPr>
      <w:r>
        <w:rPr>
          <w:w w:val="100"/>
        </w:rPr>
        <w:t>The TestStand Engine invokes a set of Engine callbacks at specific points during execution. TestStand defines the set of Engine callbacks and the callback names because the TestStand Engine controls the execution of steps and the loading and unloading of sequence files.</w:t>
      </w:r>
    </w:p>
    <w:p w:rsidR="008B3D7D" w:rsidRDefault="00493CDA">
      <w:pPr>
        <w:pStyle w:val="Body"/>
        <w:rPr>
          <w:w w:val="100"/>
        </w:rPr>
      </w:pPr>
      <w:r>
        <w:rPr>
          <w:w w:val="100"/>
        </w:rPr>
        <w:t xml:space="preserve">Use Engine callbacks to configure TestStand to call certain sequences at various points during a test, including before and after the execution of individual steps, before and after interactive executions, after loading a sequence file, or before unloading a sequence file. </w:t>
      </w:r>
    </w:p>
    <w:p w:rsidR="008B3D7D" w:rsidRDefault="00493CDA">
      <w:pPr>
        <w:pStyle w:val="Body"/>
        <w:rPr>
          <w:w w:val="100"/>
        </w:rPr>
      </w:pPr>
      <w:r>
        <w:rPr>
          <w:w w:val="100"/>
        </w:rPr>
        <w:t xml:space="preserve">TestStand categorizes Engine callbacks according to the file in which the callback appears. You can define Engine callbacks in sequence files, process model files, and in </w:t>
      </w:r>
      <w:r>
        <w:rPr>
          <w:rStyle w:val="Monospace"/>
          <w:w w:val="100"/>
        </w:rPr>
        <w:t>StationCallbacks.seq</w:t>
      </w:r>
      <w:r>
        <w:rPr>
          <w:w w:val="100"/>
        </w:rPr>
        <w:t xml:space="preserve"> in the </w:t>
      </w:r>
      <w:r>
        <w:rPr>
          <w:rStyle w:val="Monospace"/>
          <w:w w:val="100"/>
        </w:rPr>
        <w:t>&lt;TestStand Public&gt;\Components\Callbacks\Station</w:t>
      </w:r>
      <w:r>
        <w:rPr>
          <w:w w:val="100"/>
        </w:rPr>
        <w:t xml:space="preserve"> directory.</w:t>
      </w:r>
    </w:p>
    <w:p w:rsidR="008B3D7D" w:rsidRDefault="008605F6" w:rsidP="00ED4A4E">
      <w:pPr>
        <w:pStyle w:val="Note"/>
        <w:numPr>
          <w:ilvl w:val="0"/>
          <w:numId w:val="8"/>
        </w:numPr>
        <w:ind w:left="920" w:hanging="920"/>
        <w:rPr>
          <w:w w:val="100"/>
        </w:rPr>
      </w:pPr>
      <w:r>
        <w:rPr>
          <w:w w:val="100"/>
        </w:rPr>
        <w:fldChar w:fldCharType="begin"/>
      </w:r>
      <w:r w:rsidR="00493CDA">
        <w:rPr>
          <w:w w:val="100"/>
        </w:rPr>
        <w:instrText>xe "callbacks:Engine:predefined (note)"</w:instrText>
      </w:r>
      <w:r>
        <w:rPr>
          <w:w w:val="100"/>
        </w:rPr>
        <w:fldChar w:fldCharType="end"/>
      </w:r>
      <w:r>
        <w:rPr>
          <w:w w:val="100"/>
        </w:rPr>
        <w:fldChar w:fldCharType="begin"/>
      </w:r>
      <w:r w:rsidR="00493CDA">
        <w:rPr>
          <w:w w:val="100"/>
        </w:rPr>
        <w:instrText>xe "Engine callbacks:predefined (note)"</w:instrText>
      </w:r>
      <w:r>
        <w:rPr>
          <w:w w:val="100"/>
        </w:rPr>
        <w:fldChar w:fldCharType="end"/>
      </w:r>
      <w:r w:rsidRPr="008605F6">
        <w:rPr>
          <w:w w:val="100"/>
        </w:rPr>
        <w:pict>
          <v:shape id="_x0000_i1026" type="#_x0000_t75" style="width:27pt;height:21.2pt">
            <v:imagedata r:id="rId9" o:title=""/>
          </v:shape>
        </w:pict>
      </w:r>
      <w:r w:rsidR="00493CDA">
        <w:rPr>
          <w:w w:val="100"/>
        </w:rPr>
        <w:t xml:space="preserve">TestStand does not predefine any Station Engine callbacks in </w:t>
      </w:r>
      <w:r w:rsidR="00493CDA">
        <w:rPr>
          <w:rStyle w:val="Monospace"/>
          <w:w w:val="100"/>
        </w:rPr>
        <w:t>StationCallbacks.seq</w:t>
      </w:r>
      <w:r w:rsidR="00493CDA">
        <w:rPr>
          <w:w w:val="100"/>
        </w:rPr>
        <w:t xml:space="preserve"> in the </w:t>
      </w:r>
      <w:r w:rsidR="00493CDA">
        <w:rPr>
          <w:rStyle w:val="Monospace"/>
          <w:w w:val="100"/>
        </w:rPr>
        <w:t>&lt;TestStand&gt;\Components\Callbacks\Station</w:t>
      </w:r>
      <w:r w:rsidR="00493CDA">
        <w:rPr>
          <w:w w:val="100"/>
        </w:rPr>
        <w:t xml:space="preserve"> directory but might in a future version of TestStand.</w:t>
      </w:r>
    </w:p>
    <w:p w:rsidR="008B3D7D" w:rsidRDefault="00493CDA">
      <w:pPr>
        <w:pStyle w:val="Body"/>
        <w:rPr>
          <w:w w:val="100"/>
        </w:rPr>
      </w:pPr>
      <w:r>
        <w:rPr>
          <w:w w:val="100"/>
        </w:rPr>
        <w:t xml:space="preserve">TestStand invokes Engine callbacks in normal sequence files only when executing steps in the sequence file or when loading or unloading the sequence file. TestStand invokes Engine callbacks in process model files when executing steps in the model file, steps in sequences the model calls, and steps in any nested calls to subsequences. TestStand invokes Engine callbacks in </w:t>
      </w:r>
      <w:r>
        <w:rPr>
          <w:rStyle w:val="Monospace"/>
          <w:w w:val="100"/>
        </w:rPr>
        <w:t>StationCallbacks.seq</w:t>
      </w:r>
      <w:r>
        <w:rPr>
          <w:w w:val="100"/>
        </w:rPr>
        <w:t xml:space="preserve"> when TestStand executes steps on the test station.</w:t>
      </w:r>
    </w:p>
    <w:p w:rsidR="008B3D7D" w:rsidRDefault="00493CDA">
      <w:pPr>
        <w:pStyle w:val="Body"/>
        <w:rPr>
          <w:w w:val="100"/>
        </w:rPr>
      </w:pPr>
      <w:r>
        <w:rPr>
          <w:w w:val="100"/>
        </w:rPr>
        <w:lastRenderedPageBreak/>
        <w:t>Table</w:t>
      </w:r>
      <w:r w:rsidR="008605F6">
        <w:rPr>
          <w:w w:val="100"/>
        </w:rPr>
        <w:fldChar w:fldCharType="begin"/>
      </w:r>
      <w:r>
        <w:rPr>
          <w:w w:val="100"/>
        </w:rPr>
        <w:instrText xml:space="preserve"> REF  RTF380034003800300039003a00 \h</w:instrText>
      </w:r>
      <w:r w:rsidR="008605F6">
        <w:rPr>
          <w:w w:val="100"/>
        </w:rPr>
      </w:r>
      <w:r w:rsidR="008605F6">
        <w:rPr>
          <w:w w:val="100"/>
        </w:rPr>
        <w:fldChar w:fldCharType="separate"/>
      </w:r>
      <w:r>
        <w:rPr>
          <w:w w:val="100"/>
        </w:rPr>
        <w:t> 10</w:t>
      </w:r>
      <w:r>
        <w:rPr>
          <w:rFonts w:ascii="MS Mincho" w:eastAsia="MS Mincho" w:hAnsi="MS Mincho" w:cs="MS Mincho" w:hint="eastAsia"/>
          <w:w w:val="100"/>
        </w:rPr>
        <w:t>‑</w:t>
      </w:r>
      <w:r>
        <w:rPr>
          <w:w w:val="100"/>
        </w:rPr>
        <w:t>1</w:t>
      </w:r>
      <w:r w:rsidR="008605F6">
        <w:rPr>
          <w:w w:val="100"/>
        </w:rPr>
        <w:fldChar w:fldCharType="end"/>
      </w:r>
      <w:r>
        <w:rPr>
          <w:w w:val="100"/>
        </w:rPr>
        <w:t xml:space="preserve"> lists the engine callbacks TestStand defines, indicates where you must define the callback, and specifies when the engine calls the callback.</w:t>
      </w:r>
    </w:p>
    <w:tbl>
      <w:tblPr>
        <w:tblW w:w="0" w:type="auto"/>
        <w:jc w:val="right"/>
        <w:tblLayout w:type="fixed"/>
        <w:tblCellMar>
          <w:top w:w="120" w:type="dxa"/>
          <w:left w:w="2" w:type="dxa"/>
          <w:bottom w:w="60" w:type="dxa"/>
          <w:right w:w="2" w:type="dxa"/>
        </w:tblCellMar>
        <w:tblLook w:val="0000"/>
      </w:tblPr>
      <w:tblGrid>
        <w:gridCol w:w="3200"/>
        <w:gridCol w:w="2480"/>
        <w:gridCol w:w="2400"/>
      </w:tblGrid>
      <w:tr w:rsidR="008B3D7D" w:rsidRPr="00493CDA">
        <w:trPr>
          <w:jc w:val="right"/>
        </w:trPr>
        <w:tc>
          <w:tcPr>
            <w:tcW w:w="8080" w:type="dxa"/>
            <w:gridSpan w:val="3"/>
            <w:tcBorders>
              <w:top w:val="nil"/>
              <w:left w:val="nil"/>
              <w:bottom w:val="nil"/>
              <w:right w:val="nil"/>
            </w:tcBorders>
            <w:tcMar>
              <w:top w:w="120" w:type="dxa"/>
              <w:left w:w="2" w:type="dxa"/>
              <w:bottom w:w="60" w:type="dxa"/>
              <w:right w:w="2" w:type="dxa"/>
            </w:tcMar>
            <w:vAlign w:val="center"/>
          </w:tcPr>
          <w:p w:rsidR="008B3D7D" w:rsidRPr="00493CDA" w:rsidRDefault="008605F6" w:rsidP="00ED4A4E">
            <w:pPr>
              <w:pStyle w:val="Tablecaption"/>
              <w:numPr>
                <w:ilvl w:val="0"/>
                <w:numId w:val="10"/>
              </w:numPr>
              <w:rPr>
                <w:rFonts w:eastAsiaTheme="minorEastAsia"/>
              </w:rPr>
            </w:pPr>
            <w:r w:rsidRPr="00493CDA">
              <w:rPr>
                <w:rFonts w:eastAsiaTheme="minorEastAsia"/>
                <w:w w:val="100"/>
              </w:rPr>
              <w:fldChar w:fldCharType="begin"/>
            </w:r>
            <w:r w:rsidR="00493CDA" w:rsidRPr="00493CDA">
              <w:rPr>
                <w:rFonts w:eastAsiaTheme="minorEastAsia"/>
                <w:w w:val="100"/>
              </w:rPr>
              <w:instrText>xe "callbacks:Engine:table"</w:instrText>
            </w:r>
            <w:r w:rsidRPr="00493CDA">
              <w:rPr>
                <w:rFonts w:eastAsiaTheme="minorEastAsia"/>
                <w:w w:val="100"/>
              </w:rPr>
              <w:fldChar w:fldCharType="end"/>
            </w:r>
            <w:r w:rsidRPr="00493CDA">
              <w:rPr>
                <w:rFonts w:eastAsiaTheme="minorEastAsia"/>
                <w:w w:val="100"/>
              </w:rPr>
              <w:fldChar w:fldCharType="begin"/>
            </w:r>
            <w:r w:rsidR="00493CDA" w:rsidRPr="00493CDA">
              <w:rPr>
                <w:rFonts w:eastAsiaTheme="minorEastAsia"/>
                <w:w w:val="100"/>
              </w:rPr>
              <w:instrText>xe "Engine callbacks:table"</w:instrText>
            </w:r>
            <w:r w:rsidRPr="00493CDA">
              <w:rPr>
                <w:rFonts w:eastAsiaTheme="minorEastAsia"/>
                <w:w w:val="100"/>
              </w:rPr>
              <w:fldChar w:fldCharType="end"/>
            </w:r>
            <w:bookmarkStart w:id="33" w:name="RTF380034003800300039003a00"/>
            <w:r w:rsidR="00493CDA" w:rsidRPr="00493CDA">
              <w:rPr>
                <w:rFonts w:eastAsiaTheme="minorEastAsia"/>
                <w:w w:val="100"/>
              </w:rPr>
              <w:t>Engine Callbacks</w:t>
            </w:r>
            <w:r w:rsidRPr="00493CDA">
              <w:rPr>
                <w:rFonts w:eastAsiaTheme="minorEastAsia"/>
                <w:w w:val="100"/>
              </w:rPr>
              <w:fldChar w:fldCharType="begin"/>
            </w:r>
            <w:r w:rsidR="00493CDA" w:rsidRPr="00493CDA">
              <w:rPr>
                <w:rFonts w:eastAsiaTheme="minorEastAsia"/>
                <w:w w:val="100"/>
              </w:rPr>
              <w:instrText>xe "Engine callbacks: table"</w:instrText>
            </w:r>
            <w:r w:rsidRPr="00493CDA">
              <w:rPr>
                <w:rFonts w:eastAsiaTheme="minorEastAsia"/>
                <w:w w:val="100"/>
              </w:rPr>
              <w:fldChar w:fldCharType="end"/>
            </w:r>
            <w:bookmarkEnd w:id="33"/>
            <w:r w:rsidRPr="00493CDA">
              <w:rPr>
                <w:rFonts w:eastAsiaTheme="minorEastAsia"/>
                <w:w w:val="100"/>
              </w:rPr>
              <w:fldChar w:fldCharType="begin"/>
            </w:r>
            <w:r w:rsidR="00493CDA" w:rsidRPr="00493CDA">
              <w:rPr>
                <w:rFonts w:eastAsiaTheme="minorEastAsia"/>
                <w:w w:val="100"/>
              </w:rPr>
              <w:instrText xml:space="preserve"> FILENAME </w:instrText>
            </w:r>
            <w:r w:rsidRPr="00493CDA">
              <w:rPr>
                <w:rFonts w:eastAsiaTheme="minorEastAsia"/>
                <w:w w:val="100"/>
              </w:rPr>
              <w:fldChar w:fldCharType="separate"/>
            </w:r>
            <w:r w:rsidR="00493CDA" w:rsidRPr="00493CDA">
              <w:rPr>
                <w:rFonts w:eastAsiaTheme="minorEastAsia"/>
                <w:w w:val="100"/>
              </w:rPr>
              <w:t> </w:t>
            </w:r>
            <w:r w:rsidRPr="00493CDA">
              <w:rPr>
                <w:rFonts w:eastAsiaTheme="minorEastAsia"/>
                <w:w w:val="100"/>
              </w:rPr>
              <w:fldChar w:fldCharType="end"/>
            </w:r>
          </w:p>
        </w:tc>
      </w:tr>
      <w:tr w:rsidR="008B3D7D" w:rsidRPr="00493CDA">
        <w:trPr>
          <w:trHeight w:val="600"/>
          <w:jc w:val="right"/>
        </w:trPr>
        <w:tc>
          <w:tcPr>
            <w:tcW w:w="320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8B3D7D" w:rsidRPr="00493CDA" w:rsidRDefault="00493CDA">
            <w:pPr>
              <w:pStyle w:val="TableHead"/>
              <w:rPr>
                <w:rFonts w:eastAsiaTheme="minorEastAsia"/>
              </w:rPr>
            </w:pPr>
            <w:r w:rsidRPr="00493CDA">
              <w:rPr>
                <w:rFonts w:eastAsiaTheme="minorEastAsia"/>
                <w:w w:val="100"/>
              </w:rPr>
              <w:t>Engine Callback</w:t>
            </w:r>
          </w:p>
        </w:tc>
        <w:tc>
          <w:tcPr>
            <w:tcW w:w="248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8B3D7D" w:rsidRPr="00493CDA" w:rsidRDefault="00493CDA">
            <w:pPr>
              <w:pStyle w:val="TableHead"/>
              <w:rPr>
                <w:rFonts w:eastAsiaTheme="minorEastAsia"/>
              </w:rPr>
            </w:pPr>
            <w:r w:rsidRPr="00493CDA">
              <w:rPr>
                <w:rFonts w:eastAsiaTheme="minorEastAsia"/>
                <w:w w:val="100"/>
              </w:rPr>
              <w:t>Where You Define the Callback</w:t>
            </w:r>
          </w:p>
        </w:tc>
        <w:tc>
          <w:tcPr>
            <w:tcW w:w="2400" w:type="dxa"/>
            <w:tcBorders>
              <w:top w:val="single" w:sz="4" w:space="0" w:color="000000"/>
              <w:left w:val="single" w:sz="4" w:space="0" w:color="000000"/>
              <w:bottom w:val="double" w:sz="4" w:space="0" w:color="000000"/>
              <w:right w:val="single" w:sz="4" w:space="0" w:color="000000"/>
            </w:tcBorders>
            <w:shd w:val="clear" w:color="000000" w:fill="auto"/>
            <w:tcMar>
              <w:top w:w="120" w:type="dxa"/>
              <w:left w:w="2" w:type="dxa"/>
              <w:bottom w:w="60" w:type="dxa"/>
              <w:right w:w="2" w:type="dxa"/>
            </w:tcMar>
            <w:vAlign w:val="bottom"/>
          </w:tcPr>
          <w:p w:rsidR="008B3D7D" w:rsidRPr="00493CDA" w:rsidRDefault="00493CDA">
            <w:pPr>
              <w:pStyle w:val="TableHead"/>
              <w:rPr>
                <w:rFonts w:eastAsiaTheme="minorEastAsia"/>
              </w:rPr>
            </w:pPr>
            <w:r w:rsidRPr="00493CDA">
              <w:rPr>
                <w:rFonts w:eastAsiaTheme="minorEastAsia"/>
                <w:w w:val="100"/>
              </w:rPr>
              <w:t>When the Engine Calls the Callback</w:t>
            </w:r>
          </w:p>
        </w:tc>
      </w:tr>
      <w:tr w:rsidR="008B3D7D" w:rsidRPr="00493CDA">
        <w:trPr>
          <w:trHeight w:val="84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t>SequenceFilePreStep</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Any sequence file</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Before the engine executes each step in the sequence file.</w:t>
            </w:r>
          </w:p>
        </w:tc>
      </w:tr>
      <w:tr w:rsidR="008B3D7D" w:rsidRPr="00493CDA">
        <w:trPr>
          <w:trHeight w:val="132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t>SequenceFilePostStep</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Any sequence file</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After the engine executes each step in the sequence file. The engine does not call this callback when a step errors.</w:t>
            </w:r>
          </w:p>
        </w:tc>
      </w:tr>
      <w:tr w:rsidR="008B3D7D" w:rsidRPr="00493CDA">
        <w:trPr>
          <w:trHeight w:val="84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t>SequenceFilePreInteractive</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Any sequence file</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Before the engine begins an interactive execution of steps in the sequence file.</w:t>
            </w:r>
          </w:p>
        </w:tc>
      </w:tr>
      <w:tr w:rsidR="008B3D7D" w:rsidRPr="00493CDA">
        <w:trPr>
          <w:trHeight w:val="84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t>SequenceFilePostInteractive</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Any sequence file</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After the engine completes an interactive execution of steps in the sequence file.</w:t>
            </w:r>
          </w:p>
        </w:tc>
      </w:tr>
      <w:tr w:rsidR="008B3D7D" w:rsidRPr="00493CDA">
        <w:trPr>
          <w:trHeight w:val="60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t>SequenceFileLoad</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Any sequence file</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When the engine loads the sequence file into memory.</w:t>
            </w:r>
          </w:p>
        </w:tc>
      </w:tr>
      <w:tr w:rsidR="008B3D7D" w:rsidRPr="00493CDA">
        <w:trPr>
          <w:trHeight w:val="84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t>SequenceFileUnload</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Any sequence file</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When the engine unloads the sequence file from memory.</w:t>
            </w:r>
          </w:p>
        </w:tc>
      </w:tr>
      <w:tr w:rsidR="008B3D7D" w:rsidRPr="00493CDA">
        <w:trPr>
          <w:trHeight w:val="84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t>SequenceFilePostResultListEntry</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Any sequence file</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After the engine fills out the step result for a step in the sequence file.</w:t>
            </w:r>
          </w:p>
        </w:tc>
      </w:tr>
      <w:tr w:rsidR="00DB4BC0" w:rsidRPr="00493CDA">
        <w:trPr>
          <w:trHeight w:val="840"/>
          <w:jc w:val="right"/>
          <w:ins w:id="34" w:author="jgrey" w:date="2011-06-16T16:00:00Z"/>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DB4BC0" w:rsidRPr="00493CDA" w:rsidRDefault="00DB4BC0">
            <w:pPr>
              <w:pStyle w:val="Tablecell"/>
              <w:rPr>
                <w:ins w:id="35" w:author="jgrey" w:date="2011-06-16T16:00:00Z"/>
                <w:rFonts w:eastAsiaTheme="minorEastAsia"/>
                <w:w w:val="100"/>
              </w:rPr>
            </w:pPr>
            <w:proofErr w:type="spellStart"/>
            <w:ins w:id="36" w:author="jgrey" w:date="2011-06-16T16:00:00Z">
              <w:r w:rsidRPr="00493CDA">
                <w:rPr>
                  <w:rFonts w:eastAsiaTheme="minorEastAsia"/>
                  <w:w w:val="100"/>
                </w:rPr>
                <w:lastRenderedPageBreak/>
                <w:t>SequenceFilePostResults</w:t>
              </w:r>
              <w:proofErr w:type="spellEnd"/>
            </w:ins>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DB4BC0" w:rsidRPr="00493CDA" w:rsidRDefault="00DB4BC0">
            <w:pPr>
              <w:pStyle w:val="Tablecell"/>
              <w:rPr>
                <w:ins w:id="37" w:author="jgrey" w:date="2011-06-16T16:00:00Z"/>
                <w:rFonts w:eastAsiaTheme="minorEastAsia"/>
                <w:w w:val="100"/>
              </w:rPr>
            </w:pPr>
            <w:ins w:id="38" w:author="jgrey" w:date="2011-06-16T16:00:00Z">
              <w:r w:rsidRPr="00493CDA">
                <w:rPr>
                  <w:rFonts w:eastAsiaTheme="minorEastAsia"/>
                  <w:w w:val="100"/>
                </w:rPr>
                <w:t>Any sequence file.</w:t>
              </w:r>
            </w:ins>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000000" w:rsidRDefault="00DB4BC0">
            <w:pPr>
              <w:pStyle w:val="Tablecell"/>
              <w:rPr>
                <w:ins w:id="39" w:author="jgrey" w:date="2011-06-16T16:00:00Z"/>
                <w:rFonts w:eastAsiaTheme="minorEastAsia"/>
                <w:b/>
                <w:bCs/>
                <w:w w:val="100"/>
                <w:sz w:val="28"/>
                <w:szCs w:val="28"/>
              </w:rPr>
              <w:pPrChange w:id="40" w:author="jgrey" w:date="2011-06-16T16:03:00Z">
                <w:pPr>
                  <w:pStyle w:val="Tablecell"/>
                  <w:keepNext/>
                </w:pPr>
              </w:pPrChange>
            </w:pPr>
            <w:ins w:id="41" w:author="jgrey" w:date="2011-06-16T16:00:00Z">
              <w:r w:rsidRPr="00493CDA">
                <w:rPr>
                  <w:rFonts w:eastAsiaTheme="minorEastAsia"/>
                  <w:w w:val="100"/>
                </w:rPr>
                <w:t xml:space="preserve">After the engine </w:t>
              </w:r>
            </w:ins>
            <w:ins w:id="42" w:author="jgrey" w:date="2011-06-16T16:02:00Z">
              <w:r w:rsidRPr="00493CDA">
                <w:rPr>
                  <w:rFonts w:eastAsiaTheme="minorEastAsia"/>
                  <w:w w:val="100"/>
                </w:rPr>
                <w:t>collects a step result</w:t>
              </w:r>
            </w:ins>
            <w:ins w:id="43" w:author="jgrey" w:date="2011-06-16T16:03:00Z">
              <w:r w:rsidRPr="00493CDA">
                <w:rPr>
                  <w:rFonts w:eastAsiaTheme="minorEastAsia"/>
                  <w:w w:val="100"/>
                </w:rPr>
                <w:t xml:space="preserve"> in the sequence file</w:t>
              </w:r>
            </w:ins>
            <w:ins w:id="44" w:author="jgrey" w:date="2011-06-16T16:02:00Z">
              <w:r w:rsidRPr="00493CDA">
                <w:rPr>
                  <w:rFonts w:eastAsiaTheme="minorEastAsia"/>
                  <w:w w:val="100"/>
                </w:rPr>
                <w:t xml:space="preserve"> and the number o</w:t>
              </w:r>
            </w:ins>
            <w:ins w:id="45" w:author="jgrey" w:date="2011-06-16T16:03:00Z">
              <w:r w:rsidRPr="00493CDA">
                <w:rPr>
                  <w:rFonts w:eastAsiaTheme="minorEastAsia"/>
                  <w:w w:val="100"/>
                </w:rPr>
                <w:t>f</w:t>
              </w:r>
            </w:ins>
            <w:ins w:id="46" w:author="jgrey" w:date="2011-06-16T16:02:00Z">
              <w:r w:rsidRPr="00493CDA">
                <w:rPr>
                  <w:rFonts w:eastAsiaTheme="minorEastAsia"/>
                  <w:w w:val="100"/>
                </w:rPr>
                <w:t xml:space="preserve"> collect</w:t>
              </w:r>
            </w:ins>
            <w:ins w:id="47" w:author="jgrey" w:date="2011-06-16T16:03:00Z">
              <w:r w:rsidRPr="00493CDA">
                <w:rPr>
                  <w:rFonts w:eastAsiaTheme="minorEastAsia"/>
                  <w:w w:val="100"/>
                </w:rPr>
                <w:t>ed</w:t>
              </w:r>
            </w:ins>
            <w:ins w:id="48" w:author="jgrey" w:date="2011-06-16T16:02:00Z">
              <w:r w:rsidRPr="00493CDA">
                <w:rPr>
                  <w:rFonts w:eastAsiaTheme="minorEastAsia"/>
                  <w:w w:val="100"/>
                </w:rPr>
                <w:t xml:space="preserve"> results or the time since collected results were last processed exceeds </w:t>
              </w:r>
            </w:ins>
            <w:ins w:id="49" w:author="jgrey" w:date="2011-06-16T16:03:00Z">
              <w:r w:rsidRPr="00493CDA">
                <w:rPr>
                  <w:rFonts w:eastAsiaTheme="minorEastAsia"/>
                  <w:w w:val="100"/>
                </w:rPr>
                <w:t>a threshold.</w:t>
              </w:r>
            </w:ins>
          </w:p>
        </w:tc>
      </w:tr>
      <w:tr w:rsidR="008B3D7D" w:rsidRPr="00493CDA">
        <w:trPr>
          <w:trHeight w:val="84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t>SequenceFilePostStepRuntimeError</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Any sequence file</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After a step in the sequence file generates a run-time error.</w:t>
            </w:r>
          </w:p>
        </w:tc>
      </w:tr>
      <w:tr w:rsidR="008B3D7D" w:rsidRPr="00493CDA">
        <w:trPr>
          <w:trHeight w:val="60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t>SequenceFilePostStepFailure</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Any sequence file</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After a step in the sequence fails.</w:t>
            </w:r>
          </w:p>
        </w:tc>
      </w:tr>
      <w:tr w:rsidR="008B3D7D" w:rsidRPr="00493CDA">
        <w:trPr>
          <w:trHeight w:val="156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t>ProcessModelPreStep</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Process model file</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 xml:space="preserve">Before the engine executes each step in any client sequence file the process model calls and each </w:t>
            </w:r>
            <w:r w:rsidRPr="00493CDA">
              <w:rPr>
                <w:rFonts w:eastAsiaTheme="minorEastAsia"/>
                <w:w w:val="100"/>
              </w:rPr>
              <w:br/>
              <w:t>step in any resulting subsequence calls.</w:t>
            </w:r>
          </w:p>
        </w:tc>
      </w:tr>
      <w:tr w:rsidR="008B3D7D" w:rsidRPr="00493CDA">
        <w:trPr>
          <w:trHeight w:val="204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t>ProcessModelPostStep</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Process model file</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 xml:space="preserve">After the engine executes each step in any client sequence file the process model calls and each </w:t>
            </w:r>
            <w:r w:rsidRPr="00493CDA">
              <w:rPr>
                <w:rFonts w:eastAsiaTheme="minorEastAsia"/>
                <w:w w:val="100"/>
              </w:rPr>
              <w:br/>
              <w:t>step in any resulting subsequence calls. The engine does not call this callback when a step errors.</w:t>
            </w:r>
          </w:p>
        </w:tc>
      </w:tr>
      <w:tr w:rsidR="008B3D7D" w:rsidRPr="00493CDA">
        <w:trPr>
          <w:trHeight w:val="156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t>ProcessModelPreInteractive</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Process model file</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Before the engine begins an interactive execution of steps in a client sequence file and steps in any resulting subsequence calls.</w:t>
            </w:r>
          </w:p>
        </w:tc>
      </w:tr>
      <w:tr w:rsidR="008B3D7D" w:rsidRPr="00493CDA">
        <w:trPr>
          <w:trHeight w:val="156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lastRenderedPageBreak/>
              <w:t>ProcessModelPostInteractive</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Process model file</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After the engine completes an interactive execution of steps in a client sequence file and steps in any resulting subsequence calls.</w:t>
            </w:r>
          </w:p>
        </w:tc>
      </w:tr>
      <w:tr w:rsidR="008B3D7D" w:rsidRPr="00493CDA">
        <w:trPr>
          <w:trHeight w:val="156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t>ProcessModelPostResultListEntry</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Process model file</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 xml:space="preserve">After the engine fills out the step result for a step </w:t>
            </w:r>
            <w:r w:rsidRPr="00493CDA">
              <w:rPr>
                <w:rFonts w:eastAsiaTheme="minorEastAsia"/>
                <w:w w:val="100"/>
              </w:rPr>
              <w:br/>
              <w:t>in any client sequence file the process model calls</w:t>
            </w:r>
            <w:r w:rsidRPr="00493CDA">
              <w:rPr>
                <w:rFonts w:eastAsiaTheme="minorEastAsia"/>
                <w:w w:val="100"/>
              </w:rPr>
              <w:br/>
              <w:t>or in any resulting subsequence calls.</w:t>
            </w:r>
          </w:p>
        </w:tc>
      </w:tr>
      <w:tr w:rsidR="002105DE" w:rsidRPr="00493CDA">
        <w:trPr>
          <w:trHeight w:val="1560"/>
          <w:jc w:val="right"/>
          <w:ins w:id="50" w:author="jgrey" w:date="2011-06-16T16:04:00Z"/>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2105DE" w:rsidRPr="00493CDA" w:rsidRDefault="002105DE">
            <w:pPr>
              <w:pStyle w:val="Tablecell"/>
              <w:rPr>
                <w:ins w:id="51" w:author="jgrey" w:date="2011-06-16T16:04:00Z"/>
                <w:rFonts w:eastAsiaTheme="minorEastAsia"/>
                <w:w w:val="100"/>
              </w:rPr>
            </w:pPr>
            <w:proofErr w:type="spellStart"/>
            <w:ins w:id="52" w:author="jgrey" w:date="2011-06-16T16:05:00Z">
              <w:r w:rsidRPr="00493CDA">
                <w:rPr>
                  <w:rFonts w:eastAsiaTheme="minorEastAsia"/>
                  <w:w w:val="100"/>
                </w:rPr>
                <w:t>ProcessModelPostResults</w:t>
              </w:r>
            </w:ins>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2105DE" w:rsidRPr="00493CDA" w:rsidRDefault="002105DE">
            <w:pPr>
              <w:pStyle w:val="Tablecell"/>
              <w:rPr>
                <w:ins w:id="53" w:author="jgrey" w:date="2011-06-16T16:04:00Z"/>
                <w:rFonts w:eastAsiaTheme="minorEastAsia"/>
                <w:w w:val="100"/>
              </w:rPr>
            </w:pPr>
            <w:ins w:id="54" w:author="jgrey" w:date="2011-06-16T16:05:00Z">
              <w:r w:rsidRPr="00493CDA">
                <w:rPr>
                  <w:rFonts w:eastAsiaTheme="minorEastAsia"/>
                  <w:w w:val="100"/>
                </w:rPr>
                <w:t>Process model file</w:t>
              </w:r>
            </w:ins>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2105DE" w:rsidRPr="00493CDA" w:rsidRDefault="002105DE">
            <w:pPr>
              <w:pStyle w:val="Tablecell"/>
              <w:rPr>
                <w:ins w:id="55" w:author="jgrey" w:date="2011-06-16T16:04:00Z"/>
                <w:rFonts w:eastAsiaTheme="minorEastAsia"/>
                <w:w w:val="100"/>
              </w:rPr>
            </w:pPr>
            <w:ins w:id="56" w:author="jgrey" w:date="2011-06-16T16:05:00Z">
              <w:r w:rsidRPr="00493CDA">
                <w:rPr>
                  <w:rFonts w:eastAsiaTheme="minorEastAsia"/>
                  <w:w w:val="100"/>
                </w:rPr>
                <w:t xml:space="preserve">After the engine collects a step result for a step </w:t>
              </w:r>
              <w:r w:rsidRPr="00493CDA">
                <w:rPr>
                  <w:rFonts w:eastAsiaTheme="minorEastAsia"/>
                  <w:w w:val="100"/>
                </w:rPr>
                <w:br/>
                <w:t>in any client sequence file the process model calls</w:t>
              </w:r>
              <w:r w:rsidRPr="00493CDA">
                <w:rPr>
                  <w:rFonts w:eastAsiaTheme="minorEastAsia"/>
                  <w:w w:val="100"/>
                </w:rPr>
                <w:br/>
                <w:t>or in any resulting subsequence calls and the number of collected results or the time since collected results were last processed exceeds a threshold.</w:t>
              </w:r>
            </w:ins>
          </w:p>
        </w:tc>
      </w:tr>
      <w:tr w:rsidR="008B3D7D" w:rsidRPr="00493CDA">
        <w:trPr>
          <w:trHeight w:val="156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t>ProcessModelPostStepRuntimeError</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Process model file</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After a step generates a run-time error when the step is in a client sequence file the process model calls or in any resulting subsequence calls.</w:t>
            </w:r>
          </w:p>
        </w:tc>
      </w:tr>
      <w:tr w:rsidR="008B3D7D" w:rsidRPr="00493CDA">
        <w:trPr>
          <w:trHeight w:val="132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t>ProcessModelPostStepFailure</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Process model file</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After a step fails when the step is in a client sequence file the process model calls or in any resulting subsequence calls.</w:t>
            </w:r>
          </w:p>
        </w:tc>
      </w:tr>
      <w:tr w:rsidR="008B3D7D" w:rsidRPr="00493CDA">
        <w:trPr>
          <w:trHeight w:val="84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lastRenderedPageBreak/>
              <w:t>StationPreStep</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spacing w:before="100" w:after="40" w:line="220" w:lineRule="atLeast"/>
              <w:rPr>
                <w:rFonts w:ascii="Courier" w:eastAsiaTheme="minorEastAsia" w:hAnsi="Courier" w:cs="Courier"/>
                <w:sz w:val="18"/>
                <w:szCs w:val="18"/>
              </w:rPr>
            </w:pPr>
            <w:r w:rsidRPr="00493CDA">
              <w:rPr>
                <w:rStyle w:val="Monospace"/>
                <w:rFonts w:eastAsiaTheme="minorEastAsia"/>
                <w:w w:val="100"/>
              </w:rPr>
              <w:t>StationCallbacks.seq</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Before the engine executes each step in any sequence file.</w:t>
            </w:r>
          </w:p>
        </w:tc>
      </w:tr>
      <w:tr w:rsidR="008B3D7D" w:rsidRPr="00493CDA">
        <w:trPr>
          <w:trHeight w:val="132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t>StationPostStep</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spacing w:before="100" w:after="40" w:line="220" w:lineRule="atLeast"/>
              <w:rPr>
                <w:rFonts w:ascii="Courier" w:eastAsiaTheme="minorEastAsia" w:hAnsi="Courier" w:cs="Courier"/>
                <w:sz w:val="18"/>
                <w:szCs w:val="18"/>
              </w:rPr>
            </w:pPr>
            <w:r w:rsidRPr="00493CDA">
              <w:rPr>
                <w:rStyle w:val="Monospace"/>
                <w:rFonts w:eastAsiaTheme="minorEastAsia"/>
                <w:w w:val="100"/>
              </w:rPr>
              <w:t>StationCallbacks.seq</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After the engine executes each step in any sequence file. The engine does not call this callback when a step errors.</w:t>
            </w:r>
          </w:p>
        </w:tc>
      </w:tr>
      <w:tr w:rsidR="008B3D7D" w:rsidRPr="00493CDA">
        <w:trPr>
          <w:trHeight w:val="60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t>StationPreInteractive</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spacing w:before="100" w:after="40" w:line="220" w:lineRule="atLeast"/>
              <w:rPr>
                <w:rFonts w:ascii="Courier" w:eastAsiaTheme="minorEastAsia" w:hAnsi="Courier" w:cs="Courier"/>
                <w:sz w:val="18"/>
                <w:szCs w:val="18"/>
              </w:rPr>
            </w:pPr>
            <w:r w:rsidRPr="00493CDA">
              <w:rPr>
                <w:rStyle w:val="Monospace"/>
                <w:rFonts w:eastAsiaTheme="minorEastAsia"/>
                <w:w w:val="100"/>
              </w:rPr>
              <w:t>StationCallbacks.seq</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Before the engine begins any interactive execution.</w:t>
            </w:r>
          </w:p>
        </w:tc>
      </w:tr>
      <w:tr w:rsidR="008B3D7D" w:rsidRPr="00493CDA">
        <w:trPr>
          <w:trHeight w:val="60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t>StationPostInteractive</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spacing w:before="100" w:after="40" w:line="220" w:lineRule="atLeast"/>
              <w:rPr>
                <w:rFonts w:ascii="Courier" w:eastAsiaTheme="minorEastAsia" w:hAnsi="Courier" w:cs="Courier"/>
                <w:sz w:val="18"/>
                <w:szCs w:val="18"/>
              </w:rPr>
            </w:pPr>
            <w:r w:rsidRPr="00493CDA">
              <w:rPr>
                <w:rStyle w:val="Monospace"/>
                <w:rFonts w:eastAsiaTheme="minorEastAsia"/>
                <w:w w:val="100"/>
              </w:rPr>
              <w:t>StationCallbacks.seq</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After the engine completes any interactive execution.</w:t>
            </w:r>
          </w:p>
        </w:tc>
      </w:tr>
      <w:tr w:rsidR="008B3D7D" w:rsidRPr="00493CDA">
        <w:trPr>
          <w:trHeight w:val="84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t>StationPostResultListEntry</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spacing w:before="100" w:after="40" w:line="220" w:lineRule="atLeast"/>
              <w:rPr>
                <w:rFonts w:ascii="Courier" w:eastAsiaTheme="minorEastAsia" w:hAnsi="Courier" w:cs="Courier"/>
                <w:sz w:val="18"/>
                <w:szCs w:val="18"/>
              </w:rPr>
            </w:pPr>
            <w:r w:rsidRPr="00493CDA">
              <w:rPr>
                <w:rStyle w:val="Monospace"/>
                <w:rFonts w:eastAsiaTheme="minorEastAsia"/>
                <w:w w:val="100"/>
              </w:rPr>
              <w:t>StationCallbacks.seq</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After the engine fills out the step result for a step in any sequence file.</w:t>
            </w:r>
          </w:p>
        </w:tc>
      </w:tr>
      <w:tr w:rsidR="001D01F4" w:rsidRPr="00493CDA">
        <w:trPr>
          <w:trHeight w:val="840"/>
          <w:jc w:val="right"/>
          <w:ins w:id="57" w:author="jgrey" w:date="2011-06-16T16:06:00Z"/>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1D01F4" w:rsidRPr="00493CDA" w:rsidRDefault="001D01F4">
            <w:pPr>
              <w:pStyle w:val="Tablecell"/>
              <w:rPr>
                <w:ins w:id="58" w:author="jgrey" w:date="2011-06-16T16:06:00Z"/>
                <w:rFonts w:eastAsiaTheme="minorEastAsia"/>
                <w:w w:val="100"/>
              </w:rPr>
            </w:pPr>
            <w:proofErr w:type="spellStart"/>
            <w:ins w:id="59" w:author="jgrey" w:date="2011-06-16T16:06:00Z">
              <w:r w:rsidRPr="00493CDA">
                <w:rPr>
                  <w:rFonts w:eastAsiaTheme="minorEastAsia"/>
                  <w:w w:val="100"/>
                </w:rPr>
                <w:t>StationPostResults</w:t>
              </w:r>
              <w:proofErr w:type="spellEnd"/>
            </w:ins>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1D01F4" w:rsidRPr="00493CDA" w:rsidRDefault="001D01F4">
            <w:pPr>
              <w:pStyle w:val="Tablecell"/>
              <w:spacing w:before="100" w:after="40" w:line="220" w:lineRule="atLeast"/>
              <w:rPr>
                <w:ins w:id="60" w:author="jgrey" w:date="2011-06-16T16:06:00Z"/>
                <w:rStyle w:val="Monospace"/>
                <w:rFonts w:eastAsiaTheme="minorEastAsia"/>
                <w:w w:val="100"/>
              </w:rPr>
            </w:pPr>
            <w:ins w:id="61" w:author="jgrey" w:date="2011-06-16T16:06:00Z">
              <w:r w:rsidRPr="00493CDA">
                <w:rPr>
                  <w:rStyle w:val="Monospace"/>
                  <w:rFonts w:eastAsiaTheme="minorEastAsia"/>
                  <w:w w:val="100"/>
                </w:rPr>
                <w:t>StationCallbacks.seq</w:t>
              </w:r>
            </w:ins>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323586" w:rsidRDefault="001D01F4">
            <w:pPr>
              <w:pStyle w:val="Tablecell"/>
              <w:rPr>
                <w:ins w:id="62" w:author="jgrey" w:date="2011-06-16T16:06:00Z"/>
                <w:rFonts w:eastAsiaTheme="minorEastAsia"/>
                <w:w w:val="100"/>
                <w:sz w:val="22"/>
                <w:szCs w:val="22"/>
              </w:rPr>
            </w:pPr>
            <w:ins w:id="63" w:author="jgrey" w:date="2011-06-16T16:06:00Z">
              <w:r w:rsidRPr="00493CDA">
                <w:rPr>
                  <w:rFonts w:eastAsiaTheme="minorEastAsia"/>
                  <w:w w:val="100"/>
                </w:rPr>
                <w:t xml:space="preserve">After the engine collects a step result for a step </w:t>
              </w:r>
              <w:r w:rsidRPr="00493CDA">
                <w:rPr>
                  <w:rFonts w:eastAsiaTheme="minorEastAsia"/>
                  <w:w w:val="100"/>
                </w:rPr>
                <w:br/>
                <w:t>in any sequence file and the number of collected results or the time since collected results were last processed exceeds a threshold.</w:t>
              </w:r>
            </w:ins>
          </w:p>
        </w:tc>
      </w:tr>
      <w:tr w:rsidR="008B3D7D" w:rsidRPr="00493CDA">
        <w:trPr>
          <w:trHeight w:val="60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t>StationPostStepRuntimeError</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spacing w:before="100" w:after="40" w:line="220" w:lineRule="atLeast"/>
              <w:rPr>
                <w:rFonts w:ascii="Courier" w:eastAsiaTheme="minorEastAsia" w:hAnsi="Courier" w:cs="Courier"/>
                <w:sz w:val="18"/>
                <w:szCs w:val="18"/>
              </w:rPr>
            </w:pPr>
            <w:r w:rsidRPr="00493CDA">
              <w:rPr>
                <w:rStyle w:val="Monospace"/>
                <w:rFonts w:eastAsiaTheme="minorEastAsia"/>
                <w:w w:val="100"/>
              </w:rPr>
              <w:t>StationCallbacks.seq</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After any step generates a run-time error.</w:t>
            </w:r>
          </w:p>
        </w:tc>
      </w:tr>
      <w:tr w:rsidR="008B3D7D" w:rsidRPr="00493CDA">
        <w:trPr>
          <w:trHeight w:val="360"/>
          <w:jc w:val="right"/>
        </w:trPr>
        <w:tc>
          <w:tcPr>
            <w:tcW w:w="32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proofErr w:type="spellStart"/>
            <w:r w:rsidRPr="00493CDA">
              <w:rPr>
                <w:rFonts w:eastAsiaTheme="minorEastAsia"/>
                <w:w w:val="100"/>
              </w:rPr>
              <w:t>StationPostStepFailure</w:t>
            </w:r>
            <w:proofErr w:type="spellEnd"/>
          </w:p>
        </w:tc>
        <w:tc>
          <w:tcPr>
            <w:tcW w:w="248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spacing w:before="100" w:after="40" w:line="220" w:lineRule="atLeast"/>
              <w:rPr>
                <w:rFonts w:ascii="Courier" w:eastAsiaTheme="minorEastAsia" w:hAnsi="Courier" w:cs="Courier"/>
                <w:sz w:val="18"/>
                <w:szCs w:val="18"/>
              </w:rPr>
            </w:pPr>
            <w:r w:rsidRPr="00493CDA">
              <w:rPr>
                <w:rStyle w:val="Monospace"/>
                <w:rFonts w:eastAsiaTheme="minorEastAsia"/>
                <w:w w:val="100"/>
              </w:rPr>
              <w:t>StationCallbacks.seq</w:t>
            </w:r>
          </w:p>
        </w:tc>
        <w:tc>
          <w:tcPr>
            <w:tcW w:w="2400" w:type="dxa"/>
            <w:tcBorders>
              <w:top w:val="nil"/>
              <w:left w:val="single" w:sz="4" w:space="0" w:color="000000"/>
              <w:bottom w:val="single" w:sz="4" w:space="0" w:color="000000"/>
              <w:right w:val="single" w:sz="4" w:space="0" w:color="000000"/>
            </w:tcBorders>
            <w:shd w:val="clear" w:color="000000" w:fill="auto"/>
            <w:tcMar>
              <w:top w:w="120" w:type="dxa"/>
              <w:left w:w="2" w:type="dxa"/>
              <w:bottom w:w="60" w:type="dxa"/>
              <w:right w:w="2" w:type="dxa"/>
            </w:tcMar>
          </w:tcPr>
          <w:p w:rsidR="008B3D7D" w:rsidRPr="00493CDA" w:rsidRDefault="00493CDA">
            <w:pPr>
              <w:pStyle w:val="Tablecell"/>
              <w:rPr>
                <w:rFonts w:eastAsiaTheme="minorEastAsia"/>
              </w:rPr>
            </w:pPr>
            <w:r w:rsidRPr="00493CDA">
              <w:rPr>
                <w:rFonts w:eastAsiaTheme="minorEastAsia"/>
                <w:w w:val="100"/>
              </w:rPr>
              <w:t>After any step fails.</w:t>
            </w:r>
          </w:p>
        </w:tc>
      </w:tr>
    </w:tbl>
    <w:p w:rsidR="008B3D7D" w:rsidRDefault="008B3D7D">
      <w:pPr>
        <w:pStyle w:val="Anchor"/>
        <w:rPr>
          <w:w w:val="100"/>
        </w:rPr>
      </w:pPr>
    </w:p>
    <w:p w:rsidR="008B3D7D" w:rsidRDefault="00493CDA">
      <w:pPr>
        <w:pStyle w:val="Body"/>
        <w:rPr>
          <w:w w:val="100"/>
        </w:rPr>
      </w:pPr>
      <w:r>
        <w:rPr>
          <w:w w:val="100"/>
        </w:rPr>
        <w:t>You can use Engine callbacks in the following ways:</w:t>
      </w:r>
    </w:p>
    <w:p w:rsidR="008B3D7D" w:rsidRDefault="00493CDA" w:rsidP="00ED4A4E">
      <w:pPr>
        <w:pStyle w:val="ListBullet"/>
        <w:numPr>
          <w:ilvl w:val="0"/>
          <w:numId w:val="9"/>
        </w:numPr>
        <w:ind w:left="2520" w:hanging="360"/>
        <w:rPr>
          <w:w w:val="100"/>
        </w:rPr>
      </w:pPr>
      <w:r>
        <w:rPr>
          <w:w w:val="100"/>
        </w:rPr>
        <w:lastRenderedPageBreak/>
        <w:t xml:space="preserve">Use the </w:t>
      </w:r>
      <w:proofErr w:type="spellStart"/>
      <w:r>
        <w:rPr>
          <w:w w:val="100"/>
        </w:rPr>
        <w:t>SequenceFileLoad</w:t>
      </w:r>
      <w:proofErr w:type="spellEnd"/>
      <w:r>
        <w:rPr>
          <w:w w:val="100"/>
        </w:rPr>
        <w:t xml:space="preserve"> callback to ensure that you configure external resources the sequence file uses only once before you execute the sequence. Usually, you initialize devices a sequence requires by creating steps in the Setup step group for the sequence. However, when you call the sequence repeatedly, you can move the Setup steps into a </w:t>
      </w:r>
      <w:proofErr w:type="spellStart"/>
      <w:r>
        <w:rPr>
          <w:w w:val="100"/>
        </w:rPr>
        <w:t>SequenceFileLoad</w:t>
      </w:r>
      <w:proofErr w:type="spellEnd"/>
      <w:r>
        <w:rPr>
          <w:w w:val="100"/>
        </w:rPr>
        <w:t xml:space="preserve"> callback for the subsequence file so that the steps run only when the sequence file loads.</w:t>
      </w:r>
    </w:p>
    <w:p w:rsidR="008B3D7D" w:rsidRDefault="00493CDA" w:rsidP="00ED4A4E">
      <w:pPr>
        <w:pStyle w:val="ListBullet"/>
        <w:numPr>
          <w:ilvl w:val="0"/>
          <w:numId w:val="9"/>
        </w:numPr>
        <w:ind w:left="2520" w:hanging="360"/>
        <w:rPr>
          <w:w w:val="100"/>
        </w:rPr>
      </w:pPr>
      <w:r>
        <w:rPr>
          <w:w w:val="100"/>
        </w:rPr>
        <w:t xml:space="preserve">Use the </w:t>
      </w:r>
      <w:proofErr w:type="spellStart"/>
      <w:r>
        <w:rPr>
          <w:w w:val="100"/>
        </w:rPr>
        <w:t>StationPreStep</w:t>
      </w:r>
      <w:proofErr w:type="spellEnd"/>
      <w:r>
        <w:rPr>
          <w:w w:val="100"/>
        </w:rPr>
        <w:t xml:space="preserve"> and </w:t>
      </w:r>
      <w:proofErr w:type="spellStart"/>
      <w:r>
        <w:rPr>
          <w:w w:val="100"/>
        </w:rPr>
        <w:t>StationPostStep</w:t>
      </w:r>
      <w:proofErr w:type="spellEnd"/>
      <w:r>
        <w:rPr>
          <w:w w:val="100"/>
        </w:rPr>
        <w:t xml:space="preserve"> callbacks to accumulate statistics on all steps that execute on the test station. You can inspect the name and types of steps that accumulate data on specific steps.</w:t>
      </w:r>
    </w:p>
    <w:p w:rsidR="008B3D7D" w:rsidRDefault="00493CDA">
      <w:pPr>
        <w:pStyle w:val="Level3Head"/>
        <w:rPr>
          <w:w w:val="100"/>
        </w:rPr>
      </w:pPr>
      <w:r>
        <w:rPr>
          <w:w w:val="100"/>
        </w:rPr>
        <w:t>Caveats for Using Engine Callbacks</w:t>
      </w:r>
      <w:r w:rsidR="008605F6">
        <w:rPr>
          <w:w w:val="100"/>
        </w:rPr>
        <w:fldChar w:fldCharType="begin"/>
      </w:r>
      <w:r>
        <w:rPr>
          <w:w w:val="100"/>
        </w:rPr>
        <w:instrText>xe "callbacks: Engine: caveats"</w:instrText>
      </w:r>
      <w:r w:rsidR="008605F6">
        <w:rPr>
          <w:w w:val="100"/>
        </w:rPr>
        <w:fldChar w:fldCharType="end"/>
      </w:r>
      <w:r w:rsidR="008605F6">
        <w:rPr>
          <w:w w:val="100"/>
        </w:rPr>
        <w:fldChar w:fldCharType="begin"/>
      </w:r>
      <w:r>
        <w:rPr>
          <w:w w:val="100"/>
        </w:rPr>
        <w:instrText>xe "Engine callbacks: caveats"</w:instrText>
      </w:r>
      <w:r w:rsidR="008605F6">
        <w:rPr>
          <w:w w:val="100"/>
        </w:rPr>
        <w:fldChar w:fldCharType="end"/>
      </w:r>
    </w:p>
    <w:p w:rsidR="008B3D7D" w:rsidRDefault="00493CDA">
      <w:pPr>
        <w:pStyle w:val="Body1"/>
        <w:rPr>
          <w:w w:val="100"/>
        </w:rPr>
      </w:pPr>
      <w:r>
        <w:rPr>
          <w:w w:val="100"/>
        </w:rPr>
        <w:t>Consider the following issues when you define Engine callbacks:</w:t>
      </w:r>
    </w:p>
    <w:p w:rsidR="008B3D7D" w:rsidRDefault="00193C72" w:rsidP="00ED4A4E">
      <w:pPr>
        <w:pStyle w:val="ListBullet"/>
        <w:numPr>
          <w:ilvl w:val="0"/>
          <w:numId w:val="9"/>
        </w:numPr>
        <w:ind w:left="2520" w:hanging="360"/>
        <w:rPr>
          <w:w w:val="100"/>
        </w:rPr>
      </w:pPr>
      <w:ins w:id="64" w:author="jgrey" w:date="2011-06-16T16:09:00Z">
        <w:r>
          <w:rPr>
            <w:w w:val="100"/>
          </w:rPr>
          <w:t>Typically</w:t>
        </w:r>
      </w:ins>
      <w:ins w:id="65" w:author="calliej" w:date="2012-05-07T13:59:00Z">
        <w:r w:rsidR="00041847">
          <w:rPr>
            <w:w w:val="100"/>
          </w:rPr>
          <w:t>,</w:t>
        </w:r>
      </w:ins>
      <w:ins w:id="66" w:author="jgrey" w:date="2011-06-16T16:09:00Z">
        <w:r>
          <w:rPr>
            <w:w w:val="100"/>
          </w:rPr>
          <w:t xml:space="preserve"> you do not</w:t>
        </w:r>
      </w:ins>
      <w:del w:id="67" w:author="jgrey" w:date="2011-06-16T16:09:00Z">
        <w:r w:rsidR="00493CDA" w:rsidDel="00193C72">
          <w:rPr>
            <w:w w:val="100"/>
          </w:rPr>
          <w:delText xml:space="preserve">When you </w:delText>
        </w:r>
      </w:del>
      <w:ins w:id="68" w:author="jgrey" w:date="2011-06-16T16:09:00Z">
        <w:r>
          <w:rPr>
            <w:w w:val="100"/>
          </w:rPr>
          <w:t xml:space="preserve"> </w:t>
        </w:r>
      </w:ins>
      <w:r w:rsidR="00493CDA">
        <w:rPr>
          <w:w w:val="100"/>
        </w:rPr>
        <w:t xml:space="preserve">define </w:t>
      </w:r>
      <w:del w:id="69" w:author="calliej" w:date="2012-05-07T13:59:00Z">
        <w:r w:rsidR="00493CDA" w:rsidDel="00041847">
          <w:rPr>
            <w:w w:val="100"/>
          </w:rPr>
          <w:delText xml:space="preserve">a </w:delText>
        </w:r>
      </w:del>
      <w:del w:id="70" w:author="jgrey" w:date="2011-06-16T16:08:00Z">
        <w:r w:rsidR="00493CDA" w:rsidDel="00193C72">
          <w:rPr>
            <w:w w:val="100"/>
          </w:rPr>
          <w:delText>SequenceFilePreStep</w:delText>
        </w:r>
      </w:del>
      <w:proofErr w:type="spellStart"/>
      <w:ins w:id="71" w:author="jgrey" w:date="2011-06-16T16:08:00Z">
        <w:r>
          <w:rPr>
            <w:w w:val="100"/>
          </w:rPr>
          <w:t>SequenceFile</w:t>
        </w:r>
        <w:proofErr w:type="spellEnd"/>
        <w:r w:rsidRPr="002D52E5">
          <w:rPr>
            <w:w w:val="100"/>
          </w:rPr>
          <w:t>&lt;</w:t>
        </w:r>
        <w:commentRangeStart w:id="72"/>
        <w:r w:rsidR="008605F6" w:rsidRPr="008605F6">
          <w:rPr>
            <w:i/>
            <w:w w:val="100"/>
            <w:rPrChange w:id="73" w:author="calliej" w:date="2012-05-07T13:59:00Z">
              <w:rPr>
                <w:w w:val="100"/>
              </w:rPr>
            </w:rPrChange>
          </w:rPr>
          <w:t>xxx</w:t>
        </w:r>
      </w:ins>
      <w:commentRangeEnd w:id="72"/>
      <w:r w:rsidR="00041847">
        <w:rPr>
          <w:rStyle w:val="CommentReference"/>
          <w:rFonts w:ascii="Calibri" w:hAnsi="Calibri" w:cs="Times New Roman"/>
          <w:color w:val="auto"/>
          <w:w w:val="100"/>
        </w:rPr>
        <w:commentReference w:id="72"/>
      </w:r>
      <w:ins w:id="74" w:author="jgrey" w:date="2011-06-16T16:08:00Z">
        <w:r w:rsidRPr="002D52E5">
          <w:rPr>
            <w:w w:val="100"/>
          </w:rPr>
          <w:t>&gt;</w:t>
        </w:r>
      </w:ins>
      <w:del w:id="75" w:author="jgrey" w:date="2011-06-16T16:08:00Z">
        <w:r w:rsidR="00493CDA" w:rsidRPr="002D52E5" w:rsidDel="00193C72">
          <w:rPr>
            <w:w w:val="100"/>
          </w:rPr>
          <w:delText>,</w:delText>
        </w:r>
        <w:r w:rsidR="00493CDA" w:rsidDel="00193C72">
          <w:rPr>
            <w:w w:val="100"/>
          </w:rPr>
          <w:delText xml:space="preserve"> SequenceFilePostStep, SequenceFilePreInteractive, or SequenceFilePostInteractive</w:delText>
        </w:r>
      </w:del>
      <w:r w:rsidR="00493CDA">
        <w:rPr>
          <w:w w:val="100"/>
        </w:rPr>
        <w:t xml:space="preserve"> callback</w:t>
      </w:r>
      <w:ins w:id="76" w:author="jgrey" w:date="2011-06-16T16:09:00Z">
        <w:r>
          <w:rPr>
            <w:w w:val="100"/>
          </w:rPr>
          <w:t>s</w:t>
        </w:r>
      </w:ins>
      <w:r w:rsidR="00493CDA">
        <w:rPr>
          <w:w w:val="100"/>
        </w:rPr>
        <w:t xml:space="preserve"> in a process model file</w:t>
      </w:r>
      <w:ins w:id="77" w:author="jgrey" w:date="2011-06-16T16:09:00Z">
        <w:r>
          <w:rPr>
            <w:w w:val="100"/>
          </w:rPr>
          <w:t xml:space="preserve"> because</w:t>
        </w:r>
      </w:ins>
      <w:del w:id="78" w:author="jgrey" w:date="2011-06-16T16:09:00Z">
        <w:r w:rsidR="00493CDA" w:rsidDel="00193C72">
          <w:rPr>
            <w:w w:val="100"/>
          </w:rPr>
          <w:delText>,</w:delText>
        </w:r>
      </w:del>
      <w:r w:rsidR="00493CDA">
        <w:rPr>
          <w:w w:val="100"/>
        </w:rPr>
        <w:t xml:space="preserve"> </w:t>
      </w:r>
      <w:commentRangeStart w:id="79"/>
      <w:r w:rsidR="00493CDA">
        <w:rPr>
          <w:w w:val="100"/>
        </w:rPr>
        <w:t>the </w:t>
      </w:r>
      <w:commentRangeEnd w:id="79"/>
      <w:r w:rsidR="00041847">
        <w:rPr>
          <w:rStyle w:val="CommentReference"/>
          <w:rFonts w:ascii="Calibri" w:hAnsi="Calibri" w:cs="Times New Roman"/>
          <w:color w:val="auto"/>
          <w:w w:val="100"/>
        </w:rPr>
        <w:commentReference w:id="79"/>
      </w:r>
      <w:r w:rsidR="00493CDA">
        <w:rPr>
          <w:w w:val="100"/>
        </w:rPr>
        <w:t xml:space="preserve">callback applies only to the steps in the process model file. </w:t>
      </w:r>
    </w:p>
    <w:p w:rsidR="008B3D7D" w:rsidRDefault="00493CDA" w:rsidP="00ED4A4E">
      <w:pPr>
        <w:pStyle w:val="ListBullet"/>
        <w:numPr>
          <w:ilvl w:val="0"/>
          <w:numId w:val="9"/>
        </w:numPr>
        <w:ind w:left="2520" w:hanging="360"/>
        <w:rPr>
          <w:w w:val="100"/>
        </w:rPr>
      </w:pPr>
      <w:r>
        <w:rPr>
          <w:w w:val="100"/>
        </w:rPr>
        <w:t xml:space="preserve">Do not define a </w:t>
      </w:r>
      <w:proofErr w:type="spellStart"/>
      <w:r>
        <w:rPr>
          <w:w w:val="100"/>
        </w:rPr>
        <w:t>SequenceFileLoad</w:t>
      </w:r>
      <w:proofErr w:type="spellEnd"/>
      <w:r>
        <w:rPr>
          <w:w w:val="100"/>
        </w:rPr>
        <w:t xml:space="preserve"> or </w:t>
      </w:r>
      <w:proofErr w:type="spellStart"/>
      <w:r>
        <w:rPr>
          <w:w w:val="100"/>
        </w:rPr>
        <w:t>SequenceFileUnload</w:t>
      </w:r>
      <w:proofErr w:type="spellEnd"/>
      <w:r>
        <w:rPr>
          <w:w w:val="100"/>
        </w:rPr>
        <w:t xml:space="preserve"> callback in the </w:t>
      </w:r>
      <w:r>
        <w:rPr>
          <w:rStyle w:val="Monospace"/>
          <w:w w:val="100"/>
        </w:rPr>
        <w:t>StationCallbacks.seq</w:t>
      </w:r>
      <w:r>
        <w:rPr>
          <w:w w:val="100"/>
        </w:rPr>
        <w:t xml:space="preserve"> because TestStand does not call these callbacks.</w:t>
      </w:r>
    </w:p>
    <w:p w:rsidR="008B3D7D" w:rsidRDefault="00493CDA" w:rsidP="00ED4A4E">
      <w:pPr>
        <w:pStyle w:val="ListBullet"/>
        <w:numPr>
          <w:ilvl w:val="0"/>
          <w:numId w:val="9"/>
        </w:numPr>
        <w:ind w:left="2520" w:hanging="360"/>
        <w:rPr>
          <w:w w:val="100"/>
        </w:rPr>
      </w:pPr>
      <w:r>
        <w:rPr>
          <w:w w:val="100"/>
        </w:rPr>
        <w:t xml:space="preserve">When a callback is empty, TestStand does not invoke the Engine callback. </w:t>
      </w:r>
    </w:p>
    <w:p w:rsidR="008B3D7D" w:rsidRDefault="00493CDA" w:rsidP="00ED4A4E">
      <w:pPr>
        <w:pStyle w:val="ListBullet"/>
        <w:numPr>
          <w:ilvl w:val="0"/>
          <w:numId w:val="9"/>
        </w:numPr>
        <w:ind w:left="2520" w:hanging="360"/>
        <w:rPr>
          <w:w w:val="100"/>
        </w:rPr>
      </w:pPr>
      <w:r>
        <w:rPr>
          <w:w w:val="100"/>
        </w:rPr>
        <w:t xml:space="preserve">Process models use the </w:t>
      </w:r>
      <w:proofErr w:type="spellStart"/>
      <w:r>
        <w:rPr>
          <w:rStyle w:val="Monospace"/>
          <w:w w:val="100"/>
        </w:rPr>
        <w:t>Execution.EnableCallback</w:t>
      </w:r>
      <w:proofErr w:type="spellEnd"/>
      <w:r>
        <w:rPr>
          <w:w w:val="100"/>
        </w:rPr>
        <w:t xml:space="preserve"> method to disable the </w:t>
      </w:r>
      <w:del w:id="80" w:author="jgrey" w:date="2011-06-16T16:10:00Z">
        <w:r w:rsidDel="00AD2F46">
          <w:rPr>
            <w:w w:val="100"/>
          </w:rPr>
          <w:delText xml:space="preserve">ProcessModelPostResultListEntry </w:delText>
        </w:r>
      </w:del>
      <w:proofErr w:type="spellStart"/>
      <w:ins w:id="81" w:author="jgrey" w:date="2011-06-16T16:10:00Z">
        <w:r w:rsidR="00AD2F46">
          <w:rPr>
            <w:w w:val="100"/>
          </w:rPr>
          <w:t>ProcessModelPost</w:t>
        </w:r>
      </w:ins>
      <w:ins w:id="82" w:author="jgrey" w:date="2012-05-04T14:37:00Z">
        <w:r w:rsidR="002464BF">
          <w:rPr>
            <w:w w:val="100"/>
          </w:rPr>
          <w:t>Result</w:t>
        </w:r>
      </w:ins>
      <w:ins w:id="83" w:author="jgrey" w:date="2011-06-16T16:10:00Z">
        <w:r w:rsidR="00AD2F46">
          <w:rPr>
            <w:w w:val="100"/>
          </w:rPr>
          <w:t>s</w:t>
        </w:r>
        <w:proofErr w:type="spellEnd"/>
        <w:r w:rsidR="00AD2F46">
          <w:rPr>
            <w:w w:val="100"/>
          </w:rPr>
          <w:t xml:space="preserve"> </w:t>
        </w:r>
      </w:ins>
      <w:r>
        <w:rPr>
          <w:w w:val="100"/>
        </w:rPr>
        <w:t>callback when the model does not need to process results on-the-fly for report generation</w:t>
      </w:r>
      <w:ins w:id="84" w:author="jgrey" w:date="2011-06-16T16:11:00Z">
        <w:r w:rsidR="00AD2F46">
          <w:rPr>
            <w:w w:val="100"/>
          </w:rPr>
          <w:t>,</w:t>
        </w:r>
      </w:ins>
      <w:r>
        <w:rPr>
          <w:w w:val="100"/>
        </w:rPr>
        <w:t xml:space="preserve"> </w:t>
      </w:r>
      <w:del w:id="85" w:author="jgrey" w:date="2011-06-16T16:11:00Z">
        <w:r w:rsidDel="00AD2F46">
          <w:rPr>
            <w:w w:val="100"/>
          </w:rPr>
          <w:delText xml:space="preserve">or </w:delText>
        </w:r>
      </w:del>
      <w:r>
        <w:rPr>
          <w:w w:val="100"/>
        </w:rPr>
        <w:t>database logging</w:t>
      </w:r>
      <w:ins w:id="86" w:author="jgrey" w:date="2011-06-16T16:11:00Z">
        <w:r w:rsidR="00AD2F46">
          <w:rPr>
            <w:w w:val="100"/>
          </w:rPr>
          <w:t>, or another results processing plug-in</w:t>
        </w:r>
      </w:ins>
      <w:r>
        <w:rPr>
          <w:w w:val="100"/>
        </w:rPr>
        <w:t>.</w:t>
      </w:r>
    </w:p>
    <w:p w:rsidR="008B3D7D" w:rsidRDefault="00493CDA" w:rsidP="00ED4A4E">
      <w:pPr>
        <w:pStyle w:val="ListBullet"/>
        <w:numPr>
          <w:ilvl w:val="0"/>
          <w:numId w:val="9"/>
        </w:numPr>
        <w:ind w:left="2520" w:hanging="360"/>
        <w:rPr>
          <w:w w:val="100"/>
        </w:rPr>
      </w:pPr>
      <w:r>
        <w:rPr>
          <w:w w:val="100"/>
        </w:rPr>
        <w:t xml:space="preserve">TestStand calls other Engine callbacks only when executing the </w:t>
      </w:r>
      <w:proofErr w:type="spellStart"/>
      <w:r>
        <w:rPr>
          <w:w w:val="100"/>
        </w:rPr>
        <w:t>SequenceFileLoad</w:t>
      </w:r>
      <w:proofErr w:type="spellEnd"/>
      <w:r>
        <w:rPr>
          <w:w w:val="100"/>
        </w:rPr>
        <w:t xml:space="preserve"> and </w:t>
      </w:r>
      <w:proofErr w:type="spellStart"/>
      <w:r>
        <w:rPr>
          <w:w w:val="100"/>
        </w:rPr>
        <w:t>SequenceFileUnload</w:t>
      </w:r>
      <w:proofErr w:type="spellEnd"/>
      <w:r>
        <w:rPr>
          <w:w w:val="100"/>
        </w:rPr>
        <w:t xml:space="preserve"> Engine callbacks. TestStand does not call Engine callbacks when executing the other Engine callbacks.</w:t>
      </w:r>
    </w:p>
    <w:p w:rsidR="008B3D7D" w:rsidRDefault="00493CDA" w:rsidP="00ED4A4E">
      <w:pPr>
        <w:pStyle w:val="ListBullet"/>
        <w:numPr>
          <w:ilvl w:val="0"/>
          <w:numId w:val="9"/>
        </w:numPr>
        <w:ind w:left="2520" w:hanging="360"/>
        <w:rPr>
          <w:w w:val="100"/>
        </w:rPr>
      </w:pPr>
      <w:r>
        <w:rPr>
          <w:w w:val="100"/>
        </w:rPr>
        <w:t xml:space="preserve">When TestStand reloads a sequence file after the file is modified on disk, TestStand can call the </w:t>
      </w:r>
      <w:proofErr w:type="spellStart"/>
      <w:r>
        <w:rPr>
          <w:w w:val="100"/>
        </w:rPr>
        <w:t>SequenceFileLoad</w:t>
      </w:r>
      <w:proofErr w:type="spellEnd"/>
      <w:r>
        <w:rPr>
          <w:w w:val="100"/>
        </w:rPr>
        <w:t xml:space="preserve"> callback in the new file without calling the </w:t>
      </w:r>
      <w:proofErr w:type="spellStart"/>
      <w:r>
        <w:rPr>
          <w:w w:val="100"/>
        </w:rPr>
        <w:t>SequenceFileUnload</w:t>
      </w:r>
      <w:proofErr w:type="spellEnd"/>
      <w:r>
        <w:rPr>
          <w:w w:val="100"/>
        </w:rPr>
        <w:t xml:space="preserve"> callback in the original file.</w:t>
      </w:r>
    </w:p>
    <w:p w:rsidR="008B3D7D" w:rsidRDefault="00493CDA">
      <w:pPr>
        <w:pStyle w:val="Level2Head"/>
        <w:rPr>
          <w:w w:val="100"/>
        </w:rPr>
      </w:pPr>
      <w:bookmarkStart w:id="87" w:name="RTF330034003000330030003a00"/>
      <w:r>
        <w:rPr>
          <w:w w:val="100"/>
        </w:rPr>
        <w:lastRenderedPageBreak/>
        <w:t>Front-End Callbacks</w:t>
      </w:r>
      <w:r w:rsidR="008605F6">
        <w:rPr>
          <w:w w:val="100"/>
        </w:rPr>
        <w:fldChar w:fldCharType="begin"/>
      </w:r>
      <w:r>
        <w:rPr>
          <w:w w:val="100"/>
        </w:rPr>
        <w:instrText>xe "Front-End callbacks"</w:instrText>
      </w:r>
      <w:r w:rsidR="008605F6">
        <w:rPr>
          <w:w w:val="100"/>
        </w:rPr>
        <w:fldChar w:fldCharType="end"/>
      </w:r>
      <w:r w:rsidR="008605F6">
        <w:rPr>
          <w:w w:val="100"/>
        </w:rPr>
        <w:fldChar w:fldCharType="begin"/>
      </w:r>
      <w:r>
        <w:rPr>
          <w:w w:val="100"/>
        </w:rPr>
        <w:instrText>xe "callbacks: Front-End"</w:instrText>
      </w:r>
      <w:r w:rsidR="008605F6">
        <w:rPr>
          <w:w w:val="100"/>
        </w:rPr>
        <w:fldChar w:fldCharType="end"/>
      </w:r>
    </w:p>
    <w:bookmarkEnd w:id="87"/>
    <w:p w:rsidR="008B3D7D" w:rsidRDefault="00493CDA">
      <w:pPr>
        <w:pStyle w:val="Body1"/>
        <w:keepNext/>
        <w:rPr>
          <w:w w:val="100"/>
        </w:rPr>
      </w:pPr>
      <w:r>
        <w:rPr>
          <w:w w:val="100"/>
        </w:rPr>
        <w:t xml:space="preserve">Front-End callbacks are sequences in the </w:t>
      </w:r>
      <w:r>
        <w:rPr>
          <w:rStyle w:val="Monospace"/>
          <w:w w:val="100"/>
        </w:rPr>
        <w:t>FrontEndCallbacks.seq</w:t>
      </w:r>
      <w:r>
        <w:rPr>
          <w:w w:val="100"/>
        </w:rPr>
        <w:t xml:space="preserve"> </w:t>
      </w:r>
      <w:r>
        <w:rPr>
          <w:w w:val="100"/>
        </w:rPr>
        <w:br/>
        <w:t xml:space="preserve">file multiple user interface applications can call to share the same implementation for a specific operation. The </w:t>
      </w:r>
      <w:r>
        <w:rPr>
          <w:rStyle w:val="Monospace"/>
          <w:w w:val="100"/>
        </w:rPr>
        <w:t>FrontEndCallback.seq</w:t>
      </w:r>
      <w:r>
        <w:rPr>
          <w:w w:val="100"/>
        </w:rPr>
        <w:t xml:space="preserve"> file TestStand installs in the </w:t>
      </w:r>
      <w:r>
        <w:rPr>
          <w:rStyle w:val="Monospace"/>
          <w:w w:val="100"/>
        </w:rPr>
        <w:t>&lt;TestStand&gt;\Components\Callbacks\</w:t>
      </w:r>
      <w:r>
        <w:rPr>
          <w:rStyle w:val="Monospace"/>
          <w:w w:val="100"/>
        </w:rPr>
        <w:br/>
      </w:r>
      <w:proofErr w:type="spellStart"/>
      <w:r>
        <w:rPr>
          <w:rStyle w:val="Monospace"/>
          <w:w w:val="100"/>
        </w:rPr>
        <w:t>FrontEnd</w:t>
      </w:r>
      <w:proofErr w:type="spellEnd"/>
      <w:r>
        <w:rPr>
          <w:w w:val="100"/>
        </w:rPr>
        <w:t xml:space="preserve"> directory contains one </w:t>
      </w:r>
      <w:proofErr w:type="spellStart"/>
      <w:r>
        <w:rPr>
          <w:w w:val="100"/>
        </w:rPr>
        <w:t>LoginLogout</w:t>
      </w:r>
      <w:proofErr w:type="spellEnd"/>
      <w:r>
        <w:rPr>
          <w:w w:val="100"/>
        </w:rPr>
        <w:t xml:space="preserve"> Front-End callback. The TestStand Sequence Editor and default user interfaces call the </w:t>
      </w:r>
      <w:proofErr w:type="spellStart"/>
      <w:r>
        <w:rPr>
          <w:w w:val="100"/>
        </w:rPr>
        <w:t>LoginLogout</w:t>
      </w:r>
      <w:proofErr w:type="spellEnd"/>
      <w:r>
        <w:rPr>
          <w:w w:val="100"/>
        </w:rPr>
        <w:t xml:space="preserve"> callback.</w:t>
      </w:r>
    </w:p>
    <w:p w:rsidR="008B3D7D" w:rsidRDefault="00493CDA">
      <w:pPr>
        <w:pStyle w:val="Body"/>
        <w:rPr>
          <w:w w:val="100"/>
        </w:rPr>
      </w:pPr>
      <w:r>
        <w:rPr>
          <w:w w:val="100"/>
        </w:rPr>
        <w:t xml:space="preserve">Use Front-End callbacks to implement operations so you can </w:t>
      </w:r>
      <w:r w:rsidR="008605F6">
        <w:rPr>
          <w:w w:val="100"/>
        </w:rPr>
        <w:fldChar w:fldCharType="begin"/>
      </w:r>
      <w:r>
        <w:rPr>
          <w:w w:val="100"/>
        </w:rPr>
        <w:instrText>xe "callbacks:Front-End:modifying"</w:instrText>
      </w:r>
      <w:r w:rsidR="008605F6">
        <w:rPr>
          <w:w w:val="100"/>
        </w:rPr>
        <w:fldChar w:fldCharType="end"/>
      </w:r>
      <w:r w:rsidR="008605F6">
        <w:rPr>
          <w:w w:val="100"/>
        </w:rPr>
        <w:fldChar w:fldCharType="begin"/>
      </w:r>
      <w:r>
        <w:rPr>
          <w:w w:val="100"/>
        </w:rPr>
        <w:instrText>xe "Front-End callbacks:modifying"</w:instrText>
      </w:r>
      <w:r w:rsidR="008605F6">
        <w:rPr>
          <w:w w:val="100"/>
        </w:rPr>
        <w:fldChar w:fldCharType="end"/>
      </w:r>
      <w:r>
        <w:rPr>
          <w:w w:val="100"/>
        </w:rPr>
        <w:t xml:space="preserve">modify a Front-End callback without modifying the source code for the user interfaces or rebuilding the executables for the user interfaces. For example, to change how various user interfaces perform the login procedure, modify only the </w:t>
      </w:r>
      <w:proofErr w:type="spellStart"/>
      <w:r>
        <w:rPr>
          <w:w w:val="100"/>
        </w:rPr>
        <w:t>LoginLogout</w:t>
      </w:r>
      <w:proofErr w:type="spellEnd"/>
      <w:r>
        <w:rPr>
          <w:w w:val="100"/>
        </w:rPr>
        <w:t xml:space="preserve"> sequence in </w:t>
      </w:r>
      <w:r>
        <w:rPr>
          <w:rStyle w:val="Monospace"/>
          <w:w w:val="100"/>
        </w:rPr>
        <w:t>FrontEndCallbacks.seq</w:t>
      </w:r>
      <w:r>
        <w:rPr>
          <w:w w:val="100"/>
        </w:rPr>
        <w:t xml:space="preserve">. </w:t>
      </w:r>
    </w:p>
    <w:p w:rsidR="00493CDA" w:rsidRDefault="00493CDA">
      <w:pPr>
        <w:pStyle w:val="Body"/>
        <w:rPr>
          <w:w w:val="100"/>
        </w:rPr>
      </w:pPr>
      <w:r>
        <w:rPr>
          <w:w w:val="100"/>
        </w:rPr>
        <w:t xml:space="preserve">To modify the default implementation of the Front-End callback or to create new Front-End callbacks, copy the </w:t>
      </w:r>
      <w:r>
        <w:rPr>
          <w:rStyle w:val="Monospace"/>
          <w:w w:val="100"/>
        </w:rPr>
        <w:t>FrontEndCallbacks.seq</w:t>
      </w:r>
      <w:r>
        <w:rPr>
          <w:w w:val="100"/>
        </w:rPr>
        <w:t xml:space="preserve"> file from the </w:t>
      </w:r>
      <w:r>
        <w:rPr>
          <w:rStyle w:val="Monospace"/>
          <w:w w:val="100"/>
        </w:rPr>
        <w:t>&lt;TestStand&gt;\Components\Callbacks\</w:t>
      </w:r>
      <w:proofErr w:type="spellStart"/>
      <w:r>
        <w:rPr>
          <w:rStyle w:val="Monospace"/>
          <w:w w:val="100"/>
        </w:rPr>
        <w:t>FrontEnd</w:t>
      </w:r>
      <w:proofErr w:type="spellEnd"/>
      <w:r>
        <w:rPr>
          <w:w w:val="100"/>
        </w:rPr>
        <w:t xml:space="preserve"> directory to the </w:t>
      </w:r>
      <w:r>
        <w:rPr>
          <w:rStyle w:val="Monospace"/>
          <w:w w:val="100"/>
        </w:rPr>
        <w:t>&lt;TestStand Public&gt;\Components\Callbacks\</w:t>
      </w:r>
      <w:proofErr w:type="spellStart"/>
      <w:r>
        <w:rPr>
          <w:rStyle w:val="Monospace"/>
          <w:w w:val="100"/>
        </w:rPr>
        <w:t>FrontEnd</w:t>
      </w:r>
      <w:proofErr w:type="spellEnd"/>
      <w:r>
        <w:rPr>
          <w:w w:val="100"/>
        </w:rPr>
        <w:t xml:space="preserve"> directory and make any changes to copy of the file. When you copy installed files to modify, rename the files after you modify them if you want to create a separate custom component. You do not have to rename the files after you modify them if you only want to modify the behavior of an existing component. If you do not rename the files and you use the files in a future version of TestStand, changes National Instruments makes to the component might not be compatible with the modified version of the component. Storing new and customized files in the </w:t>
      </w:r>
      <w:r>
        <w:rPr>
          <w:rStyle w:val="Monospace"/>
          <w:w w:val="100"/>
        </w:rPr>
        <w:t>&lt;TestStand Public&gt;</w:t>
      </w:r>
      <w:r>
        <w:rPr>
          <w:w w:val="100"/>
        </w:rPr>
        <w:t xml:space="preserve"> directory ensures that new installations of the same version of TestStand do not overwrite the customizations and ensures that uninstalling TestStand does not remove the files you customize. You can use functions in the TestStand API to invoke the modified Front-End callback from each user interface application you create. However, because you cannot edit the source for the sequence editor, you cannot make the sequence editor call new Front-End callbacks you create.</w:t>
      </w:r>
    </w:p>
    <w:sectPr w:rsidR="00493CDA" w:rsidSect="008B3D7D">
      <w:headerReference w:type="even" r:id="rId10"/>
      <w:headerReference w:type="default" r:id="rId11"/>
      <w:footerReference w:type="even" r:id="rId12"/>
      <w:footerReference w:type="default" r:id="rId13"/>
      <w:headerReference w:type="first" r:id="rId14"/>
      <w:footerReference w:type="first" r:id="rId15"/>
      <w:pgSz w:w="10080" w:h="12960"/>
      <w:pgMar w:top="1263" w:right="1080" w:bottom="1263" w:left="966" w:header="720" w:footer="720" w:gutter="0"/>
      <w:cols w:space="720"/>
      <w:noEndnote/>
      <w:titlePg/>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3" w:author="calliej" w:date="2012-05-08T13:41:00Z" w:initials="CJ">
    <w:p w:rsidR="00E409D2" w:rsidRDefault="00E409D2">
      <w:pPr>
        <w:pStyle w:val="CommentText"/>
      </w:pPr>
      <w:r>
        <w:rPr>
          <w:rStyle w:val="CommentReference"/>
        </w:rPr>
        <w:annotationRef/>
      </w:r>
      <w:r>
        <w:t>TS style: we don’t use “note” as a verb</w:t>
      </w:r>
      <w:r w:rsidR="00BD2906">
        <w:t xml:space="preserve"> – to avoid confusion with actual Notes with icons.</w:t>
      </w:r>
    </w:p>
    <w:p w:rsidR="00506DE2" w:rsidRDefault="00506DE2">
      <w:pPr>
        <w:pStyle w:val="CommentText"/>
      </w:pPr>
      <w:r>
        <w:t xml:space="preserve">05/08 ok per </w:t>
      </w:r>
      <w:proofErr w:type="spellStart"/>
      <w:r>
        <w:t>james</w:t>
      </w:r>
      <w:proofErr w:type="spellEnd"/>
    </w:p>
  </w:comment>
  <w:comment w:id="15" w:author="calliej" w:date="2012-05-08T13:41:00Z" w:initials="CJ">
    <w:p w:rsidR="00E409D2" w:rsidRDefault="00E409D2">
      <w:pPr>
        <w:pStyle w:val="CommentText"/>
      </w:pPr>
      <w:r>
        <w:rPr>
          <w:rStyle w:val="CommentReference"/>
        </w:rPr>
        <w:annotationRef/>
      </w:r>
      <w:r>
        <w:t xml:space="preserve">I would prefer we use the same text we use in the Result Processing dialog box topic for consistency: </w:t>
      </w:r>
    </w:p>
    <w:p w:rsidR="00E409D2" w:rsidRDefault="00E409D2" w:rsidP="00E409D2">
      <w:pPr>
        <w:pStyle w:val="body0"/>
      </w:pPr>
      <w:r>
        <w:t>“…Result Processing dialog box, in which you en</w:t>
      </w:r>
      <w:r>
        <w:t>a</w:t>
      </w:r>
      <w:r>
        <w:t>ble or disable the installed built-in and custom result processing plug-ins in the active result processing configuration and also configure how the plug-ins process test results.</w:t>
      </w:r>
    </w:p>
    <w:p w:rsidR="00E409D2" w:rsidRDefault="00E409D2" w:rsidP="00E409D2">
      <w:pPr>
        <w:pStyle w:val="body0"/>
      </w:pPr>
      <w:r>
        <w:t>Use the built-in reporting, database, and offline results plug-ins to generate reports, log data to dat</w:t>
      </w:r>
      <w:r>
        <w:t>a</w:t>
      </w:r>
      <w:r>
        <w:t>bases, and store results in compact offline result files for processing later, respectively.”</w:t>
      </w:r>
    </w:p>
    <w:p w:rsidR="00E409D2" w:rsidRDefault="00E409D2" w:rsidP="00E409D2">
      <w:pPr>
        <w:pStyle w:val="body0"/>
      </w:pPr>
    </w:p>
    <w:p w:rsidR="00E409D2" w:rsidRDefault="00E409D2" w:rsidP="00E409D2">
      <w:pPr>
        <w:pStyle w:val="body0"/>
      </w:pPr>
      <w:r w:rsidRPr="00E409D2">
        <w:rPr>
          <w:highlight w:val="yellow"/>
        </w:rPr>
        <w:t>Is the text in this comment ok</w:t>
      </w:r>
      <w:r w:rsidR="00BD2906">
        <w:rPr>
          <w:highlight w:val="yellow"/>
        </w:rPr>
        <w:t xml:space="preserve"> or do we need to r</w:t>
      </w:r>
      <w:r w:rsidR="00BD2906">
        <w:rPr>
          <w:highlight w:val="yellow"/>
        </w:rPr>
        <w:t>e</w:t>
      </w:r>
      <w:r w:rsidR="00BD2906">
        <w:rPr>
          <w:highlight w:val="yellow"/>
        </w:rPr>
        <w:t>write it so it works in both locations</w:t>
      </w:r>
      <w:r w:rsidRPr="00E409D2">
        <w:rPr>
          <w:highlight w:val="yellow"/>
        </w:rPr>
        <w:t>?</w:t>
      </w:r>
    </w:p>
    <w:p w:rsidR="00506DE2" w:rsidRDefault="00506DE2" w:rsidP="00E409D2">
      <w:pPr>
        <w:pStyle w:val="body0"/>
      </w:pPr>
      <w:r>
        <w:t xml:space="preserve">05/08 ok per </w:t>
      </w:r>
      <w:proofErr w:type="spellStart"/>
      <w:r>
        <w:t>james</w:t>
      </w:r>
      <w:proofErr w:type="spellEnd"/>
    </w:p>
  </w:comment>
  <w:comment w:id="72" w:author="calliej" w:date="2012-05-08T13:41:00Z" w:initials="CJ">
    <w:p w:rsidR="00041847" w:rsidRDefault="00041847">
      <w:pPr>
        <w:pStyle w:val="CommentText"/>
      </w:pPr>
      <w:r>
        <w:rPr>
          <w:rStyle w:val="CommentReference"/>
        </w:rPr>
        <w:annotationRef/>
      </w:r>
      <w:r>
        <w:t>Italics to indicate this is a var</w:t>
      </w:r>
      <w:r>
        <w:t>i</w:t>
      </w:r>
      <w:r>
        <w:t>able/placeholder</w:t>
      </w:r>
    </w:p>
    <w:p w:rsidR="00506DE2" w:rsidRDefault="00506DE2">
      <w:pPr>
        <w:pStyle w:val="CommentText"/>
      </w:pPr>
      <w:r>
        <w:t xml:space="preserve">05/08 ok per </w:t>
      </w:r>
      <w:proofErr w:type="spellStart"/>
      <w:r>
        <w:t>james</w:t>
      </w:r>
      <w:proofErr w:type="spellEnd"/>
    </w:p>
  </w:comment>
  <w:comment w:id="79" w:author="calliej" w:date="2012-05-08T13:41:00Z" w:initials="CJ">
    <w:p w:rsidR="00041847" w:rsidRDefault="00041847">
      <w:pPr>
        <w:pStyle w:val="CommentText"/>
      </w:pPr>
      <w:r>
        <w:rPr>
          <w:rStyle w:val="CommentReference"/>
        </w:rPr>
        <w:annotationRef/>
      </w:r>
      <w:r w:rsidRPr="00041847">
        <w:rPr>
          <w:highlight w:val="yellow"/>
        </w:rPr>
        <w:t>Change to “</w:t>
      </w:r>
      <w:r>
        <w:rPr>
          <w:highlight w:val="yellow"/>
        </w:rPr>
        <w:t>these</w:t>
      </w:r>
      <w:r w:rsidRPr="00041847">
        <w:rPr>
          <w:highlight w:val="yellow"/>
        </w:rPr>
        <w:t xml:space="preserve"> type</w:t>
      </w:r>
      <w:r>
        <w:rPr>
          <w:highlight w:val="yellow"/>
        </w:rPr>
        <w:t>s</w:t>
      </w:r>
      <w:r w:rsidRPr="00041847">
        <w:rPr>
          <w:highlight w:val="yellow"/>
        </w:rPr>
        <w:t xml:space="preserve"> of callback</w:t>
      </w:r>
      <w:r>
        <w:rPr>
          <w:highlight w:val="yellow"/>
        </w:rPr>
        <w:t>s</w:t>
      </w:r>
      <w:r w:rsidR="00BD2906">
        <w:rPr>
          <w:highlight w:val="yellow"/>
        </w:rPr>
        <w:t xml:space="preserve"> apply</w:t>
      </w:r>
      <w:r w:rsidRPr="00041847">
        <w:rPr>
          <w:highlight w:val="yellow"/>
        </w:rPr>
        <w:t>” for clarity?</w:t>
      </w:r>
    </w:p>
    <w:p w:rsidR="00506DE2" w:rsidRDefault="00506DE2">
      <w:pPr>
        <w:pStyle w:val="CommentText"/>
      </w:pPr>
      <w:r>
        <w:t xml:space="preserve">05/08 ok per </w:t>
      </w:r>
      <w:proofErr w:type="spellStart"/>
      <w:r>
        <w:t>james</w:t>
      </w:r>
      <w:proofErr w:type="spellEnd"/>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B6507" w:rsidRDefault="004B6507">
      <w:pPr>
        <w:spacing w:after="0" w:line="240" w:lineRule="auto"/>
      </w:pPr>
      <w:r>
        <w:separator/>
      </w:r>
    </w:p>
  </w:endnote>
  <w:endnote w:type="continuationSeparator" w:id="0">
    <w:p w:rsidR="004B6507" w:rsidRDefault="004B650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tone Sans Bold">
    <w:panose1 w:val="00000000000000000000"/>
    <w:charset w:val="00"/>
    <w:family w:val="swiss"/>
    <w:notTrueType/>
    <w:pitch w:val="variable"/>
    <w:sig w:usb0="00000003" w:usb1="00000000" w:usb2="00000000" w:usb3="00000000" w:csb0="00000001" w:csb1="00000000"/>
  </w:font>
  <w:font w:name="Times New Roman">
    <w:panose1 w:val="02020603050405020304"/>
    <w:charset w:val="00"/>
    <w:family w:val="roman"/>
    <w:pitch w:val="variable"/>
    <w:sig w:usb0="20002A87" w:usb1="80000000" w:usb2="00000008" w:usb3="00000000" w:csb0="000001FF" w:csb1="00000000"/>
  </w:font>
  <w:font w:name="Times">
    <w:panose1 w:val="00000500000000000000"/>
    <w:charset w:val="00"/>
    <w:family w:val="roman"/>
    <w:notTrueType/>
    <w:pitch w:val="variable"/>
    <w:sig w:usb0="00000003" w:usb1="00000000" w:usb2="00000000" w:usb3="00000000" w:csb0="00000001" w:csb1="00000000"/>
  </w:font>
  <w:font w:name="Helvetica Condensed">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Helvetica">
    <w:panose1 w:val="000B0500000000000000"/>
    <w:charset w:val="00"/>
    <w:family w:val="swiss"/>
    <w:notTrueType/>
    <w:pitch w:val="variable"/>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Symbol">
    <w:panose1 w:val="05050102010706020507"/>
    <w:charset w:val="02"/>
    <w:family w:val="decorative"/>
    <w:notTrueType/>
    <w:pitch w:val="variable"/>
    <w:sig w:usb0="00000000" w:usb1="10000000" w:usb2="00000000" w:usb3="00000000" w:csb0="80000000"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MS Mincho">
    <w:altName w:val="?l?r ??fc"/>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3D7D" w:rsidRDefault="00493CDA">
    <w:pPr>
      <w:pStyle w:val="Mfooter"/>
      <w:rPr>
        <w:w w:val="100"/>
      </w:rPr>
    </w:pPr>
    <w:r>
      <w:rPr>
        <w:w w:val="100"/>
      </w:rPr>
      <w:t>NI TestStand Reference Manual</w:t>
    </w:r>
    <w:r>
      <w:rPr>
        <w:w w:val="100"/>
      </w:rPr>
      <w:tab/>
      <w:t>10-</w:t>
    </w:r>
    <w:r w:rsidR="008605F6">
      <w:rPr>
        <w:w w:val="100"/>
      </w:rPr>
      <w:fldChar w:fldCharType="begin"/>
    </w:r>
    <w:r>
      <w:rPr>
        <w:w w:val="100"/>
      </w:rPr>
      <w:instrText xml:space="preserve"> PAGE </w:instrText>
    </w:r>
    <w:r w:rsidR="008605F6">
      <w:rPr>
        <w:w w:val="100"/>
      </w:rPr>
      <w:fldChar w:fldCharType="separate"/>
    </w:r>
    <w:r w:rsidR="00485D94">
      <w:rPr>
        <w:noProof/>
        <w:w w:val="100"/>
      </w:rPr>
      <w:t>2</w:t>
    </w:r>
    <w:r w:rsidR="008605F6">
      <w:rPr>
        <w:w w:val="100"/>
      </w:rPr>
      <w:fldChar w:fldCharType="end"/>
    </w:r>
    <w:r>
      <w:rPr>
        <w:w w:val="100"/>
      </w:rPr>
      <w:tab/>
      <w:t>ni.com</w:t>
    </w:r>
  </w:p>
  <w:p w:rsidR="008B3D7D" w:rsidRDefault="008B3D7D">
    <w:pPr>
      <w:pStyle w:val="Body"/>
      <w:rPr>
        <w:w w:val="1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3D7D" w:rsidRDefault="00493CDA">
    <w:pPr>
      <w:pStyle w:val="Mfooter"/>
      <w:rPr>
        <w:w w:val="100"/>
      </w:rPr>
    </w:pPr>
    <w:r>
      <w:rPr>
        <w:i w:val="0"/>
        <w:iCs w:val="0"/>
        <w:w w:val="100"/>
      </w:rPr>
      <w:t>©</w:t>
    </w:r>
    <w:r>
      <w:rPr>
        <w:w w:val="100"/>
      </w:rPr>
      <w:t xml:space="preserve"> National Instruments Corporation</w:t>
    </w:r>
    <w:r>
      <w:rPr>
        <w:w w:val="100"/>
      </w:rPr>
      <w:tab/>
      <w:t>10-</w:t>
    </w:r>
    <w:r w:rsidR="008605F6">
      <w:rPr>
        <w:w w:val="100"/>
      </w:rPr>
      <w:fldChar w:fldCharType="begin"/>
    </w:r>
    <w:r>
      <w:rPr>
        <w:w w:val="100"/>
      </w:rPr>
      <w:instrText xml:space="preserve"> PAGE </w:instrText>
    </w:r>
    <w:r w:rsidR="008605F6">
      <w:rPr>
        <w:w w:val="100"/>
      </w:rPr>
      <w:fldChar w:fldCharType="separate"/>
    </w:r>
    <w:r w:rsidR="00485D94">
      <w:rPr>
        <w:noProof/>
        <w:w w:val="100"/>
      </w:rPr>
      <w:t>9</w:t>
    </w:r>
    <w:r w:rsidR="008605F6">
      <w:rPr>
        <w:w w:val="100"/>
      </w:rPr>
      <w:fldChar w:fldCharType="end"/>
    </w:r>
    <w:r>
      <w:rPr>
        <w:w w:val="100"/>
      </w:rPr>
      <w:tab/>
      <w:t>NI TestStand Reference Manual</w:t>
    </w:r>
  </w:p>
  <w:p w:rsidR="008B3D7D" w:rsidRDefault="008B3D7D">
    <w:pPr>
      <w:pStyle w:val="Body"/>
      <w:rPr>
        <w:w w:val="10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3D7D" w:rsidRDefault="00493CDA">
    <w:pPr>
      <w:pStyle w:val="Mfooter"/>
      <w:rPr>
        <w:w w:val="100"/>
      </w:rPr>
    </w:pPr>
    <w:r>
      <w:rPr>
        <w:i w:val="0"/>
        <w:iCs w:val="0"/>
        <w:w w:val="100"/>
      </w:rPr>
      <w:t>©</w:t>
    </w:r>
    <w:r>
      <w:rPr>
        <w:w w:val="100"/>
      </w:rPr>
      <w:t xml:space="preserve"> National Instruments Corporation</w:t>
    </w:r>
    <w:r>
      <w:rPr>
        <w:w w:val="100"/>
      </w:rPr>
      <w:tab/>
      <w:t>10-</w:t>
    </w:r>
    <w:r w:rsidR="008605F6">
      <w:rPr>
        <w:w w:val="100"/>
      </w:rPr>
      <w:fldChar w:fldCharType="begin"/>
    </w:r>
    <w:r>
      <w:rPr>
        <w:w w:val="100"/>
      </w:rPr>
      <w:instrText xml:space="preserve"> PAGE </w:instrText>
    </w:r>
    <w:r w:rsidR="008605F6">
      <w:rPr>
        <w:w w:val="100"/>
      </w:rPr>
      <w:fldChar w:fldCharType="separate"/>
    </w:r>
    <w:r w:rsidR="00485D94">
      <w:rPr>
        <w:noProof/>
        <w:w w:val="100"/>
      </w:rPr>
      <w:t>1</w:t>
    </w:r>
    <w:r w:rsidR="008605F6">
      <w:rPr>
        <w:w w:val="100"/>
      </w:rPr>
      <w:fldChar w:fldCharType="end"/>
    </w:r>
    <w:r>
      <w:rPr>
        <w:w w:val="100"/>
      </w:rPr>
      <w:tab/>
      <w:t>NI TestStand Reference Manual</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B6507" w:rsidRDefault="004B6507">
      <w:pPr>
        <w:spacing w:after="0" w:line="240" w:lineRule="auto"/>
      </w:pPr>
      <w:r>
        <w:separator/>
      </w:r>
    </w:p>
  </w:footnote>
  <w:footnote w:type="continuationSeparator" w:id="0">
    <w:p w:rsidR="004B6507" w:rsidRDefault="004B650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3D7D" w:rsidRDefault="00493CDA">
    <w:pPr>
      <w:pStyle w:val="Mheader"/>
      <w:rPr>
        <w:w w:val="100"/>
      </w:rPr>
    </w:pPr>
    <w:r>
      <w:rPr>
        <w:w w:val="100"/>
      </w:rPr>
      <w:t>Chapter 10</w:t>
    </w:r>
    <w:r>
      <w:rPr>
        <w:w w:val="100"/>
      </w:rPr>
      <w:t> </w:t>
    </w:r>
    <w:r>
      <w:rPr>
        <w:w w:val="100"/>
      </w:rPr>
      <w:t> </w:t>
    </w:r>
    <w:r>
      <w:rPr>
        <w:w w:val="100"/>
      </w:rPr>
      <w:t>Customizing Process Models and Callbacks</w:t>
    </w:r>
  </w:p>
  <w:p w:rsidR="008B3D7D" w:rsidRDefault="008B3D7D">
    <w:pPr>
      <w:pStyle w:val="Body"/>
      <w:rPr>
        <w:w w:val="1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3D7D" w:rsidRDefault="00493CDA">
    <w:pPr>
      <w:pStyle w:val="Mheader"/>
      <w:rPr>
        <w:w w:val="100"/>
      </w:rPr>
    </w:pPr>
    <w:r>
      <w:rPr>
        <w:w w:val="100"/>
      </w:rPr>
      <w:tab/>
      <w:t>Chapter 10</w:t>
    </w:r>
    <w:r>
      <w:rPr>
        <w:w w:val="100"/>
      </w:rPr>
      <w:t> </w:t>
    </w:r>
    <w:r>
      <w:rPr>
        <w:w w:val="100"/>
      </w:rPr>
      <w:t> </w:t>
    </w:r>
    <w:r>
      <w:rPr>
        <w:w w:val="100"/>
      </w:rPr>
      <w:t>Customizing Process Models and Callbacks</w:t>
    </w:r>
  </w:p>
  <w:p w:rsidR="008B3D7D" w:rsidRDefault="008B3D7D">
    <w:pPr>
      <w:pStyle w:val="Body"/>
      <w:rPr>
        <w:w w:val="10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3D7D" w:rsidRDefault="008B3D7D">
    <w:pPr>
      <w:pStyle w:val="ChapAppxtitle"/>
      <w:rPr>
        <w:w w:val="1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45E859A4"/>
    <w:lvl w:ilvl="0">
      <w:numFmt w:val="bullet"/>
      <w:lvlText w:val="*"/>
      <w:lvlJc w:val="left"/>
    </w:lvl>
  </w:abstractNum>
  <w:num w:numId="1">
    <w:abstractNumId w:val="0"/>
    <w:lvlOverride w:ilvl="0">
      <w:lvl w:ilvl="0">
        <w:start w:val="1"/>
        <w:numFmt w:val="bullet"/>
        <w:lvlText w:val="10"/>
        <w:legacy w:legacy="1" w:legacySpace="0" w:legacyIndent="0"/>
        <w:lvlJc w:val="right"/>
        <w:pPr>
          <w:ind w:left="0" w:firstLine="0"/>
        </w:pPr>
        <w:rPr>
          <w:rFonts w:ascii="Stone Sans Bold" w:hAnsi="Stone Sans Bold" w:hint="default"/>
          <w:b w:val="0"/>
          <w:i w:val="0"/>
          <w:strike w:val="0"/>
          <w:color w:val="000000"/>
          <w:sz w:val="144"/>
          <w:u w:val="none"/>
        </w:rPr>
      </w:lvl>
    </w:lvlOverride>
  </w:num>
  <w:num w:numId="2">
    <w:abstractNumId w:val="0"/>
    <w:lvlOverride w:ilvl="0">
      <w:lvl w:ilvl="0">
        <w:start w:val="1"/>
        <w:numFmt w:val="bullet"/>
        <w:lvlText w:val="1. "/>
        <w:legacy w:legacy="1" w:legacySpace="0" w:legacyIndent="0"/>
        <w:lvlJc w:val="left"/>
        <w:pPr>
          <w:ind w:left="2160" w:firstLine="0"/>
        </w:pPr>
        <w:rPr>
          <w:rFonts w:ascii="Times" w:hAnsi="Times" w:hint="default"/>
          <w:b w:val="0"/>
          <w:i w:val="0"/>
          <w:strike w:val="0"/>
          <w:color w:val="000000"/>
          <w:sz w:val="20"/>
          <w:u w:val="none"/>
        </w:rPr>
      </w:lvl>
    </w:lvlOverride>
  </w:num>
  <w:num w:numId="3">
    <w:abstractNumId w:val="0"/>
    <w:lvlOverride w:ilvl="0">
      <w:lvl w:ilvl="0">
        <w:start w:val="1"/>
        <w:numFmt w:val="bullet"/>
        <w:lvlText w:val="2. "/>
        <w:legacy w:legacy="1" w:legacySpace="0" w:legacyIndent="0"/>
        <w:lvlJc w:val="left"/>
        <w:pPr>
          <w:ind w:left="2160" w:firstLine="0"/>
        </w:pPr>
        <w:rPr>
          <w:rFonts w:ascii="Times" w:hAnsi="Times" w:hint="default"/>
          <w:b w:val="0"/>
          <w:i w:val="0"/>
          <w:strike w:val="0"/>
          <w:color w:val="000000"/>
          <w:sz w:val="20"/>
          <w:u w:val="none"/>
        </w:rPr>
      </w:lvl>
    </w:lvlOverride>
  </w:num>
  <w:num w:numId="4">
    <w:abstractNumId w:val="0"/>
    <w:lvlOverride w:ilvl="0">
      <w:lvl w:ilvl="0">
        <w:start w:val="1"/>
        <w:numFmt w:val="bullet"/>
        <w:lvlText w:val="3. "/>
        <w:legacy w:legacy="1" w:legacySpace="0" w:legacyIndent="0"/>
        <w:lvlJc w:val="left"/>
        <w:pPr>
          <w:ind w:left="2160" w:firstLine="0"/>
        </w:pPr>
        <w:rPr>
          <w:rFonts w:ascii="Times" w:hAnsi="Times" w:hint="default"/>
          <w:b w:val="0"/>
          <w:i w:val="0"/>
          <w:strike w:val="0"/>
          <w:color w:val="000000"/>
          <w:sz w:val="20"/>
          <w:u w:val="none"/>
        </w:rPr>
      </w:lvl>
    </w:lvlOverride>
  </w:num>
  <w:num w:numId="5">
    <w:abstractNumId w:val="0"/>
    <w:lvlOverride w:ilvl="0">
      <w:lvl w:ilvl="0">
        <w:start w:val="1"/>
        <w:numFmt w:val="bullet"/>
        <w:lvlText w:val="4. "/>
        <w:legacy w:legacy="1" w:legacySpace="0" w:legacyIndent="0"/>
        <w:lvlJc w:val="left"/>
        <w:pPr>
          <w:ind w:left="2160" w:firstLine="0"/>
        </w:pPr>
        <w:rPr>
          <w:rFonts w:ascii="Times" w:hAnsi="Times" w:hint="default"/>
          <w:b w:val="0"/>
          <w:i w:val="0"/>
          <w:strike w:val="0"/>
          <w:color w:val="000000"/>
          <w:sz w:val="20"/>
          <w:u w:val="none"/>
        </w:rPr>
      </w:lvl>
    </w:lvlOverride>
  </w:num>
  <w:num w:numId="6">
    <w:abstractNumId w:val="0"/>
    <w:lvlOverride w:ilvl="0">
      <w:lvl w:ilvl="0">
        <w:start w:val="1"/>
        <w:numFmt w:val="bullet"/>
        <w:lvlText w:val="5. "/>
        <w:legacy w:legacy="1" w:legacySpace="0" w:legacyIndent="0"/>
        <w:lvlJc w:val="left"/>
        <w:pPr>
          <w:ind w:left="2160" w:firstLine="0"/>
        </w:pPr>
        <w:rPr>
          <w:rFonts w:ascii="Times" w:hAnsi="Times" w:hint="default"/>
          <w:b w:val="0"/>
          <w:i w:val="0"/>
          <w:strike w:val="0"/>
          <w:color w:val="000000"/>
          <w:sz w:val="20"/>
          <w:u w:val="none"/>
        </w:rPr>
      </w:lvl>
    </w:lvlOverride>
  </w:num>
  <w:num w:numId="7">
    <w:abstractNumId w:val="0"/>
    <w:lvlOverride w:ilvl="0">
      <w:lvl w:ilvl="0">
        <w:start w:val="1"/>
        <w:numFmt w:val="bullet"/>
        <w:lvlText w:val="6. "/>
        <w:legacy w:legacy="1" w:legacySpace="0" w:legacyIndent="0"/>
        <w:lvlJc w:val="left"/>
        <w:pPr>
          <w:ind w:left="2160" w:firstLine="0"/>
        </w:pPr>
        <w:rPr>
          <w:rFonts w:ascii="Times" w:hAnsi="Times" w:hint="default"/>
          <w:b w:val="0"/>
          <w:i w:val="0"/>
          <w:strike w:val="0"/>
          <w:color w:val="000000"/>
          <w:sz w:val="20"/>
          <w:u w:val="none"/>
        </w:rPr>
      </w:lvl>
    </w:lvlOverride>
  </w:num>
  <w:num w:numId="8">
    <w:abstractNumId w:val="0"/>
    <w:lvlOverride w:ilvl="0">
      <w:lvl w:ilvl="0">
        <w:start w:val="1"/>
        <w:numFmt w:val="bullet"/>
        <w:lvlText w:val=" Note "/>
        <w:legacy w:legacy="1" w:legacySpace="0" w:legacyIndent="0"/>
        <w:lvlJc w:val="left"/>
        <w:pPr>
          <w:ind w:left="0" w:firstLine="0"/>
        </w:pPr>
        <w:rPr>
          <w:rFonts w:ascii="Helvetica Condensed" w:hAnsi="Helvetica Condensed" w:hint="default"/>
          <w:b/>
          <w:i w:val="0"/>
          <w:strike w:val="0"/>
          <w:color w:val="000000"/>
          <w:sz w:val="18"/>
          <w:u w:val="none"/>
        </w:rPr>
      </w:lvl>
    </w:lvlOverride>
  </w:num>
  <w:num w:numId="9">
    <w:abstractNumId w:val="0"/>
    <w:lvlOverride w:ilvl="0">
      <w:lvl w:ilvl="0">
        <w:start w:val="1"/>
        <w:numFmt w:val="bullet"/>
        <w:lvlText w:val="• "/>
        <w:legacy w:legacy="1" w:legacySpace="0" w:legacyIndent="0"/>
        <w:lvlJc w:val="left"/>
        <w:pPr>
          <w:ind w:left="2160" w:firstLine="0"/>
        </w:pPr>
        <w:rPr>
          <w:rFonts w:ascii="Times" w:hAnsi="Times" w:hint="default"/>
          <w:b w:val="0"/>
          <w:i w:val="0"/>
          <w:strike w:val="0"/>
          <w:color w:val="000000"/>
          <w:sz w:val="20"/>
          <w:u w:val="none"/>
        </w:rPr>
      </w:lvl>
    </w:lvlOverride>
  </w:num>
  <w:num w:numId="10">
    <w:abstractNumId w:val="0"/>
    <w:lvlOverride w:ilvl="0">
      <w:lvl w:ilvl="0">
        <w:start w:val="1"/>
        <w:numFmt w:val="bullet"/>
        <w:lvlText w:val="Table 10‑1.  "/>
        <w:legacy w:legacy="1" w:legacySpace="0" w:legacyIndent="0"/>
        <w:lvlJc w:val="left"/>
        <w:pPr>
          <w:ind w:left="0" w:firstLine="0"/>
        </w:pPr>
        <w:rPr>
          <w:rFonts w:ascii="Helvetica Condensed" w:hAnsi="Helvetica Condensed" w:hint="default"/>
          <w:b/>
          <w:i w:val="0"/>
          <w:strike w:val="0"/>
          <w:color w:val="000000"/>
          <w:sz w:val="18"/>
          <w:u w:val="none"/>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7"/>
  <w:embedSystemFonts/>
  <w:bordersDoNotSurroundHeader/>
  <w:bordersDoNotSurroundFooter/>
  <w:proofState w:spelling="clean"/>
  <w:trackRevisions/>
  <w:doNotTrackMoves/>
  <w:defaultTabStop w:val="720"/>
  <w:autoHyphenation/>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66AC4"/>
    <w:rsid w:val="00041847"/>
    <w:rsid w:val="00066AC4"/>
    <w:rsid w:val="00193C72"/>
    <w:rsid w:val="001D01F4"/>
    <w:rsid w:val="002105DE"/>
    <w:rsid w:val="002464BF"/>
    <w:rsid w:val="002D52E5"/>
    <w:rsid w:val="00323586"/>
    <w:rsid w:val="003502AC"/>
    <w:rsid w:val="003C492D"/>
    <w:rsid w:val="00485D94"/>
    <w:rsid w:val="00493CDA"/>
    <w:rsid w:val="004B6507"/>
    <w:rsid w:val="00506DE2"/>
    <w:rsid w:val="00650599"/>
    <w:rsid w:val="006913C8"/>
    <w:rsid w:val="00831673"/>
    <w:rsid w:val="008605F6"/>
    <w:rsid w:val="008B3D7D"/>
    <w:rsid w:val="00A54DD8"/>
    <w:rsid w:val="00AD2F46"/>
    <w:rsid w:val="00BD2906"/>
    <w:rsid w:val="00DB4BC0"/>
    <w:rsid w:val="00DF2E6D"/>
    <w:rsid w:val="00E409D2"/>
    <w:rsid w:val="00E70308"/>
    <w:rsid w:val="00ED4A4E"/>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3D7D"/>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chor">
    <w:name w:val="Anchor"/>
    <w:next w:val="Figurecaption"/>
    <w:rsid w:val="008B3D7D"/>
    <w:pPr>
      <w:suppressAutoHyphens/>
      <w:autoSpaceDE w:val="0"/>
      <w:autoSpaceDN w:val="0"/>
      <w:adjustRightInd w:val="0"/>
      <w:spacing w:line="240" w:lineRule="atLeast"/>
      <w:ind w:left="2160"/>
      <w:jc w:val="center"/>
    </w:pPr>
    <w:rPr>
      <w:rFonts w:ascii="Times" w:hAnsi="Times" w:cs="Times"/>
      <w:color w:val="000000"/>
      <w:w w:val="0"/>
    </w:rPr>
  </w:style>
  <w:style w:type="paragraph" w:customStyle="1" w:styleId="Body1">
    <w:name w:val="Body1"/>
    <w:next w:val="Body"/>
    <w:uiPriority w:val="99"/>
    <w:rsid w:val="008B3D7D"/>
    <w:pPr>
      <w:suppressAutoHyphens/>
      <w:autoSpaceDE w:val="0"/>
      <w:autoSpaceDN w:val="0"/>
      <w:adjustRightInd w:val="0"/>
      <w:spacing w:line="240" w:lineRule="atLeast"/>
      <w:ind w:left="2160"/>
    </w:pPr>
    <w:rPr>
      <w:rFonts w:ascii="Times" w:hAnsi="Times" w:cs="Times"/>
      <w:color w:val="000000"/>
      <w:w w:val="0"/>
    </w:rPr>
  </w:style>
  <w:style w:type="paragraph" w:customStyle="1" w:styleId="AnchorTOP">
    <w:name w:val="AnchorTOP"/>
    <w:next w:val="Figurecaption"/>
    <w:uiPriority w:val="99"/>
    <w:rsid w:val="008B3D7D"/>
    <w:pPr>
      <w:suppressAutoHyphens/>
      <w:autoSpaceDE w:val="0"/>
      <w:autoSpaceDN w:val="0"/>
      <w:adjustRightInd w:val="0"/>
      <w:spacing w:line="60" w:lineRule="atLeast"/>
      <w:ind w:left="2160"/>
      <w:jc w:val="center"/>
    </w:pPr>
    <w:rPr>
      <w:rFonts w:ascii="Times" w:hAnsi="Times" w:cs="Times"/>
      <w:color w:val="000000"/>
      <w:w w:val="0"/>
      <w:sz w:val="4"/>
      <w:szCs w:val="4"/>
    </w:rPr>
  </w:style>
  <w:style w:type="paragraph" w:customStyle="1" w:styleId="Level2Head">
    <w:name w:val="Level 2 Head"/>
    <w:next w:val="Body1"/>
    <w:uiPriority w:val="99"/>
    <w:rsid w:val="008B3D7D"/>
    <w:pPr>
      <w:keepNext/>
      <w:suppressAutoHyphens/>
      <w:autoSpaceDE w:val="0"/>
      <w:autoSpaceDN w:val="0"/>
      <w:adjustRightInd w:val="0"/>
      <w:spacing w:before="280" w:after="60" w:line="320" w:lineRule="atLeast"/>
    </w:pPr>
    <w:rPr>
      <w:rFonts w:ascii="Helvetica Condensed" w:hAnsi="Helvetica Condensed" w:cs="Helvetica Condensed"/>
      <w:b/>
      <w:bCs/>
      <w:color w:val="000000"/>
      <w:w w:val="0"/>
      <w:sz w:val="28"/>
      <w:szCs w:val="28"/>
    </w:rPr>
  </w:style>
  <w:style w:type="paragraph" w:customStyle="1" w:styleId="Equation">
    <w:name w:val="Equation"/>
    <w:uiPriority w:val="99"/>
    <w:rsid w:val="008B3D7D"/>
    <w:pPr>
      <w:tabs>
        <w:tab w:val="left" w:pos="2160"/>
      </w:tabs>
      <w:suppressAutoHyphens/>
      <w:autoSpaceDE w:val="0"/>
      <w:autoSpaceDN w:val="0"/>
      <w:adjustRightInd w:val="0"/>
      <w:spacing w:before="200" w:line="240" w:lineRule="atLeast"/>
      <w:ind w:left="2160"/>
      <w:jc w:val="center"/>
    </w:pPr>
    <w:rPr>
      <w:rFonts w:ascii="Times" w:hAnsi="Times" w:cs="Times"/>
      <w:color w:val="000000"/>
      <w:w w:val="0"/>
    </w:rPr>
  </w:style>
  <w:style w:type="paragraph" w:customStyle="1" w:styleId="Note">
    <w:name w:val="Note"/>
    <w:next w:val="Body"/>
    <w:uiPriority w:val="99"/>
    <w:rsid w:val="008B3D7D"/>
    <w:pPr>
      <w:tabs>
        <w:tab w:val="left" w:pos="920"/>
      </w:tabs>
      <w:suppressAutoHyphens/>
      <w:autoSpaceDE w:val="0"/>
      <w:autoSpaceDN w:val="0"/>
      <w:adjustRightInd w:val="0"/>
      <w:spacing w:before="280" w:after="280" w:line="240" w:lineRule="atLeast"/>
      <w:ind w:left="920" w:hanging="920"/>
    </w:pPr>
    <w:rPr>
      <w:rFonts w:ascii="Times" w:hAnsi="Times" w:cs="Times"/>
      <w:color w:val="000000"/>
      <w:w w:val="0"/>
    </w:rPr>
  </w:style>
  <w:style w:type="paragraph" w:customStyle="1" w:styleId="PLDspacer">
    <w:name w:val="PLD spacer"/>
    <w:uiPriority w:val="99"/>
    <w:rsid w:val="008B3D7D"/>
    <w:pPr>
      <w:keepNext/>
      <w:suppressAutoHyphens/>
      <w:autoSpaceDE w:val="0"/>
      <w:autoSpaceDN w:val="0"/>
      <w:adjustRightInd w:val="0"/>
      <w:ind w:left="2160"/>
    </w:pPr>
    <w:rPr>
      <w:rFonts w:ascii="Times" w:hAnsi="Times" w:cs="Times"/>
      <w:color w:val="000000"/>
      <w:w w:val="0"/>
      <w:sz w:val="4"/>
      <w:szCs w:val="4"/>
    </w:rPr>
  </w:style>
  <w:style w:type="paragraph" w:customStyle="1" w:styleId="TableHead">
    <w:name w:val="Table Head"/>
    <w:uiPriority w:val="99"/>
    <w:rsid w:val="008B3D7D"/>
    <w:pPr>
      <w:suppressAutoHyphens/>
      <w:autoSpaceDE w:val="0"/>
      <w:autoSpaceDN w:val="0"/>
      <w:adjustRightInd w:val="0"/>
      <w:spacing w:before="120" w:after="60" w:line="240" w:lineRule="atLeast"/>
      <w:ind w:left="100" w:right="100"/>
      <w:jc w:val="center"/>
    </w:pPr>
    <w:rPr>
      <w:rFonts w:ascii="Times" w:hAnsi="Times" w:cs="Times"/>
      <w:b/>
      <w:bCs/>
      <w:color w:val="000000"/>
      <w:w w:val="0"/>
    </w:rPr>
  </w:style>
  <w:style w:type="paragraph" w:customStyle="1" w:styleId="Chapter">
    <w:name w:val="Chapter #"/>
    <w:uiPriority w:val="99"/>
    <w:rsid w:val="008B3D7D"/>
    <w:pPr>
      <w:suppressAutoHyphens/>
      <w:autoSpaceDE w:val="0"/>
      <w:autoSpaceDN w:val="0"/>
      <w:adjustRightInd w:val="0"/>
      <w:spacing w:line="1520" w:lineRule="atLeast"/>
      <w:jc w:val="right"/>
    </w:pPr>
    <w:rPr>
      <w:rFonts w:ascii="Stone Sans Bold" w:hAnsi="Stone Sans Bold" w:cs="Stone Sans Bold"/>
      <w:color w:val="000000"/>
      <w:w w:val="0"/>
      <w:sz w:val="144"/>
      <w:szCs w:val="144"/>
    </w:rPr>
  </w:style>
  <w:style w:type="paragraph" w:customStyle="1" w:styleId="Caution">
    <w:name w:val="Caution"/>
    <w:next w:val="Body"/>
    <w:uiPriority w:val="99"/>
    <w:rsid w:val="008B3D7D"/>
    <w:pPr>
      <w:tabs>
        <w:tab w:val="left" w:pos="920"/>
      </w:tabs>
      <w:suppressAutoHyphens/>
      <w:autoSpaceDE w:val="0"/>
      <w:autoSpaceDN w:val="0"/>
      <w:adjustRightInd w:val="0"/>
      <w:spacing w:before="280" w:after="280" w:line="240" w:lineRule="atLeast"/>
      <w:ind w:left="920" w:hanging="920"/>
    </w:pPr>
    <w:rPr>
      <w:rFonts w:ascii="Times" w:hAnsi="Times" w:cs="Times"/>
      <w:color w:val="000000"/>
      <w:w w:val="0"/>
    </w:rPr>
  </w:style>
  <w:style w:type="paragraph" w:customStyle="1" w:styleId="ListBulletaftergraphic">
    <w:name w:val="List:Bullet(after graphic)"/>
    <w:uiPriority w:val="99"/>
    <w:rsid w:val="008B3D7D"/>
    <w:pPr>
      <w:tabs>
        <w:tab w:val="left" w:pos="2520"/>
      </w:tabs>
      <w:suppressAutoHyphens/>
      <w:autoSpaceDE w:val="0"/>
      <w:autoSpaceDN w:val="0"/>
      <w:adjustRightInd w:val="0"/>
      <w:spacing w:before="200" w:line="240" w:lineRule="atLeast"/>
      <w:ind w:left="2520" w:hanging="360"/>
    </w:pPr>
    <w:rPr>
      <w:rFonts w:ascii="Times" w:hAnsi="Times" w:cs="Times"/>
      <w:color w:val="000000"/>
      <w:w w:val="0"/>
    </w:rPr>
  </w:style>
  <w:style w:type="paragraph" w:customStyle="1" w:styleId="ListDiamond">
    <w:name w:val="List:Diamond"/>
    <w:uiPriority w:val="99"/>
    <w:rsid w:val="008B3D7D"/>
    <w:pPr>
      <w:tabs>
        <w:tab w:val="left" w:pos="2160"/>
      </w:tabs>
      <w:suppressAutoHyphens/>
      <w:autoSpaceDE w:val="0"/>
      <w:autoSpaceDN w:val="0"/>
      <w:adjustRightInd w:val="0"/>
      <w:spacing w:before="200" w:line="240" w:lineRule="atLeast"/>
      <w:ind w:left="2160" w:hanging="360"/>
    </w:pPr>
    <w:rPr>
      <w:rFonts w:ascii="Times" w:hAnsi="Times" w:cs="Times"/>
      <w:color w:val="000000"/>
      <w:w w:val="0"/>
    </w:rPr>
  </w:style>
  <w:style w:type="paragraph" w:customStyle="1" w:styleId="Indent1aftergraphic">
    <w:name w:val="Indent1(after graphic)"/>
    <w:next w:val="Indent1"/>
    <w:uiPriority w:val="99"/>
    <w:rsid w:val="008B3D7D"/>
    <w:pPr>
      <w:suppressAutoHyphens/>
      <w:autoSpaceDE w:val="0"/>
      <w:autoSpaceDN w:val="0"/>
      <w:adjustRightInd w:val="0"/>
      <w:spacing w:before="200" w:line="240" w:lineRule="atLeast"/>
      <w:ind w:left="2520"/>
    </w:pPr>
    <w:rPr>
      <w:rFonts w:ascii="Times" w:hAnsi="Times" w:cs="Times"/>
      <w:color w:val="000000"/>
      <w:w w:val="0"/>
    </w:rPr>
  </w:style>
  <w:style w:type="paragraph" w:customStyle="1" w:styleId="MarginArtText">
    <w:name w:val="Margin Art Text"/>
    <w:uiPriority w:val="99"/>
    <w:rsid w:val="008B3D7D"/>
    <w:pPr>
      <w:suppressAutoHyphens/>
      <w:autoSpaceDE w:val="0"/>
      <w:autoSpaceDN w:val="0"/>
      <w:adjustRightInd w:val="0"/>
      <w:spacing w:line="180" w:lineRule="atLeast"/>
      <w:ind w:left="60" w:right="60"/>
      <w:jc w:val="center"/>
    </w:pPr>
    <w:rPr>
      <w:rFonts w:ascii="Helvetica" w:hAnsi="Helvetica" w:cs="Helvetica"/>
      <w:color w:val="000000"/>
      <w:w w:val="0"/>
      <w:sz w:val="16"/>
      <w:szCs w:val="16"/>
    </w:rPr>
  </w:style>
  <w:style w:type="paragraph" w:customStyle="1" w:styleId="Mfooter">
    <w:name w:val="M:footer"/>
    <w:uiPriority w:val="99"/>
    <w:rsid w:val="008B3D7D"/>
    <w:pPr>
      <w:tabs>
        <w:tab w:val="center" w:pos="4040"/>
        <w:tab w:val="right" w:pos="8100"/>
      </w:tabs>
      <w:suppressAutoHyphens/>
      <w:autoSpaceDE w:val="0"/>
      <w:autoSpaceDN w:val="0"/>
      <w:adjustRightInd w:val="0"/>
      <w:spacing w:line="180" w:lineRule="atLeast"/>
    </w:pPr>
    <w:rPr>
      <w:rFonts w:ascii="Helvetica Condensed" w:hAnsi="Helvetica Condensed" w:cs="Helvetica Condensed"/>
      <w:i/>
      <w:iCs/>
      <w:color w:val="000000"/>
      <w:w w:val="0"/>
      <w:sz w:val="16"/>
      <w:szCs w:val="16"/>
    </w:rPr>
  </w:style>
  <w:style w:type="paragraph" w:customStyle="1" w:styleId="Mheader">
    <w:name w:val="M:header"/>
    <w:uiPriority w:val="99"/>
    <w:rsid w:val="008B3D7D"/>
    <w:pPr>
      <w:tabs>
        <w:tab w:val="right" w:pos="8100"/>
      </w:tabs>
      <w:suppressAutoHyphens/>
      <w:autoSpaceDE w:val="0"/>
      <w:autoSpaceDN w:val="0"/>
      <w:adjustRightInd w:val="0"/>
      <w:spacing w:before="60" w:line="200" w:lineRule="atLeast"/>
    </w:pPr>
    <w:rPr>
      <w:rFonts w:ascii="Helvetica Condensed" w:hAnsi="Helvetica Condensed" w:cs="Helvetica Condensed"/>
      <w:i/>
      <w:iCs/>
      <w:color w:val="000000"/>
      <w:w w:val="0"/>
      <w:sz w:val="16"/>
      <w:szCs w:val="16"/>
    </w:rPr>
  </w:style>
  <w:style w:type="paragraph" w:customStyle="1" w:styleId="Tablecell">
    <w:name w:val="Table cell"/>
    <w:uiPriority w:val="99"/>
    <w:rsid w:val="008B3D7D"/>
    <w:pPr>
      <w:suppressAutoHyphens/>
      <w:autoSpaceDE w:val="0"/>
      <w:autoSpaceDN w:val="0"/>
      <w:adjustRightInd w:val="0"/>
      <w:spacing w:before="120" w:after="60" w:line="240" w:lineRule="atLeast"/>
      <w:ind w:left="100" w:right="100"/>
    </w:pPr>
    <w:rPr>
      <w:rFonts w:ascii="Times" w:hAnsi="Times" w:cs="Times"/>
      <w:color w:val="000000"/>
      <w:w w:val="0"/>
    </w:rPr>
  </w:style>
  <w:style w:type="paragraph" w:customStyle="1" w:styleId="ChapAppxtitle">
    <w:name w:val="Chap/Appx title"/>
    <w:next w:val="Body1"/>
    <w:uiPriority w:val="99"/>
    <w:rsid w:val="008B3D7D"/>
    <w:pPr>
      <w:suppressAutoHyphens/>
      <w:autoSpaceDE w:val="0"/>
      <w:autoSpaceDN w:val="0"/>
      <w:adjustRightInd w:val="0"/>
      <w:spacing w:after="560" w:line="560" w:lineRule="atLeast"/>
      <w:ind w:right="1800"/>
    </w:pPr>
    <w:rPr>
      <w:rFonts w:ascii="Helvetica Condensed" w:hAnsi="Helvetica Condensed" w:cs="Helvetica Condensed"/>
      <w:b/>
      <w:bCs/>
      <w:color w:val="000000"/>
      <w:w w:val="0"/>
      <w:sz w:val="48"/>
      <w:szCs w:val="48"/>
    </w:rPr>
  </w:style>
  <w:style w:type="paragraph" w:customStyle="1" w:styleId="Footnote">
    <w:name w:val="Footnote"/>
    <w:uiPriority w:val="99"/>
    <w:rsid w:val="008B3D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autoSpaceDE w:val="0"/>
      <w:autoSpaceDN w:val="0"/>
      <w:adjustRightInd w:val="0"/>
      <w:spacing w:after="40" w:line="180" w:lineRule="atLeast"/>
      <w:ind w:left="140" w:hanging="140"/>
    </w:pPr>
    <w:rPr>
      <w:rFonts w:ascii="Times" w:hAnsi="Times" w:cs="Times"/>
      <w:color w:val="000000"/>
      <w:w w:val="0"/>
      <w:sz w:val="16"/>
      <w:szCs w:val="16"/>
    </w:rPr>
  </w:style>
  <w:style w:type="paragraph" w:customStyle="1" w:styleId="Tablecell-8pt">
    <w:name w:val="Table cell-8pt"/>
    <w:uiPriority w:val="99"/>
    <w:rsid w:val="008B3D7D"/>
    <w:pPr>
      <w:suppressAutoHyphens/>
      <w:autoSpaceDE w:val="0"/>
      <w:autoSpaceDN w:val="0"/>
      <w:adjustRightInd w:val="0"/>
      <w:spacing w:before="120" w:after="60" w:line="200" w:lineRule="atLeast"/>
      <w:ind w:left="100" w:right="100"/>
    </w:pPr>
    <w:rPr>
      <w:rFonts w:ascii="Times" w:hAnsi="Times" w:cs="Times"/>
      <w:color w:val="000000"/>
      <w:w w:val="0"/>
      <w:sz w:val="16"/>
      <w:szCs w:val="16"/>
    </w:rPr>
  </w:style>
  <w:style w:type="paragraph" w:customStyle="1" w:styleId="EquationNum">
    <w:name w:val="EquationNum"/>
    <w:uiPriority w:val="99"/>
    <w:rsid w:val="008B3D7D"/>
    <w:pPr>
      <w:tabs>
        <w:tab w:val="left" w:pos="2160"/>
      </w:tabs>
      <w:suppressAutoHyphens/>
      <w:autoSpaceDE w:val="0"/>
      <w:autoSpaceDN w:val="0"/>
      <w:adjustRightInd w:val="0"/>
      <w:spacing w:before="200" w:line="240" w:lineRule="atLeast"/>
      <w:ind w:left="2160"/>
      <w:jc w:val="center"/>
    </w:pPr>
    <w:rPr>
      <w:rFonts w:ascii="Times" w:hAnsi="Times" w:cs="Times"/>
      <w:color w:val="000000"/>
      <w:w w:val="0"/>
    </w:rPr>
  </w:style>
  <w:style w:type="paragraph" w:customStyle="1" w:styleId="Level4Head">
    <w:name w:val="Level 4 Head"/>
    <w:next w:val="Body1"/>
    <w:uiPriority w:val="99"/>
    <w:rsid w:val="008B3D7D"/>
    <w:pPr>
      <w:keepNext/>
      <w:suppressAutoHyphens/>
      <w:autoSpaceDE w:val="0"/>
      <w:autoSpaceDN w:val="0"/>
      <w:adjustRightInd w:val="0"/>
      <w:spacing w:before="280" w:after="60" w:line="280" w:lineRule="atLeast"/>
      <w:ind w:left="2160"/>
    </w:pPr>
    <w:rPr>
      <w:rFonts w:ascii="Helvetica Condensed" w:hAnsi="Helvetica Condensed" w:cs="Helvetica Condensed"/>
      <w:b/>
      <w:bCs/>
      <w:color w:val="000000"/>
      <w:w w:val="0"/>
      <w:sz w:val="24"/>
      <w:szCs w:val="24"/>
    </w:rPr>
  </w:style>
  <w:style w:type="paragraph" w:customStyle="1" w:styleId="Tablecell-C">
    <w:name w:val="Table cell-C"/>
    <w:uiPriority w:val="99"/>
    <w:rsid w:val="008B3D7D"/>
    <w:pPr>
      <w:suppressAutoHyphens/>
      <w:autoSpaceDE w:val="0"/>
      <w:autoSpaceDN w:val="0"/>
      <w:adjustRightInd w:val="0"/>
      <w:spacing w:before="120" w:after="60" w:line="240" w:lineRule="atLeast"/>
      <w:ind w:left="100" w:right="100"/>
      <w:jc w:val="center"/>
    </w:pPr>
    <w:rPr>
      <w:rFonts w:ascii="Times" w:hAnsi="Times" w:cs="Times"/>
      <w:color w:val="000000"/>
      <w:w w:val="0"/>
    </w:rPr>
  </w:style>
  <w:style w:type="paragraph" w:customStyle="1" w:styleId="Tip">
    <w:name w:val="Tip"/>
    <w:next w:val="Body"/>
    <w:uiPriority w:val="99"/>
    <w:rsid w:val="008B3D7D"/>
    <w:pPr>
      <w:tabs>
        <w:tab w:val="left" w:pos="920"/>
      </w:tabs>
      <w:suppressAutoHyphens/>
      <w:autoSpaceDE w:val="0"/>
      <w:autoSpaceDN w:val="0"/>
      <w:adjustRightInd w:val="0"/>
      <w:spacing w:before="280" w:after="280" w:line="240" w:lineRule="atLeast"/>
      <w:ind w:left="920" w:hanging="920"/>
    </w:pPr>
    <w:rPr>
      <w:rFonts w:ascii="Times" w:hAnsi="Times" w:cs="Times"/>
      <w:color w:val="000000"/>
      <w:w w:val="0"/>
    </w:rPr>
  </w:style>
  <w:style w:type="paragraph" w:customStyle="1" w:styleId="Figurecaption">
    <w:name w:val="Figure caption"/>
    <w:uiPriority w:val="99"/>
    <w:rsid w:val="008B3D7D"/>
    <w:pPr>
      <w:suppressAutoHyphens/>
      <w:autoSpaceDE w:val="0"/>
      <w:autoSpaceDN w:val="0"/>
      <w:adjustRightInd w:val="0"/>
      <w:spacing w:before="140" w:line="220" w:lineRule="atLeast"/>
      <w:ind w:left="2160"/>
      <w:jc w:val="center"/>
    </w:pPr>
    <w:rPr>
      <w:rFonts w:ascii="Helvetica Condensed" w:hAnsi="Helvetica Condensed" w:cs="Helvetica Condensed"/>
      <w:color w:val="000000"/>
      <w:w w:val="0"/>
      <w:sz w:val="18"/>
      <w:szCs w:val="18"/>
    </w:rPr>
  </w:style>
  <w:style w:type="paragraph" w:customStyle="1" w:styleId="Tablecaption">
    <w:name w:val="Table caption"/>
    <w:uiPriority w:val="99"/>
    <w:rsid w:val="008B3D7D"/>
    <w:pPr>
      <w:suppressAutoHyphens/>
      <w:autoSpaceDE w:val="0"/>
      <w:autoSpaceDN w:val="0"/>
      <w:adjustRightInd w:val="0"/>
      <w:spacing w:before="100" w:line="220" w:lineRule="atLeast"/>
      <w:jc w:val="center"/>
    </w:pPr>
    <w:rPr>
      <w:rFonts w:ascii="Helvetica Condensed" w:hAnsi="Helvetica Condensed" w:cs="Helvetica Condensed"/>
      <w:color w:val="000000"/>
      <w:w w:val="0"/>
      <w:sz w:val="18"/>
      <w:szCs w:val="18"/>
    </w:rPr>
  </w:style>
  <w:style w:type="paragraph" w:customStyle="1" w:styleId="Tablecell-8ptC">
    <w:name w:val="Table cell-8ptC"/>
    <w:uiPriority w:val="99"/>
    <w:rsid w:val="008B3D7D"/>
    <w:pPr>
      <w:suppressAutoHyphens/>
      <w:autoSpaceDE w:val="0"/>
      <w:autoSpaceDN w:val="0"/>
      <w:adjustRightInd w:val="0"/>
      <w:spacing w:before="120" w:after="60" w:line="200" w:lineRule="atLeast"/>
      <w:ind w:left="100" w:right="100"/>
      <w:jc w:val="center"/>
    </w:pPr>
    <w:rPr>
      <w:rFonts w:ascii="Times" w:hAnsi="Times" w:cs="Times"/>
      <w:color w:val="000000"/>
      <w:w w:val="0"/>
      <w:sz w:val="16"/>
      <w:szCs w:val="16"/>
    </w:rPr>
  </w:style>
  <w:style w:type="paragraph" w:customStyle="1" w:styleId="TableHead-8pt">
    <w:name w:val="Table Head-8pt"/>
    <w:uiPriority w:val="99"/>
    <w:rsid w:val="008B3D7D"/>
    <w:pPr>
      <w:suppressAutoHyphens/>
      <w:autoSpaceDE w:val="0"/>
      <w:autoSpaceDN w:val="0"/>
      <w:adjustRightInd w:val="0"/>
      <w:spacing w:before="120" w:after="60" w:line="200" w:lineRule="atLeast"/>
      <w:ind w:left="100" w:right="100"/>
      <w:jc w:val="center"/>
    </w:pPr>
    <w:rPr>
      <w:rFonts w:ascii="Times" w:hAnsi="Times" w:cs="Times"/>
      <w:b/>
      <w:bCs/>
      <w:color w:val="000000"/>
      <w:w w:val="0"/>
      <w:sz w:val="16"/>
      <w:szCs w:val="16"/>
    </w:rPr>
  </w:style>
  <w:style w:type="paragraph" w:customStyle="1" w:styleId="2-columnlist">
    <w:name w:val="2-column list"/>
    <w:uiPriority w:val="99"/>
    <w:rsid w:val="008B3D7D"/>
    <w:pPr>
      <w:tabs>
        <w:tab w:val="left" w:pos="4800"/>
      </w:tabs>
      <w:suppressAutoHyphens/>
      <w:autoSpaceDE w:val="0"/>
      <w:autoSpaceDN w:val="0"/>
      <w:adjustRightInd w:val="0"/>
      <w:spacing w:before="200" w:line="240" w:lineRule="atLeast"/>
      <w:ind w:left="4780" w:hanging="2620"/>
    </w:pPr>
    <w:rPr>
      <w:rFonts w:ascii="Times" w:hAnsi="Times" w:cs="Times"/>
      <w:color w:val="000000"/>
      <w:w w:val="0"/>
    </w:rPr>
  </w:style>
  <w:style w:type="paragraph" w:customStyle="1" w:styleId="Tablecell-PLD">
    <w:name w:val="Table cell-PLD"/>
    <w:uiPriority w:val="99"/>
    <w:rsid w:val="008B3D7D"/>
    <w:pPr>
      <w:tabs>
        <w:tab w:val="left" w:pos="260"/>
        <w:tab w:val="left" w:pos="7200"/>
        <w:tab w:val="left" w:pos="7920"/>
      </w:tabs>
      <w:suppressAutoHyphens/>
      <w:autoSpaceDE w:val="0"/>
      <w:autoSpaceDN w:val="0"/>
      <w:adjustRightInd w:val="0"/>
      <w:spacing w:line="180" w:lineRule="atLeast"/>
      <w:ind w:left="260" w:hanging="240"/>
    </w:pPr>
    <w:rPr>
      <w:rFonts w:ascii="Helvetica" w:hAnsi="Helvetica" w:cs="Helvetica"/>
      <w:color w:val="000000"/>
      <w:w w:val="0"/>
      <w:sz w:val="16"/>
      <w:szCs w:val="16"/>
    </w:rPr>
  </w:style>
  <w:style w:type="paragraph" w:customStyle="1" w:styleId="3-columnlist">
    <w:name w:val="3-column list"/>
    <w:uiPriority w:val="99"/>
    <w:rsid w:val="008B3D7D"/>
    <w:pPr>
      <w:tabs>
        <w:tab w:val="left" w:pos="3600"/>
        <w:tab w:val="left" w:pos="4680"/>
      </w:tabs>
      <w:suppressAutoHyphens/>
      <w:autoSpaceDE w:val="0"/>
      <w:autoSpaceDN w:val="0"/>
      <w:adjustRightInd w:val="0"/>
      <w:spacing w:before="200" w:line="240" w:lineRule="atLeast"/>
      <w:ind w:left="4680" w:hanging="2520"/>
    </w:pPr>
    <w:rPr>
      <w:rFonts w:ascii="Times" w:hAnsi="Times" w:cs="Times"/>
      <w:color w:val="000000"/>
      <w:w w:val="0"/>
    </w:rPr>
  </w:style>
  <w:style w:type="paragraph" w:customStyle="1" w:styleId="Body">
    <w:name w:val="Body"/>
    <w:uiPriority w:val="99"/>
    <w:rsid w:val="008B3D7D"/>
    <w:pPr>
      <w:suppressAutoHyphens/>
      <w:autoSpaceDE w:val="0"/>
      <w:autoSpaceDN w:val="0"/>
      <w:adjustRightInd w:val="0"/>
      <w:spacing w:before="200" w:line="240" w:lineRule="atLeast"/>
      <w:ind w:left="2160"/>
    </w:pPr>
    <w:rPr>
      <w:rFonts w:ascii="Times" w:hAnsi="Times" w:cs="Times"/>
      <w:color w:val="000000"/>
      <w:w w:val="0"/>
    </w:rPr>
  </w:style>
  <w:style w:type="paragraph" w:customStyle="1" w:styleId="Indent1">
    <w:name w:val="Indent1"/>
    <w:uiPriority w:val="99"/>
    <w:rsid w:val="008B3D7D"/>
    <w:pPr>
      <w:suppressAutoHyphens/>
      <w:autoSpaceDE w:val="0"/>
      <w:autoSpaceDN w:val="0"/>
      <w:adjustRightInd w:val="0"/>
      <w:spacing w:before="80" w:line="240" w:lineRule="atLeast"/>
      <w:ind w:left="2520"/>
    </w:pPr>
    <w:rPr>
      <w:rFonts w:ascii="Times" w:hAnsi="Times" w:cs="Times"/>
      <w:color w:val="000000"/>
      <w:w w:val="0"/>
    </w:rPr>
  </w:style>
  <w:style w:type="paragraph" w:customStyle="1" w:styleId="Indent2">
    <w:name w:val="Indent2"/>
    <w:uiPriority w:val="99"/>
    <w:rsid w:val="008B3D7D"/>
    <w:pPr>
      <w:suppressAutoHyphens/>
      <w:autoSpaceDE w:val="0"/>
      <w:autoSpaceDN w:val="0"/>
      <w:adjustRightInd w:val="0"/>
      <w:spacing w:before="80" w:line="240" w:lineRule="atLeast"/>
      <w:ind w:left="2880"/>
    </w:pPr>
    <w:rPr>
      <w:rFonts w:ascii="Times" w:hAnsi="Times" w:cs="Times"/>
      <w:color w:val="000000"/>
      <w:w w:val="0"/>
    </w:rPr>
  </w:style>
  <w:style w:type="paragraph" w:customStyle="1" w:styleId="Indent3">
    <w:name w:val="Indent3"/>
    <w:uiPriority w:val="99"/>
    <w:rsid w:val="008B3D7D"/>
    <w:pPr>
      <w:suppressAutoHyphens/>
      <w:autoSpaceDE w:val="0"/>
      <w:autoSpaceDN w:val="0"/>
      <w:adjustRightInd w:val="0"/>
      <w:spacing w:before="80" w:line="240" w:lineRule="atLeast"/>
      <w:ind w:left="3240"/>
    </w:pPr>
    <w:rPr>
      <w:rFonts w:ascii="Times" w:hAnsi="Times" w:cs="Times"/>
      <w:color w:val="000000"/>
      <w:w w:val="0"/>
    </w:rPr>
  </w:style>
  <w:style w:type="paragraph" w:customStyle="1" w:styleId="Level1Head">
    <w:name w:val="Level 1 Head"/>
    <w:next w:val="Body1"/>
    <w:uiPriority w:val="99"/>
    <w:rsid w:val="008B3D7D"/>
    <w:pPr>
      <w:keepNext/>
      <w:pBdr>
        <w:bottom w:val="single" w:sz="8" w:space="0" w:color="auto"/>
      </w:pBdr>
      <w:suppressAutoHyphens/>
      <w:autoSpaceDE w:val="0"/>
      <w:autoSpaceDN w:val="0"/>
      <w:adjustRightInd w:val="0"/>
      <w:spacing w:before="280" w:line="400" w:lineRule="atLeast"/>
    </w:pPr>
    <w:rPr>
      <w:rFonts w:ascii="Helvetica Condensed" w:hAnsi="Helvetica Condensed" w:cs="Helvetica Condensed"/>
      <w:b/>
      <w:bCs/>
      <w:color w:val="000000"/>
      <w:w w:val="0"/>
      <w:sz w:val="36"/>
      <w:szCs w:val="36"/>
    </w:rPr>
  </w:style>
  <w:style w:type="paragraph" w:customStyle="1" w:styleId="Level3Head">
    <w:name w:val="Level 3 Head"/>
    <w:next w:val="Body1"/>
    <w:uiPriority w:val="99"/>
    <w:rsid w:val="008B3D7D"/>
    <w:pPr>
      <w:keepNext/>
      <w:suppressAutoHyphens/>
      <w:autoSpaceDE w:val="0"/>
      <w:autoSpaceDN w:val="0"/>
      <w:adjustRightInd w:val="0"/>
      <w:spacing w:before="280" w:after="60" w:line="320" w:lineRule="atLeast"/>
      <w:ind w:left="2160"/>
    </w:pPr>
    <w:rPr>
      <w:rFonts w:ascii="Helvetica Condensed" w:hAnsi="Helvetica Condensed" w:cs="Helvetica Condensed"/>
      <w:b/>
      <w:bCs/>
      <w:color w:val="000000"/>
      <w:w w:val="0"/>
      <w:sz w:val="28"/>
      <w:szCs w:val="28"/>
    </w:rPr>
  </w:style>
  <w:style w:type="paragraph" w:customStyle="1" w:styleId="Level5Head">
    <w:name w:val="Level 5 Head"/>
    <w:next w:val="Body1"/>
    <w:uiPriority w:val="99"/>
    <w:rsid w:val="008B3D7D"/>
    <w:pPr>
      <w:keepNext/>
      <w:suppressAutoHyphens/>
      <w:autoSpaceDE w:val="0"/>
      <w:autoSpaceDN w:val="0"/>
      <w:adjustRightInd w:val="0"/>
      <w:spacing w:before="280" w:after="60" w:line="240" w:lineRule="atLeast"/>
      <w:ind w:left="2160"/>
    </w:pPr>
    <w:rPr>
      <w:rFonts w:ascii="Helvetica Condensed" w:hAnsi="Helvetica Condensed" w:cs="Helvetica Condensed"/>
      <w:b/>
      <w:bCs/>
      <w:color w:val="000000"/>
      <w:w w:val="0"/>
    </w:rPr>
  </w:style>
  <w:style w:type="paragraph" w:customStyle="1" w:styleId="Listabc">
    <w:name w:val="List:abc"/>
    <w:uiPriority w:val="99"/>
    <w:rsid w:val="008B3D7D"/>
    <w:pPr>
      <w:tabs>
        <w:tab w:val="left" w:pos="2880"/>
      </w:tabs>
      <w:suppressAutoHyphens/>
      <w:autoSpaceDE w:val="0"/>
      <w:autoSpaceDN w:val="0"/>
      <w:adjustRightInd w:val="0"/>
      <w:spacing w:before="80" w:line="240" w:lineRule="atLeast"/>
      <w:ind w:left="2880" w:hanging="360"/>
    </w:pPr>
    <w:rPr>
      <w:rFonts w:ascii="Times" w:hAnsi="Times" w:cs="Times"/>
      <w:color w:val="000000"/>
      <w:w w:val="0"/>
    </w:rPr>
  </w:style>
  <w:style w:type="paragraph" w:customStyle="1" w:styleId="Listabcaftergraphic">
    <w:name w:val="List:abc(after graphic)"/>
    <w:uiPriority w:val="99"/>
    <w:rsid w:val="008B3D7D"/>
    <w:pPr>
      <w:tabs>
        <w:tab w:val="left" w:pos="2880"/>
      </w:tabs>
      <w:suppressAutoHyphens/>
      <w:autoSpaceDE w:val="0"/>
      <w:autoSpaceDN w:val="0"/>
      <w:adjustRightInd w:val="0"/>
      <w:spacing w:before="200" w:line="240" w:lineRule="atLeast"/>
      <w:ind w:left="2880" w:hanging="360"/>
    </w:pPr>
    <w:rPr>
      <w:rFonts w:ascii="Times" w:hAnsi="Times" w:cs="Times"/>
      <w:color w:val="000000"/>
      <w:w w:val="0"/>
    </w:rPr>
  </w:style>
  <w:style w:type="paragraph" w:customStyle="1" w:styleId="Listabc1">
    <w:name w:val="List:abc1"/>
    <w:next w:val="Listabc"/>
    <w:uiPriority w:val="99"/>
    <w:rsid w:val="008B3D7D"/>
    <w:pPr>
      <w:tabs>
        <w:tab w:val="left" w:pos="2880"/>
      </w:tabs>
      <w:suppressAutoHyphens/>
      <w:autoSpaceDE w:val="0"/>
      <w:autoSpaceDN w:val="0"/>
      <w:adjustRightInd w:val="0"/>
      <w:spacing w:before="80" w:line="240" w:lineRule="atLeast"/>
      <w:ind w:left="2880" w:hanging="360"/>
    </w:pPr>
    <w:rPr>
      <w:rFonts w:ascii="Times" w:hAnsi="Times" w:cs="Times"/>
      <w:color w:val="000000"/>
      <w:w w:val="0"/>
    </w:rPr>
  </w:style>
  <w:style w:type="paragraph" w:customStyle="1" w:styleId="Listabc1aftergraphic">
    <w:name w:val="List:abc1(after graphic)"/>
    <w:next w:val="Listabc"/>
    <w:uiPriority w:val="99"/>
    <w:rsid w:val="008B3D7D"/>
    <w:pPr>
      <w:tabs>
        <w:tab w:val="left" w:pos="2880"/>
      </w:tabs>
      <w:suppressAutoHyphens/>
      <w:autoSpaceDE w:val="0"/>
      <w:autoSpaceDN w:val="0"/>
      <w:adjustRightInd w:val="0"/>
      <w:spacing w:before="200" w:line="240" w:lineRule="atLeast"/>
      <w:ind w:left="2880" w:hanging="360"/>
    </w:pPr>
    <w:rPr>
      <w:rFonts w:ascii="Times" w:hAnsi="Times" w:cs="Times"/>
      <w:color w:val="000000"/>
      <w:w w:val="0"/>
    </w:rPr>
  </w:style>
  <w:style w:type="paragraph" w:customStyle="1" w:styleId="ListBox">
    <w:name w:val="List:Box"/>
    <w:uiPriority w:val="99"/>
    <w:rsid w:val="008B3D7D"/>
    <w:pPr>
      <w:tabs>
        <w:tab w:val="left" w:pos="2520"/>
      </w:tabs>
      <w:suppressAutoHyphens/>
      <w:autoSpaceDE w:val="0"/>
      <w:autoSpaceDN w:val="0"/>
      <w:adjustRightInd w:val="0"/>
      <w:spacing w:before="200" w:line="240" w:lineRule="atLeast"/>
      <w:ind w:left="2520" w:hanging="360"/>
    </w:pPr>
    <w:rPr>
      <w:rFonts w:ascii="Times" w:hAnsi="Times" w:cs="Times"/>
      <w:color w:val="000000"/>
      <w:w w:val="0"/>
    </w:rPr>
  </w:style>
  <w:style w:type="paragraph" w:customStyle="1" w:styleId="ListBullet">
    <w:name w:val="List:Bullet"/>
    <w:uiPriority w:val="99"/>
    <w:rsid w:val="008B3D7D"/>
    <w:pPr>
      <w:tabs>
        <w:tab w:val="left" w:pos="2520"/>
      </w:tabs>
      <w:suppressAutoHyphens/>
      <w:autoSpaceDE w:val="0"/>
      <w:autoSpaceDN w:val="0"/>
      <w:adjustRightInd w:val="0"/>
      <w:spacing w:before="80" w:line="240" w:lineRule="atLeast"/>
      <w:ind w:left="2520" w:hanging="360"/>
    </w:pPr>
    <w:rPr>
      <w:rFonts w:ascii="Times" w:hAnsi="Times" w:cs="Times"/>
      <w:color w:val="000000"/>
      <w:w w:val="0"/>
    </w:rPr>
  </w:style>
  <w:style w:type="paragraph" w:customStyle="1" w:styleId="ListBullet2">
    <w:name w:val="List:Bullet2"/>
    <w:uiPriority w:val="99"/>
    <w:rsid w:val="008B3D7D"/>
    <w:pPr>
      <w:tabs>
        <w:tab w:val="left" w:pos="2880"/>
      </w:tabs>
      <w:suppressAutoHyphens/>
      <w:autoSpaceDE w:val="0"/>
      <w:autoSpaceDN w:val="0"/>
      <w:adjustRightInd w:val="0"/>
      <w:spacing w:before="80" w:line="240" w:lineRule="atLeast"/>
      <w:ind w:left="2880" w:hanging="360"/>
    </w:pPr>
    <w:rPr>
      <w:rFonts w:ascii="Times" w:hAnsi="Times" w:cs="Times"/>
      <w:color w:val="000000"/>
      <w:w w:val="0"/>
    </w:rPr>
  </w:style>
  <w:style w:type="paragraph" w:customStyle="1" w:styleId="ListBullet3">
    <w:name w:val="List:Bullet3"/>
    <w:uiPriority w:val="99"/>
    <w:rsid w:val="008B3D7D"/>
    <w:pPr>
      <w:tabs>
        <w:tab w:val="left" w:pos="3240"/>
      </w:tabs>
      <w:suppressAutoHyphens/>
      <w:autoSpaceDE w:val="0"/>
      <w:autoSpaceDN w:val="0"/>
      <w:adjustRightInd w:val="0"/>
      <w:spacing w:before="80" w:line="240" w:lineRule="atLeast"/>
      <w:ind w:left="3240" w:hanging="360"/>
    </w:pPr>
    <w:rPr>
      <w:rFonts w:ascii="Times" w:hAnsi="Times" w:cs="Times"/>
      <w:color w:val="000000"/>
      <w:w w:val="0"/>
    </w:rPr>
  </w:style>
  <w:style w:type="paragraph" w:customStyle="1" w:styleId="ListHyphen">
    <w:name w:val="List:Hyphen"/>
    <w:uiPriority w:val="99"/>
    <w:rsid w:val="008B3D7D"/>
    <w:pPr>
      <w:tabs>
        <w:tab w:val="left" w:pos="2880"/>
      </w:tabs>
      <w:suppressAutoHyphens/>
      <w:autoSpaceDE w:val="0"/>
      <w:autoSpaceDN w:val="0"/>
      <w:adjustRightInd w:val="0"/>
      <w:spacing w:before="80" w:line="240" w:lineRule="atLeast"/>
      <w:ind w:left="2880" w:hanging="360"/>
    </w:pPr>
    <w:rPr>
      <w:rFonts w:ascii="Times" w:hAnsi="Times" w:cs="Times"/>
      <w:color w:val="000000"/>
      <w:w w:val="0"/>
    </w:rPr>
  </w:style>
  <w:style w:type="paragraph" w:customStyle="1" w:styleId="ListHyphen2">
    <w:name w:val="List:Hyphen2"/>
    <w:uiPriority w:val="99"/>
    <w:rsid w:val="008B3D7D"/>
    <w:pPr>
      <w:tabs>
        <w:tab w:val="left" w:pos="3240"/>
      </w:tabs>
      <w:suppressAutoHyphens/>
      <w:autoSpaceDE w:val="0"/>
      <w:autoSpaceDN w:val="0"/>
      <w:adjustRightInd w:val="0"/>
      <w:spacing w:before="80" w:line="240" w:lineRule="atLeast"/>
      <w:ind w:left="3240" w:hanging="360"/>
    </w:pPr>
    <w:rPr>
      <w:rFonts w:ascii="Times" w:hAnsi="Times" w:cs="Times"/>
      <w:color w:val="000000"/>
      <w:w w:val="0"/>
    </w:rPr>
  </w:style>
  <w:style w:type="paragraph" w:customStyle="1" w:styleId="ListNumber">
    <w:name w:val="List:Number"/>
    <w:uiPriority w:val="99"/>
    <w:rsid w:val="008B3D7D"/>
    <w:pPr>
      <w:tabs>
        <w:tab w:val="left" w:pos="2520"/>
      </w:tabs>
      <w:suppressAutoHyphens/>
      <w:autoSpaceDE w:val="0"/>
      <w:autoSpaceDN w:val="0"/>
      <w:adjustRightInd w:val="0"/>
      <w:spacing w:before="80" w:line="240" w:lineRule="atLeast"/>
      <w:ind w:left="2520" w:hanging="360"/>
    </w:pPr>
    <w:rPr>
      <w:rFonts w:ascii="Times" w:hAnsi="Times" w:cs="Times"/>
      <w:color w:val="000000"/>
      <w:w w:val="0"/>
    </w:rPr>
  </w:style>
  <w:style w:type="paragraph" w:customStyle="1" w:styleId="ListNumberaftergraphic">
    <w:name w:val="List:Number(after graphic)"/>
    <w:next w:val="ListNumber"/>
    <w:uiPriority w:val="99"/>
    <w:rsid w:val="008B3D7D"/>
    <w:pPr>
      <w:tabs>
        <w:tab w:val="left" w:pos="2520"/>
      </w:tabs>
      <w:suppressAutoHyphens/>
      <w:autoSpaceDE w:val="0"/>
      <w:autoSpaceDN w:val="0"/>
      <w:adjustRightInd w:val="0"/>
      <w:spacing w:before="200" w:line="240" w:lineRule="atLeast"/>
      <w:ind w:left="2520" w:hanging="360"/>
    </w:pPr>
    <w:rPr>
      <w:rFonts w:ascii="Times" w:hAnsi="Times" w:cs="Times"/>
      <w:color w:val="000000"/>
      <w:w w:val="0"/>
    </w:rPr>
  </w:style>
  <w:style w:type="paragraph" w:customStyle="1" w:styleId="ListNumber1">
    <w:name w:val="List:Number1"/>
    <w:next w:val="ListNumber"/>
    <w:uiPriority w:val="99"/>
    <w:rsid w:val="008B3D7D"/>
    <w:pPr>
      <w:tabs>
        <w:tab w:val="left" w:pos="2520"/>
      </w:tabs>
      <w:suppressAutoHyphens/>
      <w:autoSpaceDE w:val="0"/>
      <w:autoSpaceDN w:val="0"/>
      <w:adjustRightInd w:val="0"/>
      <w:spacing w:before="80" w:line="240" w:lineRule="atLeast"/>
      <w:ind w:left="2520" w:hanging="360"/>
    </w:pPr>
    <w:rPr>
      <w:rFonts w:ascii="Times" w:hAnsi="Times" w:cs="Times"/>
      <w:color w:val="000000"/>
      <w:w w:val="0"/>
    </w:rPr>
  </w:style>
  <w:style w:type="paragraph" w:customStyle="1" w:styleId="ListNumber1aftergraphic">
    <w:name w:val="List:Number1(after graphic)"/>
    <w:next w:val="ListNumber"/>
    <w:uiPriority w:val="99"/>
    <w:rsid w:val="008B3D7D"/>
    <w:pPr>
      <w:tabs>
        <w:tab w:val="left" w:pos="2520"/>
      </w:tabs>
      <w:suppressAutoHyphens/>
      <w:autoSpaceDE w:val="0"/>
      <w:autoSpaceDN w:val="0"/>
      <w:adjustRightInd w:val="0"/>
      <w:spacing w:before="200" w:line="240" w:lineRule="atLeast"/>
      <w:ind w:left="2520" w:hanging="360"/>
    </w:pPr>
    <w:rPr>
      <w:rFonts w:ascii="Times" w:hAnsi="Times" w:cs="Times"/>
      <w:color w:val="000000"/>
      <w:w w:val="0"/>
    </w:rPr>
  </w:style>
  <w:style w:type="character" w:customStyle="1" w:styleId="Monospaceitalic">
    <w:name w:val="Monospace italic"/>
    <w:uiPriority w:val="99"/>
    <w:rsid w:val="008B3D7D"/>
    <w:rPr>
      <w:rFonts w:ascii="Courier" w:hAnsi="Courier" w:cs="Courier"/>
      <w:i/>
      <w:iCs/>
      <w:spacing w:val="0"/>
      <w:sz w:val="18"/>
      <w:szCs w:val="18"/>
      <w:u w:val="none"/>
      <w:vertAlign w:val="baseline"/>
    </w:rPr>
  </w:style>
  <w:style w:type="character" w:customStyle="1" w:styleId="Italic">
    <w:name w:val="Italic"/>
    <w:uiPriority w:val="99"/>
    <w:rsid w:val="008B3D7D"/>
    <w:rPr>
      <w:i/>
      <w:iCs/>
      <w:u w:val="none"/>
      <w:vertAlign w:val="baseline"/>
    </w:rPr>
  </w:style>
  <w:style w:type="character" w:customStyle="1" w:styleId="Bolditalic">
    <w:name w:val="Bold italic"/>
    <w:uiPriority w:val="99"/>
    <w:rsid w:val="008B3D7D"/>
    <w:rPr>
      <w:b/>
      <w:bCs/>
      <w:i/>
      <w:iCs/>
      <w:u w:val="none"/>
      <w:vertAlign w:val="baseline"/>
    </w:rPr>
  </w:style>
  <w:style w:type="character" w:customStyle="1" w:styleId="Bold">
    <w:name w:val="Bold"/>
    <w:uiPriority w:val="99"/>
    <w:rsid w:val="008B3D7D"/>
    <w:rPr>
      <w:b/>
      <w:bCs/>
      <w:u w:val="none"/>
      <w:vertAlign w:val="baseline"/>
    </w:rPr>
  </w:style>
  <w:style w:type="character" w:customStyle="1" w:styleId="Firstkeyconcept">
    <w:name w:val="First key concept"/>
    <w:uiPriority w:val="99"/>
    <w:rsid w:val="008B3D7D"/>
    <w:rPr>
      <w:i/>
      <w:iCs/>
      <w:color w:val="0000FF"/>
      <w:u w:val="none"/>
      <w:vertAlign w:val="baseline"/>
    </w:rPr>
  </w:style>
  <w:style w:type="character" w:customStyle="1" w:styleId="Subscript">
    <w:name w:val="Subscript"/>
    <w:uiPriority w:val="99"/>
    <w:rsid w:val="008B3D7D"/>
    <w:rPr>
      <w:u w:val="none"/>
      <w:vertAlign w:val="subscript"/>
    </w:rPr>
  </w:style>
  <w:style w:type="character" w:customStyle="1" w:styleId="Crossreference">
    <w:name w:val="Cross reference"/>
    <w:uiPriority w:val="99"/>
    <w:rsid w:val="008B3D7D"/>
    <w:rPr>
      <w:i/>
      <w:iCs/>
      <w:u w:val="none"/>
      <w:vertAlign w:val="baseline"/>
    </w:rPr>
  </w:style>
  <w:style w:type="character" w:customStyle="1" w:styleId="Monospacebold">
    <w:name w:val="Monospace bold"/>
    <w:uiPriority w:val="99"/>
    <w:rsid w:val="008B3D7D"/>
    <w:rPr>
      <w:rFonts w:ascii="Courier" w:hAnsi="Courier" w:cs="Courier"/>
      <w:b/>
      <w:bCs/>
      <w:spacing w:val="0"/>
      <w:sz w:val="18"/>
      <w:szCs w:val="18"/>
      <w:u w:val="none"/>
      <w:vertAlign w:val="baseline"/>
    </w:rPr>
  </w:style>
  <w:style w:type="character" w:customStyle="1" w:styleId="Monospace">
    <w:name w:val="Monospace"/>
    <w:uiPriority w:val="99"/>
    <w:rsid w:val="008B3D7D"/>
    <w:rPr>
      <w:rFonts w:ascii="Courier" w:hAnsi="Courier" w:cs="Courier"/>
      <w:spacing w:val="0"/>
      <w:sz w:val="18"/>
      <w:szCs w:val="18"/>
      <w:u w:val="none"/>
      <w:vertAlign w:val="baseline"/>
    </w:rPr>
  </w:style>
  <w:style w:type="character" w:customStyle="1" w:styleId="Symbol">
    <w:name w:val="Symbol"/>
    <w:uiPriority w:val="99"/>
    <w:rsid w:val="008B3D7D"/>
    <w:rPr>
      <w:rFonts w:ascii="Symbol" w:hAnsi="Symbol" w:cs="Symbol"/>
      <w:spacing w:val="0"/>
      <w:sz w:val="20"/>
      <w:szCs w:val="20"/>
      <w:u w:val="none"/>
      <w:vertAlign w:val="baseline"/>
    </w:rPr>
  </w:style>
  <w:style w:type="character" w:customStyle="1" w:styleId="Superscript">
    <w:name w:val="Superscript"/>
    <w:uiPriority w:val="99"/>
    <w:rsid w:val="008B3D7D"/>
    <w:rPr>
      <w:u w:val="none"/>
      <w:vertAlign w:val="superscript"/>
    </w:rPr>
  </w:style>
  <w:style w:type="character" w:customStyle="1" w:styleId="Platform">
    <w:name w:val="Platform"/>
    <w:uiPriority w:val="99"/>
    <w:rsid w:val="008B3D7D"/>
    <w:rPr>
      <w:rFonts w:ascii="Helvetica Condensed" w:hAnsi="Helvetica Condensed" w:cs="Helvetica Condensed"/>
      <w:b/>
      <w:bCs/>
      <w:color w:val="000000"/>
      <w:spacing w:val="0"/>
      <w:sz w:val="18"/>
      <w:szCs w:val="18"/>
      <w:u w:val="none"/>
      <w:vertAlign w:val="baseline"/>
    </w:rPr>
  </w:style>
  <w:style w:type="character" w:customStyle="1" w:styleId="Figtable">
    <w:name w:val="Fig/table #"/>
    <w:uiPriority w:val="99"/>
    <w:rsid w:val="008B3D7D"/>
    <w:rPr>
      <w:rFonts w:ascii="Helvetica Condensed" w:hAnsi="Helvetica Condensed" w:cs="Helvetica Condensed"/>
      <w:b/>
      <w:bCs/>
      <w:color w:val="000000"/>
      <w:spacing w:val="0"/>
      <w:sz w:val="18"/>
      <w:szCs w:val="18"/>
      <w:u w:val="none"/>
      <w:vertAlign w:val="baseline"/>
    </w:rPr>
  </w:style>
  <w:style w:type="character" w:customStyle="1" w:styleId="NCW">
    <w:name w:val="NCW"/>
    <w:uiPriority w:val="99"/>
    <w:rsid w:val="008B3D7D"/>
    <w:rPr>
      <w:rFonts w:ascii="Helvetica Condensed" w:hAnsi="Helvetica Condensed" w:cs="Helvetica Condensed"/>
      <w:b/>
      <w:bCs/>
      <w:color w:val="000000"/>
      <w:spacing w:val="0"/>
      <w:sz w:val="18"/>
      <w:szCs w:val="18"/>
      <w:u w:val="none"/>
      <w:vertAlign w:val="baseline"/>
    </w:rPr>
  </w:style>
  <w:style w:type="character" w:customStyle="1" w:styleId="ColorBlue">
    <w:name w:val="Color:Blue"/>
    <w:uiPriority w:val="99"/>
    <w:rsid w:val="008B3D7D"/>
    <w:rPr>
      <w:color w:val="0000FF"/>
      <w:u w:val="none"/>
      <w:vertAlign w:val="baseline"/>
    </w:rPr>
  </w:style>
  <w:style w:type="character" w:customStyle="1" w:styleId="Smallcaps">
    <w:name w:val="Small caps"/>
    <w:uiPriority w:val="99"/>
    <w:rsid w:val="008B3D7D"/>
    <w:rPr>
      <w:smallCaps/>
      <w:u w:val="none"/>
      <w:vertAlign w:val="baseline"/>
    </w:rPr>
  </w:style>
  <w:style w:type="character" w:customStyle="1" w:styleId="Box">
    <w:name w:val="Box"/>
    <w:uiPriority w:val="99"/>
    <w:rsid w:val="008B3D7D"/>
    <w:rPr>
      <w:rFonts w:ascii="ZapfDingbats" w:hAnsi="ZapfDingbats" w:cs="ZapfDingbats"/>
      <w:color w:val="000000"/>
      <w:spacing w:val="0"/>
      <w:sz w:val="24"/>
      <w:szCs w:val="24"/>
      <w:u w:val="none"/>
      <w:vertAlign w:val="baseline"/>
    </w:rPr>
  </w:style>
  <w:style w:type="paragraph" w:styleId="BalloonText">
    <w:name w:val="Balloon Text"/>
    <w:basedOn w:val="Normal"/>
    <w:link w:val="BalloonTextChar"/>
    <w:uiPriority w:val="99"/>
    <w:semiHidden/>
    <w:unhideWhenUsed/>
    <w:rsid w:val="003502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02AC"/>
    <w:rPr>
      <w:rFonts w:ascii="Tahoma" w:hAnsi="Tahoma" w:cs="Tahoma"/>
      <w:sz w:val="16"/>
      <w:szCs w:val="16"/>
    </w:rPr>
  </w:style>
  <w:style w:type="character" w:styleId="CommentReference">
    <w:name w:val="annotation reference"/>
    <w:basedOn w:val="DefaultParagraphFont"/>
    <w:uiPriority w:val="99"/>
    <w:semiHidden/>
    <w:unhideWhenUsed/>
    <w:rsid w:val="00E409D2"/>
    <w:rPr>
      <w:sz w:val="16"/>
      <w:szCs w:val="16"/>
    </w:rPr>
  </w:style>
  <w:style w:type="paragraph" w:styleId="CommentText">
    <w:name w:val="annotation text"/>
    <w:basedOn w:val="Normal"/>
    <w:link w:val="CommentTextChar"/>
    <w:uiPriority w:val="99"/>
    <w:semiHidden/>
    <w:unhideWhenUsed/>
    <w:rsid w:val="00E409D2"/>
    <w:rPr>
      <w:sz w:val="20"/>
      <w:szCs w:val="20"/>
    </w:rPr>
  </w:style>
  <w:style w:type="character" w:customStyle="1" w:styleId="CommentTextChar">
    <w:name w:val="Comment Text Char"/>
    <w:basedOn w:val="DefaultParagraphFont"/>
    <w:link w:val="CommentText"/>
    <w:uiPriority w:val="99"/>
    <w:semiHidden/>
    <w:rsid w:val="00E409D2"/>
  </w:style>
  <w:style w:type="paragraph" w:styleId="CommentSubject">
    <w:name w:val="annotation subject"/>
    <w:basedOn w:val="CommentText"/>
    <w:next w:val="CommentText"/>
    <w:link w:val="CommentSubjectChar"/>
    <w:uiPriority w:val="99"/>
    <w:semiHidden/>
    <w:unhideWhenUsed/>
    <w:rsid w:val="00E409D2"/>
    <w:rPr>
      <w:b/>
      <w:bCs/>
    </w:rPr>
  </w:style>
  <w:style w:type="character" w:customStyle="1" w:styleId="CommentSubjectChar">
    <w:name w:val="Comment Subject Char"/>
    <w:basedOn w:val="CommentTextChar"/>
    <w:link w:val="CommentSubject"/>
    <w:uiPriority w:val="99"/>
    <w:semiHidden/>
    <w:rsid w:val="00E409D2"/>
    <w:rPr>
      <w:b/>
      <w:bCs/>
    </w:rPr>
  </w:style>
  <w:style w:type="paragraph" w:customStyle="1" w:styleId="body0">
    <w:name w:val="body"/>
    <w:basedOn w:val="Normal"/>
    <w:rsid w:val="00E409D2"/>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r="http://schemas.openxmlformats.org/officeDocument/2006/relationships" xmlns:w="http://schemas.openxmlformats.org/wordprocessingml/2006/main">
  <w:divs>
    <w:div w:id="1703742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240</TotalTime>
  <Pages>11</Pages>
  <Words>2876</Words>
  <Characters>16395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National Instruments</Company>
  <LinksUpToDate>false</LinksUpToDate>
  <CharactersWithSpaces>19233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jgrey</dc:creator>
  <cp:lastModifiedBy>calliej</cp:lastModifiedBy>
  <cp:revision>15</cp:revision>
  <dcterms:created xsi:type="dcterms:W3CDTF">2011-06-16T19:46:00Z</dcterms:created>
  <dcterms:modified xsi:type="dcterms:W3CDTF">2012-05-08T19:02:00Z</dcterms:modified>
</cp:coreProperties>
</file>