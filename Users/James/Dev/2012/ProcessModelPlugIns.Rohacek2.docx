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3214" w:rsidRDefault="000A57AD" w:rsidP="000A57AD">
      <w:pPr>
        <w:pStyle w:val="Title"/>
      </w:pPr>
      <w:r>
        <w:t>Process Model Plug-</w:t>
      </w:r>
      <w:r w:rsidR="009A0FCA">
        <w:t>i</w:t>
      </w:r>
      <w:r>
        <w:t>ns</w:t>
      </w:r>
    </w:p>
    <w:p w:rsidR="000A57AD" w:rsidRDefault="000A57AD" w:rsidP="000A57AD">
      <w:pPr>
        <w:pStyle w:val="Heading1"/>
      </w:pPr>
      <w:r>
        <w:t>Preliminary</w:t>
      </w:r>
    </w:p>
    <w:p w:rsidR="000A57AD" w:rsidRDefault="000A57AD" w:rsidP="000A57AD">
      <w:pPr>
        <w:pBdr>
          <w:bottom w:val="single" w:sz="12" w:space="1" w:color="auto"/>
        </w:pBdr>
      </w:pPr>
      <w:r>
        <w:t>The contents of this document are preliminary and are subject to change without notice. This document may contain errors, omissions, or information that no longer applies.</w:t>
      </w:r>
    </w:p>
    <w:p w:rsidR="00491498" w:rsidRDefault="00491498" w:rsidP="00570D21"/>
    <w:p w:rsidR="00570D21" w:rsidRPr="00570D21" w:rsidRDefault="00570D21" w:rsidP="00570D21">
      <w:r w:rsidRPr="00570D21">
        <w:t xml:space="preserve">To better understand the information in this </w:t>
      </w:r>
      <w:r>
        <w:t>document</w:t>
      </w:r>
      <w:r w:rsidRPr="00570D21">
        <w:t xml:space="preserve">, </w:t>
      </w:r>
      <w:r w:rsidR="009A0FCA">
        <w:t>National Instruments recommends that you familiarize yourself with</w:t>
      </w:r>
      <w:r w:rsidR="009A0FCA" w:rsidRPr="00570D21">
        <w:t xml:space="preserve"> </w:t>
      </w:r>
      <w:r w:rsidRPr="00570D21">
        <w:t xml:space="preserve">the </w:t>
      </w:r>
      <w:r w:rsidRPr="00570D21">
        <w:rPr>
          <w:rStyle w:val="Emphasis"/>
        </w:rPr>
        <w:t>Process Models</w:t>
      </w:r>
      <w:r w:rsidRPr="00570D21">
        <w:t xml:space="preserve"> </w:t>
      </w:r>
      <w:r>
        <w:t xml:space="preserve">and the </w:t>
      </w:r>
      <w:r w:rsidRPr="00570D21">
        <w:rPr>
          <w:rStyle w:val="Emphasis"/>
        </w:rPr>
        <w:t>Process Model Architecture</w:t>
      </w:r>
      <w:r>
        <w:t xml:space="preserve"> topics in the </w:t>
      </w:r>
      <w:r w:rsidRPr="00570D21">
        <w:rPr>
          <w:rStyle w:val="Emphasis"/>
        </w:rPr>
        <w:t>NI TestStand Help</w:t>
      </w:r>
      <w:r w:rsidRPr="00570D21">
        <w:t>.</w:t>
      </w:r>
    </w:p>
    <w:p w:rsidR="00570D21" w:rsidRDefault="00BE26CF" w:rsidP="00570D21">
      <w:pPr>
        <w:pStyle w:val="Heading2"/>
        <w:rPr>
          <w:rFonts w:asciiTheme="minorHAnsi" w:eastAsia="Times New Roman" w:hAnsiTheme="minorHAnsi" w:cs="Times New Roman"/>
          <w:b w:val="0"/>
          <w:bCs w:val="0"/>
          <w:color w:val="auto"/>
          <w:sz w:val="24"/>
          <w:szCs w:val="20"/>
        </w:rPr>
      </w:pPr>
      <w:r>
        <w:rPr>
          <w:rFonts w:asciiTheme="minorHAnsi" w:eastAsia="Times New Roman" w:hAnsiTheme="minorHAnsi" w:cs="Times New Roman"/>
          <w:b w:val="0"/>
          <w:bCs w:val="0"/>
          <w:color w:val="auto"/>
          <w:sz w:val="24"/>
          <w:szCs w:val="20"/>
        </w:rPr>
        <w:t xml:space="preserve">TestStand </w:t>
      </w:r>
      <w:r w:rsidR="00345D0A">
        <w:rPr>
          <w:rFonts w:asciiTheme="minorHAnsi" w:eastAsia="Times New Roman" w:hAnsiTheme="minorHAnsi" w:cs="Times New Roman"/>
          <w:b w:val="0"/>
          <w:bCs w:val="0"/>
          <w:color w:val="auto"/>
          <w:sz w:val="24"/>
          <w:szCs w:val="20"/>
        </w:rPr>
        <w:t xml:space="preserve">2012 and later </w:t>
      </w:r>
      <w:r>
        <w:rPr>
          <w:rFonts w:asciiTheme="minorHAnsi" w:eastAsia="Times New Roman" w:hAnsiTheme="minorHAnsi" w:cs="Times New Roman"/>
          <w:b w:val="0"/>
          <w:bCs w:val="0"/>
          <w:color w:val="auto"/>
          <w:sz w:val="24"/>
          <w:szCs w:val="20"/>
        </w:rPr>
        <w:t xml:space="preserve">process models use sequence files called process model plug-ins to process test results </w:t>
      </w:r>
      <w:r w:rsidR="0012292A">
        <w:rPr>
          <w:rFonts w:asciiTheme="minorHAnsi" w:eastAsia="Times New Roman" w:hAnsiTheme="minorHAnsi" w:cs="Times New Roman"/>
          <w:b w:val="0"/>
          <w:bCs w:val="0"/>
          <w:color w:val="auto"/>
          <w:sz w:val="24"/>
          <w:szCs w:val="20"/>
        </w:rPr>
        <w:t xml:space="preserve">and </w:t>
      </w:r>
      <w:r>
        <w:rPr>
          <w:rFonts w:asciiTheme="minorHAnsi" w:eastAsia="Times New Roman" w:hAnsiTheme="minorHAnsi" w:cs="Times New Roman"/>
          <w:b w:val="0"/>
          <w:bCs w:val="0"/>
          <w:color w:val="auto"/>
          <w:sz w:val="24"/>
          <w:szCs w:val="20"/>
        </w:rPr>
        <w:t xml:space="preserve">create result files. </w:t>
      </w:r>
      <w:r w:rsidR="00AF7901">
        <w:rPr>
          <w:rFonts w:asciiTheme="minorHAnsi" w:eastAsia="Times New Roman" w:hAnsiTheme="minorHAnsi" w:cs="Times New Roman"/>
          <w:b w:val="0"/>
          <w:bCs w:val="0"/>
          <w:color w:val="auto"/>
          <w:sz w:val="24"/>
          <w:szCs w:val="20"/>
        </w:rPr>
        <w:t xml:space="preserve">Each plug-in contains sequences </w:t>
      </w:r>
      <w:r w:rsidR="00345D0A">
        <w:rPr>
          <w:rFonts w:asciiTheme="minorHAnsi" w:eastAsia="Times New Roman" w:hAnsiTheme="minorHAnsi" w:cs="Times New Roman"/>
          <w:b w:val="0"/>
          <w:bCs w:val="0"/>
          <w:color w:val="auto"/>
          <w:sz w:val="24"/>
          <w:szCs w:val="20"/>
        </w:rPr>
        <w:t>TestStand calls during</w:t>
      </w:r>
      <w:r w:rsidR="00AF7901">
        <w:rPr>
          <w:rFonts w:asciiTheme="minorHAnsi" w:eastAsia="Times New Roman" w:hAnsiTheme="minorHAnsi" w:cs="Times New Roman"/>
          <w:b w:val="0"/>
          <w:bCs w:val="0"/>
          <w:color w:val="auto"/>
          <w:sz w:val="24"/>
          <w:szCs w:val="20"/>
        </w:rPr>
        <w:t xml:space="preserve"> </w:t>
      </w:r>
      <w:del w:id="0" w:author="Jed Beach" w:date="2012-05-14T08:46:00Z">
        <w:r w:rsidR="00AF7901" w:rsidDel="00F62AD0">
          <w:rPr>
            <w:rFonts w:asciiTheme="minorHAnsi" w:eastAsia="Times New Roman" w:hAnsiTheme="minorHAnsi" w:cs="Times New Roman"/>
            <w:b w:val="0"/>
            <w:bCs w:val="0"/>
            <w:color w:val="auto"/>
            <w:sz w:val="24"/>
            <w:szCs w:val="20"/>
          </w:rPr>
          <w:delText xml:space="preserve">the </w:delText>
        </w:r>
      </w:del>
      <w:r w:rsidR="00AF7901">
        <w:rPr>
          <w:rFonts w:asciiTheme="minorHAnsi" w:eastAsia="Times New Roman" w:hAnsiTheme="minorHAnsi" w:cs="Times New Roman"/>
          <w:b w:val="0"/>
          <w:bCs w:val="0"/>
          <w:color w:val="auto"/>
          <w:sz w:val="24"/>
          <w:szCs w:val="20"/>
        </w:rPr>
        <w:t xml:space="preserve">process model execution to accomplish </w:t>
      </w:r>
      <w:commentRangeStart w:id="1"/>
      <w:commentRangeStart w:id="2"/>
      <w:r w:rsidR="00AF7901">
        <w:rPr>
          <w:rFonts w:asciiTheme="minorHAnsi" w:eastAsia="Times New Roman" w:hAnsiTheme="minorHAnsi" w:cs="Times New Roman"/>
          <w:b w:val="0"/>
          <w:bCs w:val="0"/>
          <w:color w:val="auto"/>
          <w:sz w:val="24"/>
          <w:szCs w:val="20"/>
        </w:rPr>
        <w:t xml:space="preserve">logging </w:t>
      </w:r>
      <w:commentRangeEnd w:id="1"/>
      <w:r w:rsidR="00F62AD0">
        <w:rPr>
          <w:rStyle w:val="CommentReference"/>
          <w:rFonts w:asciiTheme="minorHAnsi" w:eastAsia="Times New Roman" w:hAnsiTheme="minorHAnsi" w:cs="Times New Roman"/>
          <w:b w:val="0"/>
          <w:bCs w:val="0"/>
          <w:color w:val="auto"/>
        </w:rPr>
        <w:commentReference w:id="1"/>
      </w:r>
      <w:commentRangeEnd w:id="2"/>
      <w:r w:rsidR="00BA5EEA">
        <w:rPr>
          <w:rStyle w:val="CommentReference"/>
          <w:rFonts w:asciiTheme="minorHAnsi" w:eastAsia="Times New Roman" w:hAnsiTheme="minorHAnsi" w:cs="Times New Roman"/>
          <w:b w:val="0"/>
          <w:bCs w:val="0"/>
          <w:color w:val="auto"/>
        </w:rPr>
        <w:commentReference w:id="2"/>
      </w:r>
      <w:r w:rsidR="00AF7901">
        <w:rPr>
          <w:rFonts w:asciiTheme="minorHAnsi" w:eastAsia="Times New Roman" w:hAnsiTheme="minorHAnsi" w:cs="Times New Roman"/>
          <w:b w:val="0"/>
          <w:bCs w:val="0"/>
          <w:color w:val="auto"/>
          <w:sz w:val="24"/>
          <w:szCs w:val="20"/>
        </w:rPr>
        <w:t xml:space="preserve">tasks.  TestStand includes </w:t>
      </w:r>
      <w:r w:rsidR="00825C9B">
        <w:rPr>
          <w:rFonts w:asciiTheme="minorHAnsi" w:eastAsia="Times New Roman" w:hAnsiTheme="minorHAnsi" w:cs="Times New Roman"/>
          <w:b w:val="0"/>
          <w:bCs w:val="0"/>
          <w:color w:val="auto"/>
          <w:sz w:val="24"/>
          <w:szCs w:val="20"/>
        </w:rPr>
        <w:t>built-in</w:t>
      </w:r>
      <w:r w:rsidR="00AF7901">
        <w:rPr>
          <w:rFonts w:asciiTheme="minorHAnsi" w:eastAsia="Times New Roman" w:hAnsiTheme="minorHAnsi" w:cs="Times New Roman"/>
          <w:b w:val="0"/>
          <w:bCs w:val="0"/>
          <w:color w:val="auto"/>
          <w:sz w:val="24"/>
          <w:szCs w:val="20"/>
        </w:rPr>
        <w:t xml:space="preserve"> plug-ins to handle report generation, database logging, and raw result logging</w:t>
      </w:r>
      <w:r w:rsidR="00825C9B">
        <w:rPr>
          <w:rFonts w:asciiTheme="minorHAnsi" w:eastAsia="Times New Roman" w:hAnsiTheme="minorHAnsi" w:cs="Times New Roman"/>
          <w:b w:val="0"/>
          <w:bCs w:val="0"/>
          <w:color w:val="auto"/>
          <w:sz w:val="24"/>
          <w:szCs w:val="20"/>
        </w:rPr>
        <w:t xml:space="preserve">.  </w:t>
      </w:r>
      <w:r w:rsidR="004F6D8B">
        <w:rPr>
          <w:rFonts w:asciiTheme="minorHAnsi" w:eastAsia="Times New Roman" w:hAnsiTheme="minorHAnsi" w:cs="Times New Roman"/>
          <w:b w:val="0"/>
          <w:bCs w:val="0"/>
          <w:color w:val="auto"/>
          <w:sz w:val="24"/>
          <w:szCs w:val="20"/>
        </w:rPr>
        <w:t>Y</w:t>
      </w:r>
      <w:r w:rsidR="004F6D8B" w:rsidRPr="00570D21">
        <w:rPr>
          <w:rFonts w:asciiTheme="minorHAnsi" w:eastAsia="Times New Roman" w:hAnsiTheme="minorHAnsi" w:cs="Times New Roman"/>
          <w:b w:val="0"/>
          <w:bCs w:val="0"/>
          <w:color w:val="auto"/>
          <w:sz w:val="24"/>
          <w:szCs w:val="20"/>
        </w:rPr>
        <w:t xml:space="preserve">ou can create </w:t>
      </w:r>
      <w:r w:rsidR="004F6D8B">
        <w:rPr>
          <w:rFonts w:asciiTheme="minorHAnsi" w:eastAsia="Times New Roman" w:hAnsiTheme="minorHAnsi" w:cs="Times New Roman"/>
          <w:b w:val="0"/>
          <w:bCs w:val="0"/>
          <w:color w:val="auto"/>
          <w:sz w:val="24"/>
          <w:szCs w:val="20"/>
        </w:rPr>
        <w:t>custom</w:t>
      </w:r>
      <w:r w:rsidR="004F6D8B" w:rsidRPr="00570D21">
        <w:rPr>
          <w:rFonts w:asciiTheme="minorHAnsi" w:eastAsia="Times New Roman" w:hAnsiTheme="minorHAnsi" w:cs="Times New Roman"/>
          <w:b w:val="0"/>
          <w:bCs w:val="0"/>
          <w:color w:val="auto"/>
          <w:sz w:val="24"/>
          <w:szCs w:val="20"/>
        </w:rPr>
        <w:t xml:space="preserve"> </w:t>
      </w:r>
      <w:r w:rsidR="004F6D8B">
        <w:rPr>
          <w:rFonts w:asciiTheme="minorHAnsi" w:eastAsia="Times New Roman" w:hAnsiTheme="minorHAnsi" w:cs="Times New Roman"/>
          <w:b w:val="0"/>
          <w:bCs w:val="0"/>
          <w:color w:val="auto"/>
          <w:sz w:val="24"/>
          <w:szCs w:val="20"/>
        </w:rPr>
        <w:t>p</w:t>
      </w:r>
      <w:r w:rsidR="004F6D8B" w:rsidRPr="00570D21">
        <w:rPr>
          <w:rFonts w:asciiTheme="minorHAnsi" w:eastAsia="Times New Roman" w:hAnsiTheme="minorHAnsi" w:cs="Times New Roman"/>
          <w:b w:val="0"/>
          <w:bCs w:val="0"/>
          <w:color w:val="auto"/>
          <w:sz w:val="24"/>
          <w:szCs w:val="20"/>
        </w:rPr>
        <w:t xml:space="preserve">rocess </w:t>
      </w:r>
      <w:r w:rsidR="004F6D8B">
        <w:rPr>
          <w:rFonts w:asciiTheme="minorHAnsi" w:eastAsia="Times New Roman" w:hAnsiTheme="minorHAnsi" w:cs="Times New Roman"/>
          <w:b w:val="0"/>
          <w:bCs w:val="0"/>
          <w:color w:val="auto"/>
          <w:sz w:val="24"/>
          <w:szCs w:val="20"/>
        </w:rPr>
        <w:t>m</w:t>
      </w:r>
      <w:r w:rsidR="004F6D8B" w:rsidRPr="00570D21">
        <w:rPr>
          <w:rFonts w:asciiTheme="minorHAnsi" w:eastAsia="Times New Roman" w:hAnsiTheme="minorHAnsi" w:cs="Times New Roman"/>
          <w:b w:val="0"/>
          <w:bCs w:val="0"/>
          <w:color w:val="auto"/>
          <w:sz w:val="24"/>
          <w:szCs w:val="20"/>
        </w:rPr>
        <w:t xml:space="preserve">odel </w:t>
      </w:r>
      <w:r w:rsidR="004F6D8B">
        <w:rPr>
          <w:rFonts w:asciiTheme="minorHAnsi" w:eastAsia="Times New Roman" w:hAnsiTheme="minorHAnsi" w:cs="Times New Roman"/>
          <w:b w:val="0"/>
          <w:bCs w:val="0"/>
          <w:color w:val="auto"/>
          <w:sz w:val="24"/>
          <w:szCs w:val="20"/>
        </w:rPr>
        <w:t>p</w:t>
      </w:r>
      <w:r w:rsidR="004F6D8B" w:rsidRPr="00570D21">
        <w:rPr>
          <w:rFonts w:asciiTheme="minorHAnsi" w:eastAsia="Times New Roman" w:hAnsiTheme="minorHAnsi" w:cs="Times New Roman"/>
          <w:b w:val="0"/>
          <w:bCs w:val="0"/>
          <w:color w:val="auto"/>
          <w:sz w:val="24"/>
          <w:szCs w:val="20"/>
        </w:rPr>
        <w:t>lug-ins to extend the functionality of the TestStand process models.</w:t>
      </w:r>
      <w:r w:rsidR="004F6D8B">
        <w:rPr>
          <w:rFonts w:asciiTheme="minorHAnsi" w:eastAsia="Times New Roman" w:hAnsiTheme="minorHAnsi" w:cs="Times New Roman"/>
          <w:b w:val="0"/>
          <w:bCs w:val="0"/>
          <w:color w:val="auto"/>
          <w:sz w:val="24"/>
          <w:szCs w:val="20"/>
        </w:rPr>
        <w:t xml:space="preserve"> </w:t>
      </w:r>
      <w:r w:rsidRPr="00BE26CF">
        <w:rPr>
          <w:rFonts w:asciiTheme="minorHAnsi" w:eastAsia="Times New Roman" w:hAnsiTheme="minorHAnsi" w:cs="Times New Roman"/>
          <w:b w:val="0"/>
          <w:bCs w:val="0"/>
          <w:color w:val="auto"/>
          <w:sz w:val="24"/>
          <w:szCs w:val="20"/>
        </w:rPr>
        <w:t xml:space="preserve">The plug-in architecture makes it </w:t>
      </w:r>
      <w:commentRangeStart w:id="3"/>
      <w:commentRangeStart w:id="4"/>
      <w:r w:rsidRPr="00BE26CF">
        <w:rPr>
          <w:rFonts w:asciiTheme="minorHAnsi" w:eastAsia="Times New Roman" w:hAnsiTheme="minorHAnsi" w:cs="Times New Roman"/>
          <w:b w:val="0"/>
          <w:bCs w:val="0"/>
          <w:color w:val="auto"/>
          <w:sz w:val="24"/>
          <w:szCs w:val="20"/>
        </w:rPr>
        <w:t xml:space="preserve">easier </w:t>
      </w:r>
      <w:commentRangeEnd w:id="3"/>
      <w:r w:rsidR="00F62AD0">
        <w:rPr>
          <w:rStyle w:val="CommentReference"/>
          <w:rFonts w:asciiTheme="minorHAnsi" w:eastAsia="Times New Roman" w:hAnsiTheme="minorHAnsi" w:cs="Times New Roman"/>
          <w:b w:val="0"/>
          <w:bCs w:val="0"/>
          <w:color w:val="auto"/>
        </w:rPr>
        <w:commentReference w:id="3"/>
      </w:r>
      <w:commentRangeEnd w:id="4"/>
      <w:r w:rsidR="00BA5EEA">
        <w:rPr>
          <w:rStyle w:val="CommentReference"/>
          <w:rFonts w:asciiTheme="minorHAnsi" w:eastAsia="Times New Roman" w:hAnsiTheme="minorHAnsi" w:cs="Times New Roman"/>
          <w:b w:val="0"/>
          <w:bCs w:val="0"/>
          <w:color w:val="auto"/>
        </w:rPr>
        <w:commentReference w:id="4"/>
      </w:r>
      <w:r w:rsidRPr="00BE26CF">
        <w:rPr>
          <w:rFonts w:asciiTheme="minorHAnsi" w:eastAsia="Times New Roman" w:hAnsiTheme="minorHAnsi" w:cs="Times New Roman"/>
          <w:b w:val="0"/>
          <w:bCs w:val="0"/>
          <w:color w:val="auto"/>
          <w:sz w:val="24"/>
          <w:szCs w:val="20"/>
        </w:rPr>
        <w:t>to customize process models because you can install, modify, and remove process model functionality without changing the TestStand process model files directly.</w:t>
      </w:r>
      <w:r w:rsidR="004F6D8B">
        <w:rPr>
          <w:rFonts w:asciiTheme="minorHAnsi" w:eastAsia="Times New Roman" w:hAnsiTheme="minorHAnsi" w:cs="Times New Roman"/>
          <w:b w:val="0"/>
          <w:bCs w:val="0"/>
          <w:color w:val="auto"/>
          <w:sz w:val="24"/>
          <w:szCs w:val="20"/>
        </w:rPr>
        <w:t xml:space="preserve"> </w:t>
      </w:r>
    </w:p>
    <w:p w:rsidR="00D43FF1" w:rsidRDefault="0058530F" w:rsidP="00D43FF1">
      <w:pPr>
        <w:pStyle w:val="Heading1"/>
      </w:pPr>
      <w:r>
        <w:t>Configuring Process Model Plug-ins</w:t>
      </w:r>
    </w:p>
    <w:p w:rsidR="00A30A91" w:rsidRDefault="0058530F" w:rsidP="00D43FF1">
      <w:r>
        <w:t>A process model invoke</w:t>
      </w:r>
      <w:r w:rsidR="004211BC">
        <w:t>s</w:t>
      </w:r>
      <w:r>
        <w:t xml:space="preserve"> p</w:t>
      </w:r>
      <w:r w:rsidR="00D43FF1">
        <w:t>lug-in</w:t>
      </w:r>
      <w:r>
        <w:t xml:space="preserve"> instances</w:t>
      </w:r>
      <w:r w:rsidR="00D43FF1">
        <w:t xml:space="preserve"> </w:t>
      </w:r>
      <w:r>
        <w:t xml:space="preserve">at defined points during execution. A plug-in instance </w:t>
      </w:r>
      <w:r w:rsidR="00A30A91">
        <w:t xml:space="preserve">specifies which plug-in sequence file to invoke and the set of options with which to invoke </w:t>
      </w:r>
      <w:r w:rsidR="007C4470">
        <w:t>the sequence file</w:t>
      </w:r>
      <w:r w:rsidR="00A30A91">
        <w:t>. At run</w:t>
      </w:r>
      <w:r w:rsidR="007C4470">
        <w:t xml:space="preserve"> </w:t>
      </w:r>
      <w:r w:rsidR="00A30A91">
        <w:t xml:space="preserve">time, the </w:t>
      </w:r>
      <w:r w:rsidR="007C4470">
        <w:t xml:space="preserve">process </w:t>
      </w:r>
      <w:r w:rsidR="00A30A91">
        <w:t xml:space="preserve">model reads the set of plug-in instances to invoke from the </w:t>
      </w:r>
      <w:ins w:id="5" w:author="Jed Beach" w:date="2012-05-14T08:51:00Z">
        <w:r w:rsidR="00F62AD0">
          <w:t>plug-in configuration (</w:t>
        </w:r>
      </w:ins>
      <w:r w:rsidR="00A30A91">
        <w:t>.</w:t>
      </w:r>
      <w:proofErr w:type="spellStart"/>
      <w:r w:rsidR="00A30A91">
        <w:t>cfg</w:t>
      </w:r>
      <w:proofErr w:type="spellEnd"/>
      <w:ins w:id="6" w:author="Jed Beach" w:date="2012-05-14T08:51:00Z">
        <w:r w:rsidR="00F62AD0">
          <w:t>)</w:t>
        </w:r>
      </w:ins>
      <w:r w:rsidR="00A30A91">
        <w:t xml:space="preserve"> files located </w:t>
      </w:r>
      <w:r w:rsidR="00A30A91" w:rsidRPr="008E3224">
        <w:t xml:space="preserve">in the &lt;TestStand </w:t>
      </w:r>
      <w:r w:rsidR="008E3224" w:rsidRPr="008E3224">
        <w:t>Application Data</w:t>
      </w:r>
      <w:r w:rsidR="00A30A91" w:rsidRPr="008E3224">
        <w:t>&gt;\</w:t>
      </w:r>
      <w:proofErr w:type="spellStart"/>
      <w:r w:rsidR="008E3224" w:rsidRPr="008E3224">
        <w:t>Cfg</w:t>
      </w:r>
      <w:proofErr w:type="spellEnd"/>
      <w:r w:rsidR="008E3224" w:rsidRPr="008E3224">
        <w:t>\</w:t>
      </w:r>
      <w:proofErr w:type="spellStart"/>
      <w:r w:rsidR="00A30A91" w:rsidRPr="008E3224">
        <w:t>ModelPlugins</w:t>
      </w:r>
      <w:proofErr w:type="spellEnd"/>
      <w:r w:rsidR="00A30A91" w:rsidRPr="008E3224">
        <w:t xml:space="preserve"> directory.</w:t>
      </w:r>
      <w:r w:rsidR="00683B32" w:rsidRPr="008E3224">
        <w:t xml:space="preserve"> </w:t>
      </w:r>
      <w:commentRangeStart w:id="7"/>
      <w:r w:rsidR="00A30A91" w:rsidRPr="008E3224">
        <w:t xml:space="preserve">By default, TestStand creates </w:t>
      </w:r>
      <w:r w:rsidR="007C4470" w:rsidRPr="008E3224">
        <w:t>the ResultProcessing.cfg and Addons.cfg</w:t>
      </w:r>
      <w:r w:rsidR="007C4470" w:rsidRPr="008E3224" w:rsidDel="007C4470">
        <w:t xml:space="preserve"> </w:t>
      </w:r>
      <w:r w:rsidR="00A30A91" w:rsidRPr="008E3224">
        <w:t>configuration</w:t>
      </w:r>
      <w:r w:rsidR="00E064E9" w:rsidRPr="008E3224">
        <w:t xml:space="preserve"> files in </w:t>
      </w:r>
      <w:r w:rsidR="000E605D" w:rsidRPr="008E3224">
        <w:t xml:space="preserve">the </w:t>
      </w:r>
      <w:r w:rsidR="00683B32" w:rsidRPr="008E3224">
        <w:t>&lt;</w:t>
      </w:r>
      <w:r w:rsidR="002A6C0C" w:rsidRPr="008E3224">
        <w:t xml:space="preserve">TestStand </w:t>
      </w:r>
      <w:r w:rsidR="008E3224" w:rsidRPr="008E3224">
        <w:t>Application Data</w:t>
      </w:r>
      <w:r w:rsidR="00683B32" w:rsidRPr="008E3224">
        <w:t>&gt;\</w:t>
      </w:r>
      <w:r w:rsidR="008E3224" w:rsidRPr="008E3224">
        <w:t>Cfg\</w:t>
      </w:r>
      <w:r w:rsidR="00683B32" w:rsidRPr="008E3224">
        <w:t xml:space="preserve">ModelPlugins </w:t>
      </w:r>
      <w:r w:rsidR="00E064E9" w:rsidRPr="008E3224">
        <w:t xml:space="preserve">directory if </w:t>
      </w:r>
      <w:r w:rsidR="007C4470" w:rsidRPr="008E3224">
        <w:t xml:space="preserve">the files </w:t>
      </w:r>
      <w:r w:rsidR="00E064E9" w:rsidRPr="008E3224">
        <w:t>do not already</w:t>
      </w:r>
      <w:r w:rsidR="00E064E9">
        <w:t xml:space="preserve"> exist.</w:t>
      </w:r>
      <w:r w:rsidR="00672969">
        <w:t xml:space="preserve"> </w:t>
      </w:r>
      <w:commentRangeEnd w:id="7"/>
      <w:r w:rsidR="00BA5EEA">
        <w:rPr>
          <w:rStyle w:val="CommentReference"/>
        </w:rPr>
        <w:commentReference w:id="7"/>
      </w:r>
    </w:p>
    <w:p w:rsidR="00E064E9" w:rsidRDefault="00E064E9" w:rsidP="00D43FF1"/>
    <w:p w:rsidR="000C1A21" w:rsidRDefault="00E064E9" w:rsidP="000C1A21">
      <w:pPr>
        <w:pStyle w:val="Heading2"/>
      </w:pPr>
      <w:r>
        <w:t>ResultProcessing.cfg</w:t>
      </w:r>
    </w:p>
    <w:p w:rsidR="00863139" w:rsidRDefault="007C4470" w:rsidP="00D43FF1">
      <w:r w:rsidRPr="007C4470">
        <w:t xml:space="preserve">The ResultProcessing.cfg file stores the information for plug-in instances you </w:t>
      </w:r>
      <w:r>
        <w:t>configure</w:t>
      </w:r>
      <w:r w:rsidRPr="007C4470">
        <w:t xml:space="preserve"> in the Result Processing dialog box.</w:t>
      </w:r>
    </w:p>
    <w:p w:rsidR="000C1A21" w:rsidRDefault="00BC3F86" w:rsidP="000C1A21">
      <w:pPr>
        <w:pStyle w:val="Heading2"/>
      </w:pPr>
      <w:r>
        <w:t>Model Add</w:t>
      </w:r>
      <w:r w:rsidR="009957BE">
        <w:t>-</w:t>
      </w:r>
      <w:r>
        <w:t xml:space="preserve">ons and </w:t>
      </w:r>
      <w:r w:rsidR="00E064E9">
        <w:t>Addons.cfg</w:t>
      </w:r>
    </w:p>
    <w:p w:rsidR="00E064E9" w:rsidRDefault="00BC3F86" w:rsidP="00D43FF1">
      <w:commentRangeStart w:id="8"/>
      <w:r>
        <w:t xml:space="preserve">A </w:t>
      </w:r>
      <w:r w:rsidR="009957BE">
        <w:t>m</w:t>
      </w:r>
      <w:r>
        <w:t xml:space="preserve">odel </w:t>
      </w:r>
      <w:r w:rsidR="009957BE">
        <w:t>plug</w:t>
      </w:r>
      <w:r>
        <w:t xml:space="preserve">-in </w:t>
      </w:r>
      <w:r w:rsidR="00473303">
        <w:t>add</w:t>
      </w:r>
      <w:r w:rsidR="009957BE">
        <w:t>-</w:t>
      </w:r>
      <w:r w:rsidR="00473303">
        <w:t>on</w:t>
      </w:r>
      <w:r>
        <w:t xml:space="preserve"> is a model plug-in that the process model invokes without requiring </w:t>
      </w:r>
      <w:r w:rsidR="00683B32">
        <w:t xml:space="preserve">end </w:t>
      </w:r>
      <w:r>
        <w:t>user</w:t>
      </w:r>
      <w:r w:rsidR="00683B32">
        <w:t>s</w:t>
      </w:r>
      <w:r>
        <w:t xml:space="preserve"> to </w:t>
      </w:r>
      <w:r w:rsidR="00AC098A">
        <w:t xml:space="preserve">create and </w:t>
      </w:r>
      <w:r>
        <w:t>configure a plug-in instance</w:t>
      </w:r>
      <w:commentRangeEnd w:id="8"/>
      <w:r w:rsidR="00BA5EEA">
        <w:rPr>
          <w:rStyle w:val="CommentReference"/>
        </w:rPr>
        <w:commentReference w:id="8"/>
      </w:r>
      <w:r>
        <w:t xml:space="preserve">. </w:t>
      </w:r>
      <w:r w:rsidR="00683B32">
        <w:t xml:space="preserve">Place </w:t>
      </w:r>
      <w:r>
        <w:t xml:space="preserve">a model plug-in sequence file in </w:t>
      </w:r>
      <w:r w:rsidR="00473303">
        <w:t>the</w:t>
      </w:r>
      <w:r>
        <w:t xml:space="preserve"> </w:t>
      </w:r>
      <w:r w:rsidRPr="00EF0DB9">
        <w:rPr>
          <w:rFonts w:ascii="Courier" w:hAnsi="Courier"/>
          <w:sz w:val="18"/>
        </w:rPr>
        <w:t>&lt;TestStand Public&gt;\Components\Models\ModelPlugins</w:t>
      </w:r>
      <w:r>
        <w:rPr>
          <w:rFonts w:ascii="Courier" w:hAnsi="Courier"/>
          <w:sz w:val="18"/>
        </w:rPr>
        <w:t>\Addons</w:t>
      </w:r>
      <w:r w:rsidR="009957BE" w:rsidRPr="00E50863">
        <w:t xml:space="preserve"> </w:t>
      </w:r>
      <w:r w:rsidR="00683B32">
        <w:t>d</w:t>
      </w:r>
      <w:r w:rsidR="009957BE" w:rsidRPr="00E50863">
        <w:t>irectory</w:t>
      </w:r>
      <w:r w:rsidR="00683B32">
        <w:t xml:space="preserve"> to create a model plug-in add-on</w:t>
      </w:r>
      <w:r w:rsidR="009957BE" w:rsidRPr="00E50863">
        <w:t>.</w:t>
      </w:r>
      <w:r w:rsidR="009957BE">
        <w:t xml:space="preserve">  </w:t>
      </w:r>
    </w:p>
    <w:p w:rsidR="00BC3F86" w:rsidRDefault="00BC3F86" w:rsidP="00D43FF1"/>
    <w:p w:rsidR="004A1743" w:rsidRDefault="000E605D" w:rsidP="001C40AC">
      <w:r w:rsidRPr="000E605D">
        <w:t xml:space="preserve">The process model updates the Addons.cfg file when the model detects a new, removed, or updated plug-in in the Addons directory. The process model automatically uses the default set </w:t>
      </w:r>
      <w:r w:rsidRPr="000E605D">
        <w:lastRenderedPageBreak/>
        <w:t xml:space="preserve">of options the add-on sequence file defines </w:t>
      </w:r>
      <w:del w:id="9" w:author="Jed Beach" w:date="2012-05-14T08:55:00Z">
        <w:r w:rsidRPr="000E605D" w:rsidDel="00D74B99">
          <w:delText xml:space="preserve"> </w:delText>
        </w:r>
      </w:del>
      <w:r w:rsidRPr="000E605D">
        <w:t>to create one plug-in instance for each add-on the Addons.cfg file contains.</w:t>
      </w:r>
    </w:p>
    <w:p w:rsidR="0078157C" w:rsidRDefault="0078157C" w:rsidP="0078157C">
      <w:pPr>
        <w:pStyle w:val="Heading2"/>
      </w:pPr>
      <w:r>
        <w:t>Programmatically Updating a Configuration File</w:t>
      </w:r>
    </w:p>
    <w:p w:rsidR="0078157C" w:rsidRDefault="0078157C" w:rsidP="0078157C">
      <w:r>
        <w:t xml:space="preserve">If you deploy a new model plug-in to an existing TestStand installation and </w:t>
      </w:r>
      <w:r w:rsidR="00E60B11">
        <w:t xml:space="preserve">you </w:t>
      </w:r>
      <w:r>
        <w:t xml:space="preserve">want to automatically add an instance of the new plug-in to an existing configuration file, call </w:t>
      </w:r>
      <w:r w:rsidR="00060C01">
        <w:t xml:space="preserve">the </w:t>
      </w:r>
      <w:r w:rsidRPr="0078157C">
        <w:t>AddResultProcessingPluginToConfiguration</w:t>
      </w:r>
      <w:r>
        <w:t xml:space="preserve"> or </w:t>
      </w:r>
      <w:r w:rsidRPr="0078157C">
        <w:t>AddModelPluginToConfiguration</w:t>
      </w:r>
      <w:r>
        <w:t xml:space="preserve"> </w:t>
      </w:r>
      <w:r w:rsidR="00060C01">
        <w:t xml:space="preserve">functions </w:t>
      </w:r>
      <w:r>
        <w:t>in ModelSupport2.dll as defined in ResultProcessing.h</w:t>
      </w:r>
      <w:r w:rsidR="00060C01">
        <w:t>, located</w:t>
      </w:r>
      <w:r>
        <w:t xml:space="preserve"> in </w:t>
      </w:r>
      <w:r w:rsidR="00060C01">
        <w:t xml:space="preserve">the </w:t>
      </w:r>
      <w:r>
        <w:t>&lt;Teststand</w:t>
      </w:r>
      <w:r w:rsidR="00060C01">
        <w:t>&gt;</w:t>
      </w:r>
      <w:r>
        <w:t xml:space="preserve"> Components\</w:t>
      </w:r>
      <w:r w:rsidRPr="0078157C">
        <w:t>Models\TestStandModels</w:t>
      </w:r>
      <w:r w:rsidR="00060C01">
        <w:t xml:space="preserve"> directory</w:t>
      </w:r>
      <w:r>
        <w:t>.</w:t>
      </w:r>
    </w:p>
    <w:p w:rsidR="0078157C" w:rsidRDefault="0078157C" w:rsidP="001C40AC"/>
    <w:p w:rsidR="004A1743" w:rsidRDefault="004A1743" w:rsidP="004A1743">
      <w:pPr>
        <w:pStyle w:val="Heading2"/>
      </w:pPr>
      <w:commentRangeStart w:id="10"/>
      <w:commentRangeStart w:id="11"/>
      <w:r>
        <w:t>Model Plug-in Categories</w:t>
      </w:r>
      <w:commentRangeEnd w:id="10"/>
      <w:r w:rsidR="00D74B99">
        <w:rPr>
          <w:rStyle w:val="CommentReference"/>
          <w:rFonts w:asciiTheme="minorHAnsi" w:eastAsia="Times New Roman" w:hAnsiTheme="minorHAnsi" w:cs="Times New Roman"/>
          <w:b w:val="0"/>
          <w:bCs w:val="0"/>
          <w:color w:val="auto"/>
        </w:rPr>
        <w:commentReference w:id="10"/>
      </w:r>
      <w:commentRangeEnd w:id="11"/>
      <w:r w:rsidR="00D349DE">
        <w:rPr>
          <w:rStyle w:val="CommentReference"/>
          <w:rFonts w:asciiTheme="minorHAnsi" w:eastAsia="Times New Roman" w:hAnsiTheme="minorHAnsi" w:cs="Times New Roman"/>
          <w:b w:val="0"/>
          <w:bCs w:val="0"/>
          <w:color w:val="auto"/>
        </w:rPr>
        <w:commentReference w:id="11"/>
      </w:r>
    </w:p>
    <w:p w:rsidR="001B72E4" w:rsidRDefault="001B72E4" w:rsidP="005417D9">
      <w:pPr>
        <w:pStyle w:val="Heading1"/>
      </w:pPr>
      <w:r w:rsidRPr="001B72E4">
        <w:rPr>
          <w:rFonts w:asciiTheme="minorHAnsi" w:eastAsia="Times New Roman" w:hAnsiTheme="minorHAnsi" w:cs="Times New Roman"/>
          <w:b w:val="0"/>
          <w:bCs w:val="0"/>
          <w:color w:val="auto"/>
          <w:sz w:val="24"/>
          <w:szCs w:val="20"/>
        </w:rPr>
        <w:t xml:space="preserve">Each model plug-in file specifies a category name (see &lt;NI_ModelPlugin&gt;.CategorySpecific.Name) to determine </w:t>
      </w:r>
      <w:r w:rsidR="00FE4996">
        <w:rPr>
          <w:rFonts w:asciiTheme="minorHAnsi" w:eastAsia="Times New Roman" w:hAnsiTheme="minorHAnsi" w:cs="Times New Roman"/>
          <w:b w:val="0"/>
          <w:bCs w:val="0"/>
          <w:color w:val="auto"/>
          <w:sz w:val="24"/>
          <w:szCs w:val="20"/>
        </w:rPr>
        <w:t xml:space="preserve">when a plug-in can be invoked or made available. </w:t>
      </w:r>
      <w:r w:rsidRPr="001B72E4">
        <w:rPr>
          <w:rFonts w:asciiTheme="minorHAnsi" w:eastAsia="Times New Roman" w:hAnsiTheme="minorHAnsi" w:cs="Times New Roman"/>
          <w:b w:val="0"/>
          <w:bCs w:val="0"/>
          <w:color w:val="auto"/>
          <w:sz w:val="24"/>
          <w:szCs w:val="20"/>
        </w:rPr>
        <w:t xml:space="preserve">For example, in the Result Processing dialog box, you can insert only plug-in instances with </w:t>
      </w:r>
      <w:del w:id="12" w:author="Jed Beach" w:date="2012-05-14T09:01:00Z">
        <w:r w:rsidRPr="001B72E4" w:rsidDel="00D74B99">
          <w:rPr>
            <w:rFonts w:asciiTheme="minorHAnsi" w:eastAsia="Times New Roman" w:hAnsiTheme="minorHAnsi" w:cs="Times New Roman"/>
            <w:b w:val="0"/>
            <w:bCs w:val="0"/>
            <w:color w:val="auto"/>
            <w:sz w:val="24"/>
            <w:szCs w:val="20"/>
          </w:rPr>
          <w:delText xml:space="preserve">a </w:delText>
        </w:r>
      </w:del>
      <w:ins w:id="13" w:author="Jed Beach" w:date="2012-05-14T09:01:00Z">
        <w:r w:rsidR="00D74B99">
          <w:rPr>
            <w:rFonts w:asciiTheme="minorHAnsi" w:eastAsia="Times New Roman" w:hAnsiTheme="minorHAnsi" w:cs="Times New Roman"/>
            <w:b w:val="0"/>
            <w:bCs w:val="0"/>
            <w:color w:val="auto"/>
            <w:sz w:val="24"/>
            <w:szCs w:val="20"/>
          </w:rPr>
          <w:t>the</w:t>
        </w:r>
        <w:r w:rsidR="00D74B99" w:rsidRPr="001B72E4">
          <w:rPr>
            <w:rFonts w:asciiTheme="minorHAnsi" w:eastAsia="Times New Roman" w:hAnsiTheme="minorHAnsi" w:cs="Times New Roman"/>
            <w:b w:val="0"/>
            <w:bCs w:val="0"/>
            <w:color w:val="auto"/>
            <w:sz w:val="24"/>
            <w:szCs w:val="20"/>
          </w:rPr>
          <w:t xml:space="preserve"> </w:t>
        </w:r>
      </w:ins>
      <w:r w:rsidRPr="001B72E4">
        <w:rPr>
          <w:rFonts w:asciiTheme="minorHAnsi" w:eastAsia="Times New Roman" w:hAnsiTheme="minorHAnsi" w:cs="Times New Roman"/>
          <w:b w:val="0"/>
          <w:bCs w:val="0"/>
          <w:color w:val="auto"/>
          <w:sz w:val="24"/>
          <w:szCs w:val="20"/>
        </w:rPr>
        <w:t xml:space="preserve">"ResultProcessor" category name. Similarly, the Offline Results Processing Utility invokes only plug-ins with </w:t>
      </w:r>
      <w:del w:id="14" w:author="Jed Beach" w:date="2012-05-14T09:01:00Z">
        <w:r w:rsidRPr="001B72E4" w:rsidDel="00D74B99">
          <w:rPr>
            <w:rFonts w:asciiTheme="minorHAnsi" w:eastAsia="Times New Roman" w:hAnsiTheme="minorHAnsi" w:cs="Times New Roman"/>
            <w:b w:val="0"/>
            <w:bCs w:val="0"/>
            <w:color w:val="auto"/>
            <w:sz w:val="24"/>
            <w:szCs w:val="20"/>
          </w:rPr>
          <w:delText xml:space="preserve">a </w:delText>
        </w:r>
      </w:del>
      <w:ins w:id="15" w:author="Jed Beach" w:date="2012-05-14T09:01:00Z">
        <w:r w:rsidR="00D74B99">
          <w:rPr>
            <w:rFonts w:asciiTheme="minorHAnsi" w:eastAsia="Times New Roman" w:hAnsiTheme="minorHAnsi" w:cs="Times New Roman"/>
            <w:b w:val="0"/>
            <w:bCs w:val="0"/>
            <w:color w:val="auto"/>
            <w:sz w:val="24"/>
            <w:szCs w:val="20"/>
          </w:rPr>
          <w:t>the</w:t>
        </w:r>
        <w:r w:rsidR="00D74B99" w:rsidRPr="001B72E4">
          <w:rPr>
            <w:rFonts w:asciiTheme="minorHAnsi" w:eastAsia="Times New Roman" w:hAnsiTheme="minorHAnsi" w:cs="Times New Roman"/>
            <w:b w:val="0"/>
            <w:bCs w:val="0"/>
            <w:color w:val="auto"/>
            <w:sz w:val="24"/>
            <w:szCs w:val="20"/>
          </w:rPr>
          <w:t xml:space="preserve"> </w:t>
        </w:r>
      </w:ins>
      <w:r w:rsidRPr="001B72E4">
        <w:rPr>
          <w:rFonts w:asciiTheme="minorHAnsi" w:eastAsia="Times New Roman" w:hAnsiTheme="minorHAnsi" w:cs="Times New Roman"/>
          <w:b w:val="0"/>
          <w:bCs w:val="0"/>
          <w:color w:val="auto"/>
          <w:sz w:val="24"/>
          <w:szCs w:val="20"/>
        </w:rPr>
        <w:t xml:space="preserve">"ResultProcessor" category name. Therefore, </w:t>
      </w:r>
      <w:del w:id="16" w:author="Jed Beach" w:date="2012-05-14T09:03:00Z">
        <w:r w:rsidRPr="001B72E4" w:rsidDel="00D74B99">
          <w:rPr>
            <w:rFonts w:asciiTheme="minorHAnsi" w:eastAsia="Times New Roman" w:hAnsiTheme="minorHAnsi" w:cs="Times New Roman"/>
            <w:b w:val="0"/>
            <w:bCs w:val="0"/>
            <w:color w:val="auto"/>
            <w:sz w:val="24"/>
            <w:szCs w:val="20"/>
          </w:rPr>
          <w:delText xml:space="preserve">do </w:delText>
        </w:r>
      </w:del>
      <w:ins w:id="17" w:author="Jed Beach" w:date="2012-05-14T09:03:00Z">
        <w:r w:rsidR="00D74B99">
          <w:rPr>
            <w:rFonts w:asciiTheme="minorHAnsi" w:eastAsia="Times New Roman" w:hAnsiTheme="minorHAnsi" w:cs="Times New Roman"/>
            <w:b w:val="0"/>
            <w:bCs w:val="0"/>
            <w:color w:val="auto"/>
            <w:sz w:val="24"/>
            <w:szCs w:val="20"/>
          </w:rPr>
          <w:t>you should</w:t>
        </w:r>
        <w:r w:rsidR="00D74B99" w:rsidRPr="001B72E4">
          <w:rPr>
            <w:rFonts w:asciiTheme="minorHAnsi" w:eastAsia="Times New Roman" w:hAnsiTheme="minorHAnsi" w:cs="Times New Roman"/>
            <w:b w:val="0"/>
            <w:bCs w:val="0"/>
            <w:color w:val="auto"/>
            <w:sz w:val="24"/>
            <w:szCs w:val="20"/>
          </w:rPr>
          <w:t xml:space="preserve"> </w:t>
        </w:r>
      </w:ins>
      <w:r w:rsidRPr="001B72E4">
        <w:rPr>
          <w:rFonts w:asciiTheme="minorHAnsi" w:eastAsia="Times New Roman" w:hAnsiTheme="minorHAnsi" w:cs="Times New Roman"/>
          <w:b w:val="0"/>
          <w:bCs w:val="0"/>
          <w:color w:val="auto"/>
          <w:sz w:val="24"/>
          <w:szCs w:val="20"/>
        </w:rPr>
        <w:t xml:space="preserve">not use </w:t>
      </w:r>
      <w:del w:id="18" w:author="Jed Beach" w:date="2012-05-14T09:02:00Z">
        <w:r w:rsidRPr="001B72E4" w:rsidDel="00D74B99">
          <w:rPr>
            <w:rFonts w:asciiTheme="minorHAnsi" w:eastAsia="Times New Roman" w:hAnsiTheme="minorHAnsi" w:cs="Times New Roman"/>
            <w:b w:val="0"/>
            <w:bCs w:val="0"/>
            <w:color w:val="auto"/>
            <w:sz w:val="24"/>
            <w:szCs w:val="20"/>
          </w:rPr>
          <w:delText xml:space="preserve">a </w:delText>
        </w:r>
      </w:del>
      <w:r w:rsidRPr="001B72E4">
        <w:rPr>
          <w:rFonts w:asciiTheme="minorHAnsi" w:eastAsia="Times New Roman" w:hAnsiTheme="minorHAnsi" w:cs="Times New Roman"/>
          <w:b w:val="0"/>
          <w:bCs w:val="0"/>
          <w:color w:val="auto"/>
          <w:sz w:val="24"/>
          <w:szCs w:val="20"/>
        </w:rPr>
        <w:t xml:space="preserve">"ResultProcessor" </w:t>
      </w:r>
      <w:ins w:id="19" w:author="Jed Beach" w:date="2012-05-14T09:02:00Z">
        <w:r w:rsidR="00D74B99">
          <w:rPr>
            <w:rFonts w:asciiTheme="minorHAnsi" w:eastAsia="Times New Roman" w:hAnsiTheme="minorHAnsi" w:cs="Times New Roman"/>
            <w:b w:val="0"/>
            <w:bCs w:val="0"/>
            <w:color w:val="auto"/>
            <w:sz w:val="24"/>
            <w:szCs w:val="20"/>
          </w:rPr>
          <w:t xml:space="preserve">as the </w:t>
        </w:r>
      </w:ins>
      <w:r w:rsidRPr="001B72E4">
        <w:rPr>
          <w:rFonts w:asciiTheme="minorHAnsi" w:eastAsia="Times New Roman" w:hAnsiTheme="minorHAnsi" w:cs="Times New Roman"/>
          <w:b w:val="0"/>
          <w:bCs w:val="0"/>
          <w:color w:val="auto"/>
          <w:sz w:val="24"/>
          <w:szCs w:val="20"/>
        </w:rPr>
        <w:t xml:space="preserve">category name for a plug-in </w:t>
      </w:r>
      <w:del w:id="20" w:author="Jed Beach" w:date="2012-05-14T09:04:00Z">
        <w:r w:rsidRPr="001B72E4" w:rsidDel="00D74B99">
          <w:rPr>
            <w:rFonts w:asciiTheme="minorHAnsi" w:eastAsia="Times New Roman" w:hAnsiTheme="minorHAnsi" w:cs="Times New Roman"/>
            <w:b w:val="0"/>
            <w:bCs w:val="0"/>
            <w:color w:val="auto"/>
            <w:sz w:val="24"/>
            <w:szCs w:val="20"/>
          </w:rPr>
          <w:delText xml:space="preserve">you create </w:delText>
        </w:r>
      </w:del>
      <w:r w:rsidRPr="001B72E4">
        <w:rPr>
          <w:rFonts w:asciiTheme="minorHAnsi" w:eastAsia="Times New Roman" w:hAnsiTheme="minorHAnsi" w:cs="Times New Roman"/>
          <w:b w:val="0"/>
          <w:bCs w:val="0"/>
          <w:color w:val="auto"/>
          <w:sz w:val="24"/>
          <w:szCs w:val="20"/>
        </w:rPr>
        <w:t>that does not act as a result processor.</w:t>
      </w:r>
    </w:p>
    <w:p w:rsidR="004F6D8B" w:rsidRDefault="005A1F23" w:rsidP="005A1F23">
      <w:pPr>
        <w:pStyle w:val="Heading1"/>
      </w:pPr>
      <w:r>
        <w:t>Creating Process Model Plug-</w:t>
      </w:r>
      <w:r w:rsidR="008A4A34">
        <w:t>ins</w:t>
      </w:r>
    </w:p>
    <w:p w:rsidR="005A1F23" w:rsidRDefault="00825C9B" w:rsidP="005A1F23">
      <w:r>
        <w:t>P</w:t>
      </w:r>
      <w:r w:rsidR="008B5B18">
        <w:t>rocess model plug-in</w:t>
      </w:r>
      <w:r>
        <w:t xml:space="preserve"> sequence file</w:t>
      </w:r>
      <w:r w:rsidR="008B5B18">
        <w:t xml:space="preserve">s </w:t>
      </w:r>
      <w:ins w:id="21" w:author="Jed Beach" w:date="2012-05-14T09:05:00Z">
        <w:r w:rsidR="00D74B99">
          <w:t xml:space="preserve">must </w:t>
        </w:r>
      </w:ins>
      <w:r w:rsidR="008B5B18">
        <w:t xml:space="preserve">meet the following conditions: </w:t>
      </w:r>
    </w:p>
    <w:p w:rsidR="008B5B18" w:rsidRPr="005A1F23" w:rsidRDefault="008B5B18" w:rsidP="005A1F23"/>
    <w:p w:rsidR="00806741" w:rsidRDefault="001F6168" w:rsidP="00491498">
      <w:pPr>
        <w:pStyle w:val="ListParagraph"/>
        <w:numPr>
          <w:ilvl w:val="0"/>
          <w:numId w:val="1"/>
        </w:numPr>
      </w:pPr>
      <w:r>
        <w:t>Located in the</w:t>
      </w:r>
      <w:r w:rsidR="00C8286D">
        <w:t xml:space="preserve"> following directories</w:t>
      </w:r>
      <w:r w:rsidR="00806741">
        <w:t>:</w:t>
      </w:r>
    </w:p>
    <w:p w:rsidR="000C1A21" w:rsidRPr="000C1A21" w:rsidRDefault="000C1A21" w:rsidP="000C1A21">
      <w:pPr>
        <w:pStyle w:val="ListParagraph"/>
        <w:numPr>
          <w:ilvl w:val="1"/>
          <w:numId w:val="1"/>
        </w:numPr>
        <w:rPr>
          <w:sz w:val="22"/>
        </w:rPr>
      </w:pPr>
      <w:r w:rsidRPr="000C1A21">
        <w:rPr>
          <w:rFonts w:ascii="Courier" w:hAnsi="Courier"/>
          <w:sz w:val="18"/>
        </w:rPr>
        <w:t>&lt;TestStand&gt;\Components\Models\ModelPlugins</w:t>
      </w:r>
      <w:r w:rsidRPr="000C1A21">
        <w:rPr>
          <w:sz w:val="22"/>
        </w:rPr>
        <w:t xml:space="preserve"> (built-in plug-ins)</w:t>
      </w:r>
    </w:p>
    <w:p w:rsidR="000C1A21" w:rsidRPr="000C1A21" w:rsidRDefault="000C1A21" w:rsidP="000C1A21">
      <w:pPr>
        <w:pStyle w:val="ListParagraph"/>
        <w:numPr>
          <w:ilvl w:val="1"/>
          <w:numId w:val="1"/>
        </w:numPr>
        <w:rPr>
          <w:sz w:val="22"/>
        </w:rPr>
      </w:pPr>
      <w:r w:rsidRPr="000C1A21">
        <w:rPr>
          <w:sz w:val="22"/>
        </w:rPr>
        <w:t xml:space="preserve"> </w:t>
      </w:r>
      <w:r w:rsidRPr="000C1A21">
        <w:rPr>
          <w:rFonts w:ascii="Courier" w:hAnsi="Courier"/>
          <w:sz w:val="18"/>
        </w:rPr>
        <w:t>&lt;TestStand Public&gt;\Components\Models\ModelPlugins</w:t>
      </w:r>
      <w:r w:rsidRPr="000C1A21">
        <w:rPr>
          <w:sz w:val="22"/>
        </w:rPr>
        <w:t xml:space="preserve"> (custom plug-ins)</w:t>
      </w:r>
    </w:p>
    <w:p w:rsidR="000C1A21" w:rsidRPr="000C1A21" w:rsidRDefault="000C1A21" w:rsidP="000C1A21">
      <w:pPr>
        <w:pStyle w:val="ListParagraph"/>
        <w:numPr>
          <w:ilvl w:val="1"/>
          <w:numId w:val="1"/>
        </w:numPr>
        <w:rPr>
          <w:sz w:val="22"/>
        </w:rPr>
      </w:pPr>
      <w:r w:rsidRPr="000C1A21">
        <w:rPr>
          <w:rFonts w:ascii="Courier" w:hAnsi="Courier"/>
          <w:sz w:val="18"/>
        </w:rPr>
        <w:t>&lt;TestStand&gt;\Components\Models\ModelPlugins</w:t>
      </w:r>
      <w:r w:rsidR="00806741">
        <w:rPr>
          <w:rFonts w:ascii="Courier" w:hAnsi="Courier"/>
          <w:sz w:val="18"/>
        </w:rPr>
        <w:t>\Addons</w:t>
      </w:r>
      <w:r w:rsidR="00806741">
        <w:rPr>
          <w:sz w:val="22"/>
        </w:rPr>
        <w:t xml:space="preserve"> </w:t>
      </w:r>
      <w:r w:rsidRPr="000C1A21">
        <w:rPr>
          <w:sz w:val="22"/>
        </w:rPr>
        <w:t xml:space="preserve">(built-in </w:t>
      </w:r>
      <w:r w:rsidR="00806741">
        <w:rPr>
          <w:sz w:val="22"/>
        </w:rPr>
        <w:t>add-ons</w:t>
      </w:r>
      <w:r w:rsidRPr="000C1A21">
        <w:rPr>
          <w:sz w:val="22"/>
        </w:rPr>
        <w:t>)</w:t>
      </w:r>
    </w:p>
    <w:p w:rsidR="000C1A21" w:rsidRPr="000C1A21" w:rsidRDefault="000C1A21" w:rsidP="000C1A21">
      <w:pPr>
        <w:pStyle w:val="ListParagraph"/>
        <w:numPr>
          <w:ilvl w:val="1"/>
          <w:numId w:val="1"/>
        </w:numPr>
        <w:rPr>
          <w:sz w:val="22"/>
        </w:rPr>
      </w:pPr>
      <w:r w:rsidRPr="000C1A21">
        <w:rPr>
          <w:rFonts w:ascii="Courier" w:hAnsi="Courier"/>
          <w:sz w:val="18"/>
        </w:rPr>
        <w:t>&lt;TestStand Public&gt;\Components\Models\ModelPlugins</w:t>
      </w:r>
      <w:r w:rsidR="00806741">
        <w:rPr>
          <w:rFonts w:ascii="Courier" w:hAnsi="Courier"/>
          <w:sz w:val="18"/>
        </w:rPr>
        <w:t>\Addons</w:t>
      </w:r>
      <w:r w:rsidRPr="000C1A21">
        <w:rPr>
          <w:sz w:val="22"/>
        </w:rPr>
        <w:t xml:space="preserve"> (custom </w:t>
      </w:r>
      <w:r w:rsidR="00806741">
        <w:rPr>
          <w:sz w:val="22"/>
        </w:rPr>
        <w:t>add-ons</w:t>
      </w:r>
      <w:r w:rsidRPr="000C1A21">
        <w:rPr>
          <w:sz w:val="22"/>
        </w:rPr>
        <w:t>)</w:t>
      </w:r>
    </w:p>
    <w:p w:rsidR="00491498" w:rsidRDefault="001F6168" w:rsidP="00491498">
      <w:pPr>
        <w:pStyle w:val="ListParagraph"/>
        <w:numPr>
          <w:ilvl w:val="0"/>
          <w:numId w:val="1"/>
        </w:numPr>
      </w:pPr>
      <w:r>
        <w:t xml:space="preserve">Include </w:t>
      </w:r>
      <w:r w:rsidR="00491498">
        <w:t xml:space="preserve">a file global variable named </w:t>
      </w:r>
      <w:r w:rsidR="001637DD" w:rsidRPr="001637DD">
        <w:rPr>
          <w:rStyle w:val="Monospace"/>
        </w:rPr>
        <w:t>ModelPluginComponentDescription</w:t>
      </w:r>
      <w:r w:rsidR="00491498">
        <w:t xml:space="preserve"> of type NI_ModelPluginComponentDescription</w:t>
      </w:r>
    </w:p>
    <w:p w:rsidR="001F6168" w:rsidRDefault="00825C9B" w:rsidP="00491498">
      <w:pPr>
        <w:pStyle w:val="ListParagraph"/>
        <w:numPr>
          <w:ilvl w:val="0"/>
          <w:numId w:val="1"/>
        </w:numPr>
      </w:pPr>
      <w:r>
        <w:t xml:space="preserve">Sequence file type is </w:t>
      </w:r>
      <w:r w:rsidRPr="00825C9B">
        <w:rPr>
          <w:b/>
        </w:rPr>
        <w:t>Model</w:t>
      </w:r>
    </w:p>
    <w:p w:rsidR="00491498" w:rsidRDefault="00B650C6" w:rsidP="00491498">
      <w:pPr>
        <w:pStyle w:val="ListParagraph"/>
        <w:numPr>
          <w:ilvl w:val="0"/>
          <w:numId w:val="1"/>
        </w:numPr>
      </w:pPr>
      <w:r>
        <w:t>C</w:t>
      </w:r>
      <w:r w:rsidR="00491498">
        <w:t xml:space="preserve">ontain one or more plug-in </w:t>
      </w:r>
      <w:hyperlink w:anchor="_Plug-in_Entry_Points" w:history="1">
        <w:r w:rsidR="00491498" w:rsidRPr="00B650C6">
          <w:rPr>
            <w:rStyle w:val="Hyperlink"/>
          </w:rPr>
          <w:t>entry point sequences</w:t>
        </w:r>
      </w:hyperlink>
      <w:r w:rsidR="00491498">
        <w:t>.</w:t>
      </w:r>
    </w:p>
    <w:p w:rsidR="00491498" w:rsidRDefault="00491498" w:rsidP="00491498"/>
    <w:p w:rsidR="00491498" w:rsidRDefault="00491498" w:rsidP="00491498">
      <w:r>
        <w:t xml:space="preserve">TestStand uses the location </w:t>
      </w:r>
      <w:r w:rsidR="00B650C6">
        <w:t xml:space="preserve">of the sequence file and the existence of the </w:t>
      </w:r>
      <w:r w:rsidR="00B650C6" w:rsidRPr="008F1A0E">
        <w:rPr>
          <w:rFonts w:ascii="Courier" w:hAnsi="Courier"/>
          <w:sz w:val="20"/>
        </w:rPr>
        <w:t>ModelPluginComponentDescription</w:t>
      </w:r>
      <w:r w:rsidR="00B650C6">
        <w:t xml:space="preserve"> </w:t>
      </w:r>
      <w:r>
        <w:t xml:space="preserve">file global variable to identify plug-ins. </w:t>
      </w:r>
      <w:r w:rsidR="00ED18B6">
        <w:t xml:space="preserve">Because TestStand loads and </w:t>
      </w:r>
      <w:r w:rsidR="00DD7347">
        <w:t xml:space="preserve">inspects </w:t>
      </w:r>
      <w:r w:rsidR="00ED18B6">
        <w:t xml:space="preserve">all the sequence files within the top level of the </w:t>
      </w:r>
      <w:r w:rsidR="00ED18B6" w:rsidRPr="00863A87">
        <w:rPr>
          <w:rFonts w:ascii="Courier" w:hAnsi="Courier"/>
          <w:sz w:val="20"/>
        </w:rPr>
        <w:t>ModelPlugins</w:t>
      </w:r>
      <w:r w:rsidR="00ED18B6">
        <w:t xml:space="preserve"> directories</w:t>
      </w:r>
      <w:r w:rsidR="00CC0AFF">
        <w:t xml:space="preserve"> and of the </w:t>
      </w:r>
      <w:proofErr w:type="spellStart"/>
      <w:r w:rsidR="00CC0AFF" w:rsidRPr="00863A87">
        <w:rPr>
          <w:rFonts w:ascii="Courier" w:hAnsi="Courier"/>
          <w:sz w:val="20"/>
        </w:rPr>
        <w:t>ModelPlugins</w:t>
      </w:r>
      <w:proofErr w:type="spellEnd"/>
      <w:r w:rsidR="00CC0AFF">
        <w:rPr>
          <w:rFonts w:ascii="Courier" w:hAnsi="Courier"/>
          <w:sz w:val="20"/>
        </w:rPr>
        <w:t>\</w:t>
      </w:r>
      <w:proofErr w:type="spellStart"/>
      <w:r w:rsidR="00CC0AFF">
        <w:rPr>
          <w:rFonts w:ascii="Courier" w:hAnsi="Courier"/>
          <w:sz w:val="20"/>
        </w:rPr>
        <w:t>Addons</w:t>
      </w:r>
      <w:proofErr w:type="spellEnd"/>
      <w:r w:rsidR="00CC0AFF">
        <w:rPr>
          <w:rFonts w:ascii="Courier" w:hAnsi="Courier"/>
          <w:sz w:val="20"/>
        </w:rPr>
        <w:t xml:space="preserve"> </w:t>
      </w:r>
      <w:r w:rsidR="000C1A21" w:rsidRPr="000C1A21">
        <w:t>directories</w:t>
      </w:r>
      <w:r w:rsidR="00ED18B6">
        <w:t xml:space="preserve">, </w:t>
      </w:r>
      <w:ins w:id="22" w:author="Jed Beach" w:date="2012-05-14T09:07:00Z">
        <w:r w:rsidR="00787FDC">
          <w:t xml:space="preserve">you must </w:t>
        </w:r>
      </w:ins>
      <w:r w:rsidR="009A0FCA">
        <w:t xml:space="preserve">place </w:t>
      </w:r>
      <w:r w:rsidR="00ED18B6">
        <w:t>any supporting sequence files that a plug-in calls in a different directory.</w:t>
      </w:r>
    </w:p>
    <w:p w:rsidR="00491498" w:rsidRDefault="00491498" w:rsidP="00491498"/>
    <w:p w:rsidR="00491498" w:rsidRDefault="00491498" w:rsidP="00491498">
      <w:r>
        <w:t xml:space="preserve">National Instruments recommends that you </w:t>
      </w:r>
      <w:r w:rsidR="00F356F2">
        <w:t>use a unique prefix that includes your company name</w:t>
      </w:r>
      <w:del w:id="23" w:author="Jed Beach" w:date="2012-05-14T09:09:00Z">
        <w:r w:rsidR="00F356F2" w:rsidDel="00787FDC">
          <w:delText xml:space="preserve">, such as </w:delText>
        </w:r>
        <w:commentRangeStart w:id="24"/>
        <w:r w:rsidR="00F356F2" w:rsidRPr="00863A87" w:rsidDel="00787FDC">
          <w:rPr>
            <w:rFonts w:ascii="Courier" w:hAnsi="Courier"/>
            <w:sz w:val="20"/>
          </w:rPr>
          <w:delText>Acme_ReportGenerator.seq</w:delText>
        </w:r>
        <w:commentRangeEnd w:id="24"/>
        <w:r w:rsidR="00787FDC" w:rsidDel="00787FDC">
          <w:rPr>
            <w:rStyle w:val="CommentReference"/>
          </w:rPr>
          <w:commentReference w:id="24"/>
        </w:r>
        <w:r w:rsidR="00F356F2" w:rsidDel="00787FDC">
          <w:delText>,</w:delText>
        </w:r>
      </w:del>
      <w:r w:rsidR="00F356F2">
        <w:t xml:space="preserve"> for </w:t>
      </w:r>
      <w:r>
        <w:t>custom plug-in</w:t>
      </w:r>
      <w:r w:rsidR="00F356F2">
        <w:t>s you create</w:t>
      </w:r>
      <w:ins w:id="25" w:author="Jed Beach" w:date="2012-05-14T09:14:00Z">
        <w:r w:rsidR="00787FDC">
          <w:t xml:space="preserve">.  For example, the Acme </w:t>
        </w:r>
      </w:ins>
      <w:ins w:id="26" w:author="Jed Beach" w:date="2012-05-14T09:27:00Z">
        <w:r w:rsidR="00BF01FA">
          <w:t>Corporation</w:t>
        </w:r>
      </w:ins>
      <w:ins w:id="27" w:author="Jed Beach" w:date="2012-05-14T09:14:00Z">
        <w:r w:rsidR="00787FDC">
          <w:t xml:space="preserve"> might use the prefix “Acme_” and name their custom report generation </w:t>
        </w:r>
        <w:r w:rsidR="00787FDC">
          <w:lastRenderedPageBreak/>
          <w:t>plug</w:t>
        </w:r>
      </w:ins>
      <w:ins w:id="28" w:author="Jed Beach" w:date="2012-05-14T09:27:00Z">
        <w:r w:rsidR="00BF01FA">
          <w:t>-</w:t>
        </w:r>
      </w:ins>
      <w:ins w:id="29" w:author="Jed Beach" w:date="2012-05-14T09:14:00Z">
        <w:r w:rsidR="00787FDC">
          <w:t xml:space="preserve">in </w:t>
        </w:r>
      </w:ins>
      <w:ins w:id="30" w:author="Jed Beach" w:date="2012-05-14T09:15:00Z">
        <w:r w:rsidR="00787FDC">
          <w:rPr>
            <w:sz w:val="20"/>
          </w:rPr>
          <w:t>Acme_ReportGenerator.seq</w:t>
        </w:r>
      </w:ins>
      <w:r w:rsidR="002003BD">
        <w:t xml:space="preserve">. </w:t>
      </w:r>
      <w:commentRangeStart w:id="31"/>
      <w:r w:rsidR="00367797" w:rsidRPr="00367797">
        <w:t xml:space="preserve">TestStand uses the </w:t>
      </w:r>
      <w:del w:id="32" w:author="Jed Beach" w:date="2012-05-14T09:15:00Z">
        <w:r w:rsidR="00367797" w:rsidRPr="00367797" w:rsidDel="00787FDC">
          <w:delText xml:space="preserve">root </w:delText>
        </w:r>
      </w:del>
      <w:ins w:id="33" w:author="Jed Beach" w:date="2012-05-14T09:15:00Z">
        <w:r w:rsidR="00787FDC">
          <w:t>base</w:t>
        </w:r>
        <w:r w:rsidR="00787FDC" w:rsidRPr="00367797">
          <w:t xml:space="preserve"> </w:t>
        </w:r>
      </w:ins>
      <w:r w:rsidR="00367797" w:rsidRPr="00367797">
        <w:t xml:space="preserve">filename </w:t>
      </w:r>
      <w:ins w:id="34" w:author="Jed Beach" w:date="2012-05-14T09:15:00Z">
        <w:r w:rsidR="00787FDC">
          <w:t xml:space="preserve">of </w:t>
        </w:r>
        <w:r w:rsidR="00B10C33">
          <w:t xml:space="preserve">a plug-in sequence file </w:t>
        </w:r>
      </w:ins>
      <w:r w:rsidR="00367797" w:rsidRPr="00367797">
        <w:t xml:space="preserve">as a </w:t>
      </w:r>
      <w:del w:id="35" w:author="Jed Beach" w:date="2012-05-14T09:16:00Z">
        <w:r w:rsidR="00D05BC5" w:rsidDel="00B10C33">
          <w:delText>&lt;</w:delText>
        </w:r>
        <w:r w:rsidR="00D05BC5" w:rsidRPr="00B41FAB" w:rsidDel="00B10C33">
          <w:rPr>
            <w:i/>
          </w:rPr>
          <w:delText>plug-in name</w:delText>
        </w:r>
        <w:r w:rsidR="00D05BC5" w:rsidDel="00B10C33">
          <w:delText xml:space="preserve">&gt; </w:delText>
        </w:r>
      </w:del>
      <w:r w:rsidR="00367797" w:rsidRPr="00367797">
        <w:t xml:space="preserve">prefix to plug-in data types it creates, </w:t>
      </w:r>
      <w:del w:id="36" w:author="Jed Beach" w:date="2012-05-14T09:16:00Z">
        <w:r w:rsidR="00367797" w:rsidRPr="00367797" w:rsidDel="00B10C33">
          <w:delText>such as</w:delText>
        </w:r>
      </w:del>
      <w:ins w:id="37" w:author="Jed Beach" w:date="2012-05-14T09:16:00Z">
        <w:r w:rsidR="00B10C33">
          <w:t>for example</w:t>
        </w:r>
      </w:ins>
      <w:r w:rsidR="00367797" w:rsidRPr="00367797">
        <w:t xml:space="preserve"> </w:t>
      </w:r>
      <w:commentRangeStart w:id="38"/>
      <w:proofErr w:type="spellStart"/>
      <w:r w:rsidR="00367797" w:rsidRPr="00367797">
        <w:rPr>
          <w:rFonts w:ascii="Courier" w:hAnsi="Courier"/>
          <w:sz w:val="20"/>
        </w:rPr>
        <w:t>Acme_ReportGeneratorOptions</w:t>
      </w:r>
      <w:commentRangeEnd w:id="38"/>
      <w:proofErr w:type="spellEnd"/>
      <w:r w:rsidR="00B10C33">
        <w:rPr>
          <w:rStyle w:val="CommentReference"/>
        </w:rPr>
        <w:commentReference w:id="38"/>
      </w:r>
      <w:commentRangeEnd w:id="31"/>
      <w:r w:rsidR="00BF01FA">
        <w:rPr>
          <w:rStyle w:val="CommentReference"/>
        </w:rPr>
        <w:commentReference w:id="31"/>
      </w:r>
      <w:r w:rsidR="00367797" w:rsidRPr="00367797">
        <w:t>.</w:t>
      </w:r>
      <w:r w:rsidR="00367797">
        <w:t xml:space="preserve">  </w:t>
      </w:r>
      <w:r w:rsidR="00BB5E8E">
        <w:t xml:space="preserve">National Instruments also recommends </w:t>
      </w:r>
      <w:r w:rsidR="009C2361">
        <w:t xml:space="preserve">that you </w:t>
      </w:r>
      <w:r>
        <w:t xml:space="preserve">store any support files </w:t>
      </w:r>
      <w:r w:rsidR="009C2361">
        <w:t>the</w:t>
      </w:r>
      <w:r>
        <w:t xml:space="preserve"> plug-in requires in a subdirectory with the same name as the plug-in file, such </w:t>
      </w:r>
      <w:proofErr w:type="gramStart"/>
      <w:r>
        <w:t xml:space="preserve">as </w:t>
      </w:r>
      <w:r w:rsidRPr="00863A87">
        <w:rPr>
          <w:rFonts w:ascii="Courier" w:hAnsi="Courier"/>
          <w:sz w:val="20"/>
        </w:rPr>
        <w:t>..</w:t>
      </w:r>
      <w:proofErr w:type="gramEnd"/>
      <w:r w:rsidRPr="00863A87">
        <w:rPr>
          <w:rFonts w:ascii="Courier" w:hAnsi="Courier"/>
          <w:sz w:val="20"/>
        </w:rPr>
        <w:t>\ModelPlugins\Acme_ReportGenerator\Acme_ReportGenerator_Support.seq</w:t>
      </w:r>
      <w:r w:rsidR="00863A87" w:rsidRPr="00863A87">
        <w:t>.</w:t>
      </w:r>
    </w:p>
    <w:p w:rsidR="00491498" w:rsidRDefault="00491498" w:rsidP="00491498"/>
    <w:p w:rsidR="006C19B0" w:rsidRDefault="005F7492" w:rsidP="00491498">
      <w:r>
        <w:t xml:space="preserve">Complete the following steps to generate a new </w:t>
      </w:r>
      <w:r w:rsidR="00491498">
        <w:t xml:space="preserve">plug-in </w:t>
      </w:r>
      <w:r>
        <w:t>that</w:t>
      </w:r>
      <w:r w:rsidR="00491498">
        <w:t xml:space="preserve"> you can modify.</w:t>
      </w:r>
    </w:p>
    <w:p w:rsidR="00C86555" w:rsidRDefault="00C86555" w:rsidP="00491498"/>
    <w:p w:rsidR="00C86555" w:rsidRDefault="00C86555" w:rsidP="005F7492">
      <w:pPr>
        <w:pStyle w:val="ListParagraph"/>
        <w:numPr>
          <w:ilvl w:val="0"/>
          <w:numId w:val="2"/>
        </w:numPr>
      </w:pPr>
      <w:r w:rsidRPr="00C86555">
        <w:t xml:space="preserve">Select </w:t>
      </w:r>
      <w:r w:rsidRPr="00C86555">
        <w:rPr>
          <w:b/>
        </w:rPr>
        <w:t xml:space="preserve">Configure»Result </w:t>
      </w:r>
      <w:proofErr w:type="gramStart"/>
      <w:r w:rsidRPr="00C86555">
        <w:rPr>
          <w:b/>
        </w:rPr>
        <w:t>Processing</w:t>
      </w:r>
      <w:proofErr w:type="gramEnd"/>
      <w:r w:rsidRPr="00C86555">
        <w:t xml:space="preserve"> to launch the Result Processing dialog box</w:t>
      </w:r>
      <w:r>
        <w:t xml:space="preserve">. </w:t>
      </w:r>
    </w:p>
    <w:p w:rsidR="00C86555" w:rsidRDefault="00C86555" w:rsidP="00C86555">
      <w:pPr>
        <w:pStyle w:val="ListParagraph"/>
        <w:numPr>
          <w:ilvl w:val="0"/>
          <w:numId w:val="2"/>
        </w:numPr>
      </w:pPr>
      <w:del w:id="39" w:author="Jed Beach" w:date="2012-05-14T09:22:00Z">
        <w:r w:rsidDel="00B10C33">
          <w:delText xml:space="preserve">Enable </w:delText>
        </w:r>
      </w:del>
      <w:ins w:id="40" w:author="Jed Beach" w:date="2012-05-14T09:22:00Z">
        <w:r w:rsidR="00B10C33">
          <w:t xml:space="preserve">Check </w:t>
        </w:r>
      </w:ins>
      <w:r>
        <w:t xml:space="preserve">the </w:t>
      </w:r>
      <w:r w:rsidRPr="00C86555">
        <w:rPr>
          <w:b/>
        </w:rPr>
        <w:t>Show More Options</w:t>
      </w:r>
      <w:r>
        <w:t xml:space="preserve"> </w:t>
      </w:r>
      <w:del w:id="41" w:author="Jed Beach" w:date="2012-05-14T09:22:00Z">
        <w:r w:rsidDel="00B10C33">
          <w:delText xml:space="preserve">control </w:delText>
        </w:r>
      </w:del>
      <w:ins w:id="42" w:author="Jed Beach" w:date="2012-05-14T09:22:00Z">
        <w:r w:rsidR="00B10C33">
          <w:t xml:space="preserve">checkbox </w:t>
        </w:r>
      </w:ins>
      <w:r>
        <w:t xml:space="preserve">and click the </w:t>
      </w:r>
      <w:commentRangeStart w:id="43"/>
      <w:proofErr w:type="gramStart"/>
      <w:r w:rsidRPr="00C86555">
        <w:rPr>
          <w:b/>
        </w:rPr>
        <w:t>Advanced</w:t>
      </w:r>
      <w:proofErr w:type="gramEnd"/>
      <w:r>
        <w:t xml:space="preserve"> </w:t>
      </w:r>
      <w:commentRangeEnd w:id="43"/>
      <w:r w:rsidR="00B10C33">
        <w:rPr>
          <w:rStyle w:val="CommentReference"/>
        </w:rPr>
        <w:commentReference w:id="43"/>
      </w:r>
      <w:r>
        <w:t>button to launch the Advanced Result Processing Settings dialog box.</w:t>
      </w:r>
    </w:p>
    <w:p w:rsidR="00F57266" w:rsidRDefault="005F7492" w:rsidP="005F7492">
      <w:pPr>
        <w:pStyle w:val="ListParagraph"/>
        <w:numPr>
          <w:ilvl w:val="0"/>
          <w:numId w:val="2"/>
        </w:numPr>
      </w:pPr>
      <w:r>
        <w:t xml:space="preserve">Click the </w:t>
      </w:r>
      <w:commentRangeStart w:id="44"/>
      <w:r w:rsidRPr="00F57266">
        <w:rPr>
          <w:b/>
        </w:rPr>
        <w:t>Create New Process</w:t>
      </w:r>
      <w:r w:rsidR="00C86555" w:rsidRPr="00F57266">
        <w:rPr>
          <w:b/>
        </w:rPr>
        <w:t xml:space="preserve"> Model</w:t>
      </w:r>
      <w:r w:rsidRPr="00F57266">
        <w:rPr>
          <w:b/>
        </w:rPr>
        <w:t xml:space="preserve"> Plug-in</w:t>
      </w:r>
      <w:commentRangeEnd w:id="44"/>
      <w:r w:rsidR="00B10C33">
        <w:rPr>
          <w:rStyle w:val="CommentReference"/>
        </w:rPr>
        <w:commentReference w:id="44"/>
      </w:r>
      <w:r w:rsidR="00C86555">
        <w:t xml:space="preserve"> </w:t>
      </w:r>
      <w:r>
        <w:t xml:space="preserve">button. </w:t>
      </w:r>
    </w:p>
    <w:p w:rsidR="00F57266" w:rsidRDefault="00C86555" w:rsidP="00F57266">
      <w:pPr>
        <w:pStyle w:val="ListParagraph"/>
        <w:numPr>
          <w:ilvl w:val="0"/>
          <w:numId w:val="2"/>
        </w:numPr>
      </w:pPr>
      <w:r>
        <w:t xml:space="preserve">Use a unique filename </w:t>
      </w:r>
      <w:r w:rsidR="00F57266">
        <w:t xml:space="preserve">for </w:t>
      </w:r>
      <w:r>
        <w:t xml:space="preserve">the plug-in and prefix the filename with your company name, such as </w:t>
      </w:r>
      <w:r w:rsidRPr="00F57266">
        <w:rPr>
          <w:rFonts w:ascii="Courier" w:hAnsi="Courier"/>
          <w:sz w:val="20"/>
        </w:rPr>
        <w:t>Acme_ReportGenerator.seq</w:t>
      </w:r>
      <w:r>
        <w:t xml:space="preserve">. </w:t>
      </w:r>
      <w:commentRangeStart w:id="45"/>
      <w:del w:id="46" w:author="Jed Beach" w:date="2012-05-14T09:24:00Z">
        <w:r w:rsidR="00F57266" w:rsidRPr="00367797" w:rsidDel="00B10C33">
          <w:delText xml:space="preserve">TestStand uses the root filename as a </w:delText>
        </w:r>
        <w:r w:rsidR="00922254" w:rsidDel="00B10C33">
          <w:delText>&lt;</w:delText>
        </w:r>
        <w:r w:rsidR="00922254" w:rsidRPr="00B41FAB" w:rsidDel="00B10C33">
          <w:rPr>
            <w:i/>
          </w:rPr>
          <w:delText>plug-in  name</w:delText>
        </w:r>
        <w:r w:rsidR="00922254" w:rsidDel="00B10C33">
          <w:delText xml:space="preserve">&gt; </w:delText>
        </w:r>
        <w:r w:rsidR="00F57266" w:rsidRPr="00367797" w:rsidDel="00B10C33">
          <w:delText xml:space="preserve">prefix to plug-in data types it creates, such as </w:delText>
        </w:r>
        <w:r w:rsidR="00F57266" w:rsidRPr="00F57266" w:rsidDel="00B10C33">
          <w:rPr>
            <w:rFonts w:ascii="Courier" w:hAnsi="Courier"/>
            <w:sz w:val="20"/>
          </w:rPr>
          <w:delText>Acme_ReportGeneratorOptions</w:delText>
        </w:r>
        <w:r w:rsidR="00F57266" w:rsidRPr="00367797" w:rsidDel="00B10C33">
          <w:delText>.</w:delText>
        </w:r>
      </w:del>
      <w:commentRangeEnd w:id="45"/>
      <w:r w:rsidR="00B10C33">
        <w:rPr>
          <w:rStyle w:val="CommentReference"/>
        </w:rPr>
        <w:commentReference w:id="45"/>
      </w:r>
    </w:p>
    <w:p w:rsidR="005F7492" w:rsidRDefault="005F7492" w:rsidP="00F57266">
      <w:pPr>
        <w:pStyle w:val="ListParagraph"/>
        <w:numPr>
          <w:ilvl w:val="0"/>
          <w:numId w:val="2"/>
        </w:numPr>
      </w:pPr>
      <w:r>
        <w:t xml:space="preserve">Click </w:t>
      </w:r>
      <w:r w:rsidRPr="00F57266">
        <w:rPr>
          <w:b/>
        </w:rPr>
        <w:t>Save</w:t>
      </w:r>
      <w:r>
        <w:t xml:space="preserve"> to </w:t>
      </w:r>
      <w:r w:rsidR="005403E4">
        <w:t xml:space="preserve">create and load the </w:t>
      </w:r>
      <w:r>
        <w:t>new plug-in</w:t>
      </w:r>
      <w:r w:rsidR="005403E4">
        <w:t xml:space="preserve"> sequence file</w:t>
      </w:r>
      <w:r>
        <w:t xml:space="preserve">. </w:t>
      </w:r>
      <w:r w:rsidR="005403E4">
        <w:br/>
      </w:r>
      <w:r w:rsidR="005403E4">
        <w:br/>
      </w:r>
      <w:r>
        <w:t>TestStand creates and add</w:t>
      </w:r>
      <w:r w:rsidRPr="00D05BC5">
        <w:t>s the following new data</w:t>
      </w:r>
      <w:r>
        <w:t xml:space="preserve"> types t</w:t>
      </w:r>
      <w:r w:rsidRPr="00D05BC5">
        <w:t xml:space="preserve">o </w:t>
      </w:r>
      <w:r w:rsidR="005403E4" w:rsidRPr="00D05BC5">
        <w:t>th</w:t>
      </w:r>
      <w:r w:rsidR="005403E4">
        <w:t>e</w:t>
      </w:r>
      <w:r>
        <w:t xml:space="preserve"> file</w:t>
      </w:r>
      <w:r w:rsidR="00B41FAB">
        <w:t xml:space="preserve">. The data types are empty containers in which you can add </w:t>
      </w:r>
      <w:hyperlink w:anchor="_NI_ModelPlugin_Properties" w:history="1">
        <w:r w:rsidR="00B41FAB" w:rsidRPr="005403E4">
          <w:rPr>
            <w:rStyle w:val="Hyperlink"/>
          </w:rPr>
          <w:t>plug-</w:t>
        </w:r>
        <w:r w:rsidR="00F841B3" w:rsidRPr="005403E4">
          <w:rPr>
            <w:rStyle w:val="Hyperlink"/>
          </w:rPr>
          <w:t>in</w:t>
        </w:r>
        <w:r w:rsidR="00F841B3">
          <w:rPr>
            <w:rStyle w:val="Hyperlink"/>
          </w:rPr>
          <w:t>-</w:t>
        </w:r>
        <w:r w:rsidR="00B41FAB" w:rsidRPr="005403E4">
          <w:rPr>
            <w:rStyle w:val="Hyperlink"/>
          </w:rPr>
          <w:t>specific properties</w:t>
        </w:r>
      </w:hyperlink>
      <w:r w:rsidR="00B41FAB">
        <w:t>.</w:t>
      </w:r>
    </w:p>
    <w:p w:rsidR="005F7492" w:rsidRDefault="005F7492" w:rsidP="005F7492">
      <w:pPr>
        <w:pStyle w:val="ListParagraph"/>
        <w:numPr>
          <w:ilvl w:val="0"/>
          <w:numId w:val="3"/>
        </w:numPr>
      </w:pPr>
      <w:r>
        <w:t>&lt;</w:t>
      </w:r>
      <w:r w:rsidRPr="00B41FAB">
        <w:rPr>
          <w:i/>
        </w:rPr>
        <w:t>plug-in  name</w:t>
      </w:r>
      <w:r>
        <w:t>&gt;Options</w:t>
      </w:r>
    </w:p>
    <w:p w:rsidR="005F7492" w:rsidRDefault="005F7492" w:rsidP="005F7492">
      <w:pPr>
        <w:pStyle w:val="ListParagraph"/>
        <w:numPr>
          <w:ilvl w:val="0"/>
          <w:numId w:val="3"/>
        </w:numPr>
      </w:pPr>
      <w:r>
        <w:t>&lt;</w:t>
      </w:r>
      <w:r w:rsidRPr="00B41FAB">
        <w:rPr>
          <w:i/>
        </w:rPr>
        <w:t>plug-in  name</w:t>
      </w:r>
      <w:r>
        <w:t>&gt;AdditionalOptions</w:t>
      </w:r>
    </w:p>
    <w:p w:rsidR="005F7492" w:rsidRDefault="005F7492" w:rsidP="005F7492">
      <w:pPr>
        <w:pStyle w:val="ListParagraph"/>
        <w:numPr>
          <w:ilvl w:val="0"/>
          <w:numId w:val="3"/>
        </w:numPr>
      </w:pPr>
      <w:r>
        <w:t>&lt;</w:t>
      </w:r>
      <w:r w:rsidRPr="00B41FAB">
        <w:rPr>
          <w:i/>
        </w:rPr>
        <w:t>plug-in  name</w:t>
      </w:r>
      <w:r>
        <w:t>&gt;RuntimeVariables</w:t>
      </w:r>
    </w:p>
    <w:p w:rsidR="005F7492" w:rsidRDefault="005F7492" w:rsidP="005F7492">
      <w:pPr>
        <w:pStyle w:val="ListParagraph"/>
        <w:numPr>
          <w:ilvl w:val="0"/>
          <w:numId w:val="3"/>
        </w:numPr>
      </w:pPr>
      <w:r>
        <w:t>&lt;</w:t>
      </w:r>
      <w:r w:rsidRPr="00B41FAB">
        <w:rPr>
          <w:i/>
        </w:rPr>
        <w:t>plug-in  name</w:t>
      </w:r>
      <w:r>
        <w:t>&gt;PerSocketRuntimeVariables</w:t>
      </w:r>
    </w:p>
    <w:p w:rsidR="005F7492" w:rsidRDefault="005F7492" w:rsidP="005F7492">
      <w:pPr>
        <w:ind w:left="720"/>
      </w:pPr>
    </w:p>
    <w:p w:rsidR="005403E4" w:rsidRDefault="00F841B3" w:rsidP="005F7492">
      <w:pPr>
        <w:pStyle w:val="ListParagraph"/>
        <w:numPr>
          <w:ilvl w:val="0"/>
          <w:numId w:val="2"/>
        </w:numPr>
      </w:pPr>
      <w:r>
        <w:t xml:space="preserve">Close </w:t>
      </w:r>
      <w:r w:rsidR="005403E4">
        <w:t xml:space="preserve">the open dialog boxes to view and edit the plug-in you just created. </w:t>
      </w:r>
    </w:p>
    <w:p w:rsidR="00A06AF1" w:rsidRDefault="00A06AF1" w:rsidP="00A06AF1">
      <w:pPr>
        <w:pStyle w:val="ListParagraph"/>
        <w:numPr>
          <w:ilvl w:val="0"/>
          <w:numId w:val="2"/>
        </w:numPr>
      </w:pPr>
      <w:del w:id="47" w:author="Jed Beach" w:date="2012-05-14T09:33:00Z">
        <w:r w:rsidDel="00BF01FA">
          <w:delText>Use an expression in t</w:delText>
        </w:r>
      </w:del>
      <w:ins w:id="48" w:author="Jed Beach" w:date="2012-05-14T09:33:00Z">
        <w:r w:rsidR="00BF01FA">
          <w:t>T</w:t>
        </w:r>
      </w:ins>
      <w:r>
        <w:t xml:space="preserve">he </w:t>
      </w:r>
      <w:del w:id="49" w:author="Jed Beach" w:date="2012-05-14T09:31:00Z">
        <w:r w:rsidDel="00BF01FA">
          <w:delText xml:space="preserve"> </w:delText>
        </w:r>
      </w:del>
      <w:commentRangeStart w:id="50"/>
      <w:proofErr w:type="spellStart"/>
      <w:r w:rsidRPr="008F1A0E">
        <w:rPr>
          <w:rFonts w:ascii="Courier" w:hAnsi="Courier"/>
          <w:sz w:val="20"/>
        </w:rPr>
        <w:t>FileGlobals.ModelPluginComponentDescription</w:t>
      </w:r>
      <w:proofErr w:type="spellEnd"/>
      <w:r w:rsidRPr="008F1A0E">
        <w:rPr>
          <w:rFonts w:ascii="Courier" w:hAnsi="Courier"/>
          <w:sz w:val="20"/>
        </w:rPr>
        <w:t>.</w:t>
      </w:r>
      <w:r w:rsidR="008F1A0E">
        <w:rPr>
          <w:rFonts w:ascii="Courier" w:hAnsi="Courier"/>
          <w:sz w:val="20"/>
        </w:rPr>
        <w:br/>
      </w:r>
      <w:r w:rsidRPr="008F1A0E">
        <w:rPr>
          <w:rFonts w:ascii="Courier" w:hAnsi="Courier"/>
          <w:sz w:val="20"/>
        </w:rPr>
        <w:t>Default.Base</w:t>
      </w:r>
      <w:r w:rsidR="008F1A0E">
        <w:rPr>
          <w:rFonts w:ascii="Courier" w:hAnsi="Courier"/>
          <w:sz w:val="20"/>
        </w:rPr>
        <w:t>.</w:t>
      </w:r>
      <w:commentRangeStart w:id="51"/>
      <w:r w:rsidRPr="008F1A0E">
        <w:rPr>
          <w:rFonts w:ascii="Courier" w:hAnsi="Courier"/>
          <w:sz w:val="20"/>
        </w:rPr>
        <w:t>DisplayName</w:t>
      </w:r>
      <w:ins w:id="52" w:author="Jed Beach" w:date="2012-05-14T09:31:00Z">
        <w:r w:rsidR="00BF01FA">
          <w:rPr>
            <w:rFonts w:ascii="Courier" w:hAnsi="Courier"/>
            <w:sz w:val="20"/>
          </w:rPr>
          <w:t>Expression</w:t>
        </w:r>
      </w:ins>
      <w:r>
        <w:t xml:space="preserve"> </w:t>
      </w:r>
      <w:commentRangeEnd w:id="51"/>
      <w:r w:rsidR="004C2450">
        <w:rPr>
          <w:rStyle w:val="CommentReference"/>
        </w:rPr>
        <w:commentReference w:id="51"/>
      </w:r>
      <w:commentRangeEnd w:id="50"/>
      <w:r w:rsidR="00472E46">
        <w:rPr>
          <w:rStyle w:val="CommentReference"/>
        </w:rPr>
        <w:commentReference w:id="50"/>
      </w:r>
      <w:r>
        <w:t xml:space="preserve">subproperty </w:t>
      </w:r>
      <w:del w:id="53" w:author="Jed Beach" w:date="2012-05-14T09:33:00Z">
        <w:r w:rsidR="008F1A0E" w:rsidDel="00BF01FA">
          <w:delText xml:space="preserve">to </w:delText>
        </w:r>
        <w:r w:rsidDel="00BF01FA">
          <w:delText>display</w:delText>
        </w:r>
      </w:del>
      <w:ins w:id="54" w:author="Jed Beach" w:date="2012-05-14T09:33:00Z">
        <w:r w:rsidR="00BF01FA">
          <w:t>specifies</w:t>
        </w:r>
      </w:ins>
      <w:r>
        <w:t xml:space="preserve"> a string that describes the plug-in or its output</w:t>
      </w:r>
      <w:ins w:id="55" w:author="Jed Beach" w:date="2012-05-14T09:42:00Z">
        <w:r w:rsidR="004C2450">
          <w:t xml:space="preserve">.  </w:t>
        </w:r>
      </w:ins>
      <w:ins w:id="56" w:author="Jed Beach" w:date="2012-05-14T09:43:00Z">
        <w:r w:rsidR="004C2450">
          <w:t xml:space="preserve">By default, </w:t>
        </w:r>
      </w:ins>
      <w:ins w:id="57" w:author="Jed Beach" w:date="2012-05-14T09:42:00Z">
        <w:r w:rsidR="004C2450">
          <w:t>TestStand sets this subproperty</w:t>
        </w:r>
      </w:ins>
      <w:ins w:id="58" w:author="Jed Beach" w:date="2012-05-14T09:43:00Z">
        <w:r w:rsidR="004C2450">
          <w:t xml:space="preserve"> to the base name of the plug-in sequence file</w:t>
        </w:r>
      </w:ins>
      <w:ins w:id="59" w:author="Jed Beach" w:date="2012-05-14T09:33:00Z">
        <w:r w:rsidR="00BF01FA">
          <w:t>.</w:t>
        </w:r>
      </w:ins>
      <w:r>
        <w:t xml:space="preserve"> </w:t>
      </w:r>
      <w:ins w:id="60" w:author="Jed Beach" w:date="2012-05-14T09:33:00Z">
        <w:r w:rsidR="00BF01FA">
          <w:t xml:space="preserve"> The Result Processing dialog </w:t>
        </w:r>
      </w:ins>
      <w:ins w:id="61" w:author="Jed Beach" w:date="2012-05-14T09:34:00Z">
        <w:r w:rsidR="00BF01FA">
          <w:t xml:space="preserve">box </w:t>
        </w:r>
      </w:ins>
      <w:ins w:id="62" w:author="Jed Beach" w:date="2012-05-14T09:33:00Z">
        <w:r w:rsidR="00BF01FA">
          <w:t xml:space="preserve">displays this string </w:t>
        </w:r>
      </w:ins>
      <w:r>
        <w:t xml:space="preserve">in </w:t>
      </w:r>
      <w:del w:id="63" w:author="Jed Beach" w:date="2012-05-14T09:34:00Z">
        <w:r w:rsidDel="00BF01FA">
          <w:delText xml:space="preserve">the </w:delText>
        </w:r>
      </w:del>
      <w:ins w:id="64" w:author="Jed Beach" w:date="2012-05-14T09:34:00Z">
        <w:r w:rsidR="00BF01FA">
          <w:t xml:space="preserve">its </w:t>
        </w:r>
      </w:ins>
      <w:r>
        <w:t>Output column</w:t>
      </w:r>
      <w:del w:id="65" w:author="Jed Beach" w:date="2012-05-14T09:34:00Z">
        <w:r w:rsidDel="00BF01FA">
          <w:delText xml:space="preserve"> of the Result Processing dialog box</w:delText>
        </w:r>
      </w:del>
      <w:r>
        <w:t>.</w:t>
      </w:r>
      <w:del w:id="66" w:author="Jed Beach" w:date="2012-05-14T09:42:00Z">
        <w:r w:rsidDel="004C2450">
          <w:delText xml:space="preserve"> </w:delText>
        </w:r>
      </w:del>
    </w:p>
    <w:p w:rsidR="00B41FAB" w:rsidRDefault="00B41FAB" w:rsidP="005F7492">
      <w:pPr>
        <w:pStyle w:val="ListParagraph"/>
        <w:numPr>
          <w:ilvl w:val="0"/>
          <w:numId w:val="2"/>
        </w:numPr>
      </w:pPr>
      <w:r>
        <w:t xml:space="preserve">If </w:t>
      </w:r>
      <w:r w:rsidR="00922254">
        <w:t xml:space="preserve">you do not want plug-in end users to configure any plug-in-specific options, </w:t>
      </w:r>
      <w:r>
        <w:t>delete the Configure Standard Options and the Configure Additional Options sequences</w:t>
      </w:r>
      <w:ins w:id="67" w:author="Jed Beach" w:date="2012-05-14T09:44:00Z">
        <w:r w:rsidR="004C2450">
          <w:t xml:space="preserve"> from the plug-in sequence file</w:t>
        </w:r>
      </w:ins>
      <w:r>
        <w:t xml:space="preserve">. </w:t>
      </w:r>
    </w:p>
    <w:p w:rsidR="00B41FAB" w:rsidRDefault="001F30B8" w:rsidP="005F7492">
      <w:pPr>
        <w:pStyle w:val="ListParagraph"/>
        <w:numPr>
          <w:ilvl w:val="0"/>
          <w:numId w:val="2"/>
        </w:numPr>
      </w:pPr>
      <w:r>
        <w:t>C</w:t>
      </w:r>
      <w:r w:rsidR="00B41FAB">
        <w:t>omplete the following steps</w:t>
      </w:r>
      <w:r>
        <w:t xml:space="preserve"> if you want plug-in end users to configure plug-in-specific options</w:t>
      </w:r>
      <w:r w:rsidR="00B41FAB">
        <w:t xml:space="preserve">. </w:t>
      </w:r>
    </w:p>
    <w:p w:rsidR="00B41FAB" w:rsidRDefault="00B41FAB" w:rsidP="00B41FAB">
      <w:pPr>
        <w:pStyle w:val="ListParagraph"/>
        <w:numPr>
          <w:ilvl w:val="1"/>
          <w:numId w:val="2"/>
        </w:numPr>
      </w:pPr>
      <w:r>
        <w:t xml:space="preserve">Add each option </w:t>
      </w:r>
      <w:r w:rsidR="001F30B8">
        <w:t xml:space="preserve">you want plug-in end users to configure </w:t>
      </w:r>
      <w:r>
        <w:t xml:space="preserve">as a subproperty </w:t>
      </w:r>
      <w:r w:rsidR="00756051">
        <w:t xml:space="preserve">of </w:t>
      </w:r>
      <w:r>
        <w:t>the &lt;</w:t>
      </w:r>
      <w:r w:rsidRPr="00B41FAB">
        <w:rPr>
          <w:i/>
        </w:rPr>
        <w:t>plug-in name</w:t>
      </w:r>
      <w:r>
        <w:t>&gt;Options data type.</w:t>
      </w:r>
    </w:p>
    <w:p w:rsidR="00EF2260" w:rsidRDefault="00EF2260" w:rsidP="00B41FAB">
      <w:pPr>
        <w:pStyle w:val="ListParagraph"/>
        <w:numPr>
          <w:ilvl w:val="1"/>
          <w:numId w:val="2"/>
        </w:numPr>
      </w:pPr>
      <w:r>
        <w:t>Create a modal dialog box</w:t>
      </w:r>
      <w:del w:id="68" w:author="Jed Beach" w:date="2012-05-14T09:44:00Z">
        <w:r w:rsidDel="004C2450">
          <w:delText>,</w:delText>
        </w:r>
      </w:del>
      <w:r>
        <w:t xml:space="preserve"> in which </w:t>
      </w:r>
      <w:r w:rsidR="001F30B8">
        <w:t xml:space="preserve">plug-in end users </w:t>
      </w:r>
      <w:r>
        <w:t>can view and edit the plug-in options.</w:t>
      </w:r>
      <w:r w:rsidR="001F30B8">
        <w:t xml:space="preserve"> Refer to the </w:t>
      </w:r>
      <w:r w:rsidR="001F30B8" w:rsidRPr="001F30B8">
        <w:rPr>
          <w:rStyle w:val="monospace0"/>
          <w:rFonts w:ascii="Courier" w:eastAsiaTheme="majorEastAsia" w:hAnsi="Courier"/>
          <w:sz w:val="20"/>
        </w:rPr>
        <w:t>&lt;TestStand Public&gt;\Examples\ModalDialogs</w:t>
      </w:r>
      <w:r w:rsidR="001F30B8">
        <w:t xml:space="preserve"> directory for examples of creating modal dialog boxes.</w:t>
      </w:r>
      <w:r>
        <w:t xml:space="preserve"> </w:t>
      </w:r>
    </w:p>
    <w:p w:rsidR="00EF2260" w:rsidRDefault="00EF2260" w:rsidP="001A4211">
      <w:pPr>
        <w:pStyle w:val="ListParagraph"/>
        <w:numPr>
          <w:ilvl w:val="2"/>
          <w:numId w:val="2"/>
        </w:numPr>
      </w:pPr>
      <w:r>
        <w:t xml:space="preserve">Export a function, method, or VI to launch the dialog box and call the function, method, or VI in the Configure Standard Options sequence. </w:t>
      </w:r>
    </w:p>
    <w:p w:rsidR="00BE1CD6" w:rsidRDefault="00BE1CD6" w:rsidP="001A4211">
      <w:pPr>
        <w:pStyle w:val="ListParagraph"/>
        <w:numPr>
          <w:ilvl w:val="2"/>
          <w:numId w:val="2"/>
        </w:numPr>
      </w:pPr>
      <w:r w:rsidRPr="00BE1CD6">
        <w:t xml:space="preserve">You can pass each </w:t>
      </w:r>
      <w:r w:rsidRPr="008F1A0E">
        <w:rPr>
          <w:i/>
        </w:rPr>
        <w:t>&lt;plug-in name&gt;</w:t>
      </w:r>
      <w:r w:rsidRPr="00BE1CD6">
        <w:t xml:space="preserve">Options subproperty into and out of the dialog box entry point, or you can pass </w:t>
      </w:r>
      <w:commentRangeStart w:id="69"/>
      <w:del w:id="70" w:author="Jed Beach" w:date="2012-05-14T09:46:00Z">
        <w:r w:rsidRPr="00BE1CD6" w:rsidDel="00770167">
          <w:delText xml:space="preserve">the plug-in or </w:delText>
        </w:r>
      </w:del>
      <w:commentRangeEnd w:id="69"/>
      <w:r w:rsidR="00770167">
        <w:rPr>
          <w:rStyle w:val="CommentReference"/>
        </w:rPr>
        <w:commentReference w:id="69"/>
      </w:r>
      <w:r w:rsidRPr="00BE1CD6">
        <w:t xml:space="preserve">the </w:t>
      </w:r>
      <w:r w:rsidRPr="008F1A0E">
        <w:rPr>
          <w:i/>
        </w:rPr>
        <w:t xml:space="preserve">&lt;plug-in </w:t>
      </w:r>
      <w:r w:rsidRPr="008F1A0E">
        <w:rPr>
          <w:i/>
        </w:rPr>
        <w:lastRenderedPageBreak/>
        <w:t>name&gt;</w:t>
      </w:r>
      <w:r w:rsidRPr="00BE1CD6">
        <w:t xml:space="preserve">Options subproperty as a </w:t>
      </w:r>
      <w:commentRangeStart w:id="71"/>
      <w:r w:rsidRPr="00BE1CD6">
        <w:t>property object</w:t>
      </w:r>
      <w:commentRangeEnd w:id="71"/>
      <w:r w:rsidR="00770167">
        <w:rPr>
          <w:rStyle w:val="CommentReference"/>
        </w:rPr>
        <w:commentReference w:id="71"/>
      </w:r>
      <w:r w:rsidRPr="00BE1CD6">
        <w:t xml:space="preserve"> </w:t>
      </w:r>
      <w:del w:id="72" w:author="Jed Beach" w:date="2012-05-14T09:46:00Z">
        <w:r w:rsidRPr="00BE1CD6" w:rsidDel="00770167">
          <w:delText xml:space="preserve">to </w:delText>
        </w:r>
      </w:del>
      <w:ins w:id="73" w:author="Jed Beach" w:date="2012-05-14T09:46:00Z">
        <w:r w:rsidR="00770167">
          <w:t>and</w:t>
        </w:r>
        <w:r w:rsidR="00770167" w:rsidRPr="00BE1CD6">
          <w:t xml:space="preserve"> </w:t>
        </w:r>
      </w:ins>
      <w:r w:rsidRPr="00BE1CD6">
        <w:t xml:space="preserve">use the TestStand </w:t>
      </w:r>
      <w:r w:rsidRPr="008F1A0E">
        <w:rPr>
          <w:rFonts w:ascii="Courier" w:hAnsi="Courier"/>
          <w:sz w:val="20"/>
        </w:rPr>
        <w:t>PropertyObject</w:t>
      </w:r>
      <w:r w:rsidRPr="00BE1CD6">
        <w:t xml:space="preserve"> class methods to access the </w:t>
      </w:r>
      <w:r w:rsidRPr="008F1A0E">
        <w:rPr>
          <w:i/>
        </w:rPr>
        <w:t>&lt;plug-in name&gt;</w:t>
      </w:r>
      <w:r w:rsidRPr="00BE1CD6">
        <w:t xml:space="preserve">Options subproperties </w:t>
      </w:r>
      <w:ins w:id="74" w:author="Jed Beach" w:date="2012-05-14T09:47:00Z">
        <w:r w:rsidR="00770167">
          <w:t>with</w:t>
        </w:r>
      </w:ins>
      <w:r w:rsidRPr="00BE1CD6">
        <w:t>in the dialog box code.</w:t>
      </w:r>
    </w:p>
    <w:p w:rsidR="00787F7D" w:rsidRDefault="00EF2260" w:rsidP="001A4211">
      <w:pPr>
        <w:pStyle w:val="ListParagraph"/>
        <w:numPr>
          <w:ilvl w:val="2"/>
          <w:numId w:val="2"/>
        </w:numPr>
      </w:pPr>
      <w:r>
        <w:t xml:space="preserve">Pass the value of the </w:t>
      </w:r>
      <w:r w:rsidR="001637DD" w:rsidRPr="001637DD">
        <w:rPr>
          <w:rStyle w:val="Monospace"/>
        </w:rPr>
        <w:t>RunState.Engine</w:t>
      </w:r>
      <w:r w:rsidR="00E05158">
        <w:t xml:space="preserve"> property to the dialog box code so you can call the </w:t>
      </w:r>
      <w:r w:rsidR="001637DD" w:rsidRPr="001637DD">
        <w:rPr>
          <w:rStyle w:val="Monospace"/>
        </w:rPr>
        <w:t>Engine.NotifyStartOfModalDialogEx</w:t>
      </w:r>
      <w:r w:rsidR="00E05158">
        <w:t xml:space="preserve"> and </w:t>
      </w:r>
      <w:r w:rsidR="001637DD" w:rsidRPr="001637DD">
        <w:rPr>
          <w:rStyle w:val="Monospace"/>
        </w:rPr>
        <w:t>Engine.NotifyEndOfModalDialog</w:t>
      </w:r>
      <w:r w:rsidR="00E05158">
        <w:t xml:space="preserve"> methods </w:t>
      </w:r>
      <w:r w:rsidR="00255488">
        <w:t>to enforce the modality of the dialog box</w:t>
      </w:r>
      <w:r w:rsidR="00E05158">
        <w:t>.</w:t>
      </w:r>
    </w:p>
    <w:p w:rsidR="00A60573" w:rsidRDefault="00E85F32" w:rsidP="00542718">
      <w:pPr>
        <w:pStyle w:val="ListParagraph"/>
        <w:numPr>
          <w:ilvl w:val="1"/>
          <w:numId w:val="2"/>
        </w:numPr>
      </w:pPr>
      <w:commentRangeStart w:id="75"/>
      <w:del w:id="76" w:author="Jed Beach" w:date="2012-05-14T09:52:00Z">
        <w:r w:rsidDel="00770167">
          <w:delText>Optionally</w:delText>
        </w:r>
      </w:del>
      <w:commentRangeEnd w:id="75"/>
      <w:r w:rsidR="00770167">
        <w:rPr>
          <w:rStyle w:val="CommentReference"/>
        </w:rPr>
        <w:commentReference w:id="75"/>
      </w:r>
      <w:del w:id="77" w:author="Jed Beach" w:date="2012-05-14T09:52:00Z">
        <w:r w:rsidDel="00770167">
          <w:delText>, y</w:delText>
        </w:r>
      </w:del>
      <w:ins w:id="78" w:author="Jed Beach" w:date="2012-05-14T09:52:00Z">
        <w:r w:rsidR="00770167">
          <w:t>Y</w:t>
        </w:r>
      </w:ins>
      <w:r w:rsidR="000215EF">
        <w:t xml:space="preserve">ou can </w:t>
      </w:r>
      <w:r w:rsidR="009452BC">
        <w:t xml:space="preserve">use an expression in </w:t>
      </w:r>
      <w:r w:rsidR="000215EF">
        <w:t xml:space="preserve">the </w:t>
      </w:r>
      <w:r w:rsidR="000215EF" w:rsidRPr="00D75D62">
        <w:rPr>
          <w:rFonts w:ascii="Courier" w:hAnsi="Courier"/>
          <w:sz w:val="20"/>
        </w:rPr>
        <w:t>FileGlobals</w:t>
      </w:r>
      <w:r w:rsidR="006960B6">
        <w:rPr>
          <w:rFonts w:ascii="Courier" w:hAnsi="Courier"/>
          <w:sz w:val="20"/>
        </w:rPr>
        <w:t>.</w:t>
      </w:r>
      <w:r w:rsidR="006960B6">
        <w:rPr>
          <w:rFonts w:ascii="Courier" w:hAnsi="Courier"/>
          <w:sz w:val="20"/>
        </w:rPr>
        <w:br/>
      </w:r>
      <w:r w:rsidR="000215EF" w:rsidRPr="00D75D62">
        <w:rPr>
          <w:rFonts w:ascii="Courier" w:hAnsi="Courier"/>
          <w:sz w:val="20"/>
        </w:rPr>
        <w:t>ModelPluginComponentDescription.Default.Base.OptionsDescription</w:t>
      </w:r>
      <w:r w:rsidR="000215EF" w:rsidRPr="000215EF">
        <w:t xml:space="preserve"> </w:t>
      </w:r>
      <w:r w:rsidR="00D75D62">
        <w:t xml:space="preserve">subproperty </w:t>
      </w:r>
      <w:r w:rsidR="000215EF" w:rsidRPr="000215EF">
        <w:t xml:space="preserve">to </w:t>
      </w:r>
      <w:r w:rsidR="009452BC">
        <w:t xml:space="preserve">display information in the Options column of the Result Processing dialog box. </w:t>
      </w:r>
      <w:r w:rsidR="000215EF" w:rsidRPr="000215EF">
        <w:t xml:space="preserve"> For example, the </w:t>
      </w:r>
      <w:r w:rsidR="00675732">
        <w:t>NI_ReportGenerator</w:t>
      </w:r>
      <w:r w:rsidR="009452BC">
        <w:t xml:space="preserve"> plug-in </w:t>
      </w:r>
      <w:r w:rsidR="000215EF" w:rsidRPr="000215EF">
        <w:t>sets this expression to display the report format</w:t>
      </w:r>
      <w:r w:rsidR="009B4DB4">
        <w:t xml:space="preserve"> in the Options column of the Result Processing dialog box</w:t>
      </w:r>
      <w:r w:rsidR="000215EF" w:rsidRPr="000215EF">
        <w:t>.</w:t>
      </w:r>
    </w:p>
    <w:p w:rsidR="00E03982" w:rsidRDefault="00A964C1" w:rsidP="00A964C1">
      <w:pPr>
        <w:pStyle w:val="ListParagraph"/>
        <w:numPr>
          <w:ilvl w:val="0"/>
          <w:numId w:val="2"/>
        </w:numPr>
      </w:pPr>
      <w:r w:rsidRPr="00B56D9C">
        <w:t xml:space="preserve">Consider whether you want </w:t>
      </w:r>
      <w:r w:rsidR="00525BD2">
        <w:t>the</w:t>
      </w:r>
      <w:r w:rsidRPr="00B56D9C">
        <w:t xml:space="preserve"> plug-in </w:t>
      </w:r>
      <w:r w:rsidR="00525BD2">
        <w:t xml:space="preserve">to always </w:t>
      </w:r>
      <w:commentRangeStart w:id="79"/>
      <w:r w:rsidRPr="00B56D9C">
        <w:t>process information</w:t>
      </w:r>
      <w:commentRangeEnd w:id="79"/>
      <w:r w:rsidR="000A3F6D">
        <w:rPr>
          <w:rStyle w:val="CommentReference"/>
        </w:rPr>
        <w:commentReference w:id="79"/>
      </w:r>
      <w:r w:rsidRPr="00B56D9C">
        <w:t xml:space="preserve"> in a </w:t>
      </w:r>
      <w:commentRangeStart w:id="80"/>
      <w:r w:rsidRPr="00B56D9C">
        <w:t>new thread</w:t>
      </w:r>
      <w:commentRangeEnd w:id="80"/>
      <w:r w:rsidR="000A3F6D">
        <w:rPr>
          <w:rStyle w:val="CommentReference"/>
        </w:rPr>
        <w:commentReference w:id="80"/>
      </w:r>
      <w:r w:rsidRPr="00B56D9C">
        <w:t xml:space="preserve">, never process </w:t>
      </w:r>
      <w:r w:rsidR="00525BD2">
        <w:t xml:space="preserve">information </w:t>
      </w:r>
      <w:r w:rsidRPr="00B56D9C">
        <w:t xml:space="preserve">in a new thread, or allow </w:t>
      </w:r>
      <w:r w:rsidR="00525BD2">
        <w:t xml:space="preserve">end </w:t>
      </w:r>
      <w:r w:rsidRPr="00B56D9C">
        <w:t>user</w:t>
      </w:r>
      <w:r w:rsidR="00525BD2">
        <w:t>s</w:t>
      </w:r>
      <w:r w:rsidRPr="00B56D9C">
        <w:t xml:space="preserve"> to specify whether </w:t>
      </w:r>
      <w:r w:rsidR="004C4E04">
        <w:t>to</w:t>
      </w:r>
      <w:r w:rsidRPr="00B56D9C">
        <w:t xml:space="preserve"> process</w:t>
      </w:r>
      <w:r w:rsidR="004C4E04">
        <w:t xml:space="preserve"> information</w:t>
      </w:r>
      <w:r w:rsidRPr="00B56D9C">
        <w:t xml:space="preserve"> in a new thread. Typically, you allow processing in a new thread if </w:t>
      </w:r>
      <w:r w:rsidR="004C4E04">
        <w:t>the</w:t>
      </w:r>
      <w:r w:rsidRPr="00B56D9C">
        <w:t xml:space="preserve"> plug-in requires </w:t>
      </w:r>
      <w:r w:rsidR="00E03982">
        <w:t>a significant</w:t>
      </w:r>
      <w:r w:rsidRPr="00B56D9C">
        <w:t xml:space="preserve"> amount of processing time </w:t>
      </w:r>
      <w:r w:rsidRPr="00E03982">
        <w:t xml:space="preserve">and </w:t>
      </w:r>
      <w:commentRangeStart w:id="81"/>
      <w:r w:rsidR="00E03982">
        <w:t xml:space="preserve">the plug-in can process the information </w:t>
      </w:r>
      <w:commentRangeStart w:id="82"/>
      <w:r w:rsidR="00E03982">
        <w:t xml:space="preserve">while processing information from other instances of the plug-in and testing subsequent </w:t>
      </w:r>
      <w:proofErr w:type="gramStart"/>
      <w:r w:rsidR="00E03982">
        <w:t>UUTs</w:t>
      </w:r>
      <w:r w:rsidR="00E03982" w:rsidRPr="00E03982" w:rsidDel="00E03982">
        <w:rPr>
          <w:rStyle w:val="CommentReference"/>
        </w:rPr>
        <w:t xml:space="preserve"> </w:t>
      </w:r>
      <w:r w:rsidRPr="00B56D9C">
        <w:t>.</w:t>
      </w:r>
      <w:proofErr w:type="gramEnd"/>
      <w:r w:rsidRPr="00B56D9C">
        <w:t xml:space="preserve"> </w:t>
      </w:r>
      <w:commentRangeEnd w:id="82"/>
      <w:r w:rsidR="00472E46">
        <w:rPr>
          <w:rStyle w:val="CommentReference"/>
        </w:rPr>
        <w:commentReference w:id="82"/>
      </w:r>
      <w:commentRangeEnd w:id="81"/>
      <w:r w:rsidR="000A3F6D">
        <w:rPr>
          <w:rStyle w:val="CommentReference"/>
        </w:rPr>
        <w:commentReference w:id="81"/>
      </w:r>
    </w:p>
    <w:p w:rsidR="00E03982" w:rsidRDefault="00E03982" w:rsidP="00E03982">
      <w:pPr>
        <w:ind w:left="720"/>
      </w:pPr>
    </w:p>
    <w:p w:rsidR="00A964C1" w:rsidRDefault="00A964C1" w:rsidP="00143AB5">
      <w:pPr>
        <w:ind w:left="720"/>
      </w:pPr>
      <w:commentRangeStart w:id="83"/>
      <w:commentRangeStart w:id="84"/>
      <w:r w:rsidRPr="00B56D9C">
        <w:t xml:space="preserve">According to your decision, set the following </w:t>
      </w:r>
      <w:r w:rsidR="00E03982">
        <w:t>sub</w:t>
      </w:r>
      <w:r w:rsidRPr="00B56D9C">
        <w:t xml:space="preserve">properties </w:t>
      </w:r>
      <w:r w:rsidR="00E03982">
        <w:t>of</w:t>
      </w:r>
      <w:r w:rsidRPr="00F36B26">
        <w:t xml:space="preserve"> </w:t>
      </w:r>
      <w:r w:rsidRPr="008F1A0E">
        <w:rPr>
          <w:rFonts w:ascii="Courier" w:hAnsi="Courier"/>
          <w:sz w:val="20"/>
        </w:rPr>
        <w:t>FileGlobals.ModelPluginComponentDescription.Default</w:t>
      </w:r>
      <w:r w:rsidRPr="00F36B26">
        <w:t>:</w:t>
      </w:r>
    </w:p>
    <w:p w:rsidR="00A964C1" w:rsidRPr="00F36B26" w:rsidRDefault="00AC4E76" w:rsidP="00A964C1">
      <w:pPr>
        <w:pStyle w:val="ListParagraph"/>
        <w:numPr>
          <w:ilvl w:val="1"/>
          <w:numId w:val="2"/>
        </w:numPr>
      </w:pPr>
      <w:hyperlink w:anchor="_Base" w:history="1">
        <w:r w:rsidR="00A964C1" w:rsidRPr="008F1A0E">
          <w:rPr>
            <w:rStyle w:val="Hyperlink"/>
            <w:rFonts w:ascii="Courier" w:hAnsi="Courier"/>
            <w:sz w:val="20"/>
          </w:rPr>
          <w:t>Base.NewThread</w:t>
        </w:r>
      </w:hyperlink>
    </w:p>
    <w:p w:rsidR="00A964C1" w:rsidRPr="00F36B26" w:rsidRDefault="00AC4E76" w:rsidP="00A964C1">
      <w:pPr>
        <w:pStyle w:val="ListParagraph"/>
        <w:numPr>
          <w:ilvl w:val="1"/>
          <w:numId w:val="2"/>
        </w:numPr>
      </w:pPr>
      <w:hyperlink w:anchor="_Base" w:history="1">
        <w:r w:rsidR="00A964C1" w:rsidRPr="008F1A0E">
          <w:rPr>
            <w:rStyle w:val="Hyperlink"/>
            <w:rFonts w:ascii="Courier" w:hAnsi="Courier"/>
            <w:sz w:val="20"/>
          </w:rPr>
          <w:t>Base.CompleteBeforeNextUUT</w:t>
        </w:r>
      </w:hyperlink>
    </w:p>
    <w:p w:rsidR="00A964C1" w:rsidRPr="00F36B26" w:rsidRDefault="00AC4E76" w:rsidP="00A964C1">
      <w:pPr>
        <w:pStyle w:val="ListParagraph"/>
        <w:numPr>
          <w:ilvl w:val="1"/>
          <w:numId w:val="2"/>
        </w:numPr>
      </w:pPr>
      <w:hyperlink w:anchor="_Base" w:history="1">
        <w:r w:rsidR="00A964C1" w:rsidRPr="008F1A0E">
          <w:rPr>
            <w:rStyle w:val="Hyperlink"/>
            <w:rFonts w:ascii="Courier" w:hAnsi="Courier"/>
            <w:sz w:val="20"/>
          </w:rPr>
          <w:t>Base.UseDefaultNewThreadImplementation</w:t>
        </w:r>
      </w:hyperlink>
    </w:p>
    <w:commentRangeEnd w:id="83"/>
    <w:p w:rsidR="00A964C1" w:rsidRDefault="00472E46" w:rsidP="00A964C1">
      <w:pPr>
        <w:pStyle w:val="ListParagraph"/>
        <w:ind w:left="1440"/>
      </w:pPr>
      <w:r>
        <w:rPr>
          <w:rStyle w:val="CommentReference"/>
        </w:rPr>
        <w:commentReference w:id="83"/>
      </w:r>
      <w:commentRangeEnd w:id="84"/>
      <w:r w:rsidR="000A3F6D">
        <w:rPr>
          <w:rStyle w:val="CommentReference"/>
        </w:rPr>
        <w:commentReference w:id="84"/>
      </w:r>
    </w:p>
    <w:p w:rsidR="001A4211" w:rsidRDefault="001A4211" w:rsidP="00542718">
      <w:pPr>
        <w:pStyle w:val="ListParagraph"/>
        <w:numPr>
          <w:ilvl w:val="0"/>
          <w:numId w:val="2"/>
        </w:numPr>
      </w:pPr>
      <w:r>
        <w:t xml:space="preserve">Save and close the plug-in when you have </w:t>
      </w:r>
      <w:r w:rsidR="00904435">
        <w:t xml:space="preserve">completed </w:t>
      </w:r>
      <w:r w:rsidR="00756051">
        <w:t>your customizations</w:t>
      </w:r>
      <w:r>
        <w:t xml:space="preserve">. </w:t>
      </w:r>
    </w:p>
    <w:p w:rsidR="00255488" w:rsidRDefault="00255488" w:rsidP="00787F7D">
      <w:pPr>
        <w:pStyle w:val="ListParagraph"/>
        <w:numPr>
          <w:ilvl w:val="0"/>
          <w:numId w:val="2"/>
        </w:numPr>
      </w:pPr>
      <w:r>
        <w:t xml:space="preserve">Complete the following steps to add an instance of the new plug-in to a result processing configuration. </w:t>
      </w:r>
      <w:r w:rsidR="00400BD8">
        <w:t xml:space="preserve">TestStand stores the configuration in </w:t>
      </w:r>
      <w:r w:rsidR="00400BD8" w:rsidRPr="001637DD">
        <w:rPr>
          <w:rStyle w:val="Monospace"/>
        </w:rPr>
        <w:t>&lt;TestStand Application Data&gt;\ResultProcessing.cfg</w:t>
      </w:r>
      <w:r w:rsidR="00400BD8">
        <w:t>.</w:t>
      </w:r>
      <w:r w:rsidR="00400BD8" w:rsidRPr="005168A9">
        <w:t xml:space="preserve"> </w:t>
      </w:r>
      <w:r w:rsidR="00400BD8">
        <w:t>The process model loads this configuration file at run time to determine which plug-ins to invoke.</w:t>
      </w:r>
    </w:p>
    <w:p w:rsidR="00255488" w:rsidRDefault="001A4211" w:rsidP="00255488">
      <w:pPr>
        <w:pStyle w:val="ListParagraph"/>
        <w:numPr>
          <w:ilvl w:val="1"/>
          <w:numId w:val="2"/>
        </w:numPr>
      </w:pPr>
      <w:r>
        <w:t xml:space="preserve">Select </w:t>
      </w:r>
      <w:r w:rsidRPr="001A4211">
        <w:rPr>
          <w:b/>
        </w:rPr>
        <w:t xml:space="preserve">Configure»Result </w:t>
      </w:r>
      <w:proofErr w:type="gramStart"/>
      <w:r w:rsidRPr="001A4211">
        <w:rPr>
          <w:b/>
        </w:rPr>
        <w:t>Processing</w:t>
      </w:r>
      <w:proofErr w:type="gramEnd"/>
      <w:r w:rsidRPr="001A4211">
        <w:t xml:space="preserve"> to launch the Result Processing dialog box</w:t>
      </w:r>
      <w:r w:rsidR="00255488">
        <w:t>.</w:t>
      </w:r>
    </w:p>
    <w:p w:rsidR="008D2551" w:rsidRDefault="00255488" w:rsidP="00EA6EFA">
      <w:pPr>
        <w:pStyle w:val="ListParagraph"/>
        <w:numPr>
          <w:ilvl w:val="1"/>
          <w:numId w:val="2"/>
        </w:numPr>
      </w:pPr>
      <w:commentRangeStart w:id="85"/>
      <w:r>
        <w:t xml:space="preserve">Click the </w:t>
      </w:r>
      <w:r w:rsidRPr="00255488">
        <w:rPr>
          <w:b/>
        </w:rPr>
        <w:t>Add</w:t>
      </w:r>
      <w:r>
        <w:t xml:space="preserve"> button and</w:t>
      </w:r>
      <w:r w:rsidR="00196297">
        <w:t xml:space="preserve"> select the plug-in name in the </w:t>
      </w:r>
      <w:r w:rsidRPr="00255488">
        <w:rPr>
          <w:rStyle w:val="Strong"/>
          <w:b w:val="0"/>
        </w:rPr>
        <w:t>drop-down list</w:t>
      </w:r>
      <w:r w:rsidR="00196297">
        <w:t xml:space="preserve">. </w:t>
      </w:r>
      <w:commentRangeEnd w:id="85"/>
      <w:r w:rsidR="002E5BEE">
        <w:rPr>
          <w:rStyle w:val="CommentReference"/>
        </w:rPr>
        <w:commentReference w:id="85"/>
      </w:r>
    </w:p>
    <w:p w:rsidR="005C1EF3" w:rsidRDefault="00093DEC" w:rsidP="000C1A21">
      <w:pPr>
        <w:pStyle w:val="ListParagraph"/>
        <w:numPr>
          <w:ilvl w:val="0"/>
          <w:numId w:val="2"/>
        </w:numPr>
      </w:pPr>
      <w:r w:rsidRPr="001E5C84">
        <w:t xml:space="preserve">When you </w:t>
      </w:r>
      <w:r w:rsidR="001E5C84">
        <w:t xml:space="preserve">have completed customizing and testing the plug-in, </w:t>
      </w:r>
      <w:r w:rsidRPr="001E5C84">
        <w:t xml:space="preserve">delete the </w:t>
      </w:r>
      <w:hyperlink w:anchor="_Plug-in_Entry_Points" w:history="1">
        <w:r w:rsidRPr="001E5C84">
          <w:rPr>
            <w:rStyle w:val="Hyperlink"/>
          </w:rPr>
          <w:t>entry point sequences</w:t>
        </w:r>
      </w:hyperlink>
      <w:r w:rsidRPr="001E5C84">
        <w:t xml:space="preserve"> the plug-in does not require. </w:t>
      </w:r>
      <w:r w:rsidR="002A6C0C" w:rsidRPr="002A6C0C">
        <w:t>If you later determine that you need an entry point sequence you deleted</w:t>
      </w:r>
      <w:r w:rsidR="002A6C0C" w:rsidRPr="001E5C84">
        <w:t xml:space="preserve">, </w:t>
      </w:r>
      <w:r w:rsidR="005C1EF3" w:rsidRPr="001E5C84">
        <w:t>complete the following</w:t>
      </w:r>
      <w:r w:rsidR="005C1EF3">
        <w:t xml:space="preserve"> steps</w:t>
      </w:r>
      <w:r w:rsidR="001E5C84">
        <w:t xml:space="preserve"> to add the entry point to the plug-in</w:t>
      </w:r>
      <w:r w:rsidR="005C1EF3">
        <w:t>:</w:t>
      </w:r>
    </w:p>
    <w:p w:rsidR="005C1EF3" w:rsidRDefault="005C1EF3" w:rsidP="005C1EF3">
      <w:pPr>
        <w:pStyle w:val="ListParagraph"/>
        <w:numPr>
          <w:ilvl w:val="1"/>
          <w:numId w:val="2"/>
        </w:numPr>
      </w:pPr>
      <w:r>
        <w:t>U</w:t>
      </w:r>
      <w:r w:rsidR="002A6C0C" w:rsidRPr="002A6C0C">
        <w:t>nload the plug-in</w:t>
      </w:r>
      <w:r>
        <w:t xml:space="preserve">. </w:t>
      </w:r>
    </w:p>
    <w:p w:rsidR="005C1EF3" w:rsidRDefault="005C1EF3" w:rsidP="005C1EF3">
      <w:pPr>
        <w:pStyle w:val="ListParagraph"/>
        <w:numPr>
          <w:ilvl w:val="1"/>
          <w:numId w:val="2"/>
        </w:numPr>
      </w:pPr>
      <w:r>
        <w:t>R</w:t>
      </w:r>
      <w:r w:rsidR="002A6C0C" w:rsidRPr="002A6C0C">
        <w:t>estart the application</w:t>
      </w:r>
      <w:r>
        <w:t xml:space="preserve">. </w:t>
      </w:r>
    </w:p>
    <w:p w:rsidR="005C1EF3" w:rsidRDefault="005C1EF3" w:rsidP="005C1EF3">
      <w:pPr>
        <w:pStyle w:val="ListParagraph"/>
        <w:numPr>
          <w:ilvl w:val="1"/>
          <w:numId w:val="2"/>
        </w:numPr>
      </w:pPr>
      <w:r>
        <w:t>G</w:t>
      </w:r>
      <w:r w:rsidR="002A6C0C" w:rsidRPr="002A6C0C">
        <w:t>enerate a new plug-in with the same filename to a different location</w:t>
      </w:r>
      <w:r>
        <w:t xml:space="preserve">. </w:t>
      </w:r>
    </w:p>
    <w:p w:rsidR="005C1EF3" w:rsidRDefault="005C1EF3" w:rsidP="005C1EF3">
      <w:pPr>
        <w:pStyle w:val="ListParagraph"/>
        <w:numPr>
          <w:ilvl w:val="1"/>
          <w:numId w:val="2"/>
        </w:numPr>
      </w:pPr>
      <w:r>
        <w:t>C</w:t>
      </w:r>
      <w:r w:rsidR="002A6C0C" w:rsidRPr="002A6C0C">
        <w:t>opy the entry point sequences you need from the new plug-in into to the original plug-in</w:t>
      </w:r>
      <w:r>
        <w:t xml:space="preserve">. </w:t>
      </w:r>
    </w:p>
    <w:p w:rsidR="000C1A21" w:rsidRPr="00FE4996" w:rsidRDefault="005C1EF3" w:rsidP="005C1EF3">
      <w:pPr>
        <w:pStyle w:val="ListParagraph"/>
        <w:numPr>
          <w:ilvl w:val="1"/>
          <w:numId w:val="2"/>
        </w:numPr>
      </w:pPr>
      <w:r>
        <w:t>D</w:t>
      </w:r>
      <w:r w:rsidR="002A6C0C" w:rsidRPr="002A6C0C">
        <w:t>elete the new plug-in.</w:t>
      </w:r>
    </w:p>
    <w:p w:rsidR="009A34DD" w:rsidRDefault="009A34DD" w:rsidP="009A34DD"/>
    <w:p w:rsidR="00143AB5" w:rsidRDefault="00143AB5" w:rsidP="009A34DD">
      <w:r>
        <w:lastRenderedPageBreak/>
        <w:t xml:space="preserve">When you insert a plug-in instance, the dialog box inserts a copy of the </w:t>
      </w:r>
      <w:r w:rsidRPr="008F1A0E">
        <w:rPr>
          <w:rFonts w:ascii="Courier" w:hAnsi="Courier"/>
          <w:sz w:val="20"/>
        </w:rPr>
        <w:t>FileGlobals.ModelPluginComponentDescription.Default</w:t>
      </w:r>
      <w:r>
        <w:t xml:space="preserve"> property values to use for that instance of the plug-in.  Any changes you make to these values in the plug-in sequence file apply only to subsequent instances of the plug-in you create. </w:t>
      </w:r>
    </w:p>
    <w:p w:rsidR="00721CB8" w:rsidRDefault="00721CB8" w:rsidP="00721CB8"/>
    <w:p w:rsidR="00721CB8" w:rsidRDefault="00721CB8" w:rsidP="00721CB8">
      <w:r>
        <w:t xml:space="preserve">Refer to the </w:t>
      </w:r>
      <w:hyperlink w:anchor="_Model_Types" w:history="1">
        <w:r w:rsidRPr="00721CB8">
          <w:rPr>
            <w:rStyle w:val="Hyperlink"/>
          </w:rPr>
          <w:t>Plug-in Data and Data Types</w:t>
        </w:r>
      </w:hyperlink>
      <w:r>
        <w:t xml:space="preserve"> section of this document for more information about plug-in properties.</w:t>
      </w:r>
    </w:p>
    <w:p w:rsidR="00C423E6" w:rsidRDefault="00C423E6" w:rsidP="005F7492">
      <w:bookmarkStart w:id="86" w:name="_Plug-in_Data_and"/>
      <w:bookmarkStart w:id="87" w:name="_Invoking_Model_Callbacks"/>
      <w:bookmarkEnd w:id="86"/>
      <w:bookmarkEnd w:id="87"/>
    </w:p>
    <w:p w:rsidR="003221E7" w:rsidRDefault="003221E7" w:rsidP="003221E7">
      <w:pPr>
        <w:pStyle w:val="Heading1"/>
      </w:pPr>
      <w:r>
        <w:t>Process Model Types</w:t>
      </w:r>
    </w:p>
    <w:p w:rsidR="003221E7" w:rsidRDefault="002E5BEE" w:rsidP="003221E7">
      <w:ins w:id="88" w:author="Jed Beach" w:date="2012-05-14T10:10:00Z">
        <w:r>
          <w:t>A p</w:t>
        </w:r>
      </w:ins>
      <w:del w:id="89" w:author="Jed Beach" w:date="2012-05-14T10:10:00Z">
        <w:r w:rsidR="003221E7" w:rsidDel="002E5BEE">
          <w:delText>P</w:delText>
        </w:r>
      </w:del>
      <w:r w:rsidR="003221E7">
        <w:t xml:space="preserve">lug-ins </w:t>
      </w:r>
      <w:r w:rsidR="00665EA7">
        <w:t xml:space="preserve">typically </w:t>
      </w:r>
      <w:r w:rsidR="003221E7">
        <w:t>do</w:t>
      </w:r>
      <w:ins w:id="90" w:author="Jed Beach" w:date="2012-05-14T10:10:00Z">
        <w:r>
          <w:t>es</w:t>
        </w:r>
      </w:ins>
      <w:r w:rsidR="003221E7">
        <w:t xml:space="preserve"> not</w:t>
      </w:r>
      <w:r w:rsidR="00665EA7">
        <w:t xml:space="preserve"> need to determine</w:t>
      </w:r>
      <w:r w:rsidR="003221E7">
        <w:t xml:space="preserve"> the type of process model that invokes </w:t>
      </w:r>
      <w:proofErr w:type="gramStart"/>
      <w:r w:rsidR="003221E7">
        <w:t xml:space="preserve">the </w:t>
      </w:r>
      <w:del w:id="91" w:author="Jed Beach" w:date="2012-05-14T10:10:00Z">
        <w:r w:rsidR="003221E7" w:rsidDel="002E5BEE">
          <w:delText>plug-in</w:delText>
        </w:r>
      </w:del>
      <w:ins w:id="92" w:author="Jed Beach" w:date="2012-05-14T10:10:00Z">
        <w:r>
          <w:t>it</w:t>
        </w:r>
      </w:ins>
      <w:proofErr w:type="gramEnd"/>
      <w:r w:rsidR="003221E7">
        <w:t xml:space="preserve">. </w:t>
      </w:r>
      <w:ins w:id="93" w:author="Jed Beach" w:date="2012-05-14T10:10:00Z">
        <w:r>
          <w:t xml:space="preserve"> </w:t>
        </w:r>
      </w:ins>
      <w:r w:rsidR="003221E7">
        <w:t xml:space="preserve">However, </w:t>
      </w:r>
      <w:ins w:id="94" w:author="Jed Beach" w:date="2012-05-14T10:11:00Z">
        <w:r>
          <w:t xml:space="preserve">a </w:t>
        </w:r>
      </w:ins>
      <w:r w:rsidR="003221E7">
        <w:t xml:space="preserve">plug-in entry points can </w:t>
      </w:r>
      <w:r w:rsidR="00C61B10">
        <w:t xml:space="preserve">inspect </w:t>
      </w:r>
      <w:r w:rsidR="003221E7">
        <w:t xml:space="preserve">the </w:t>
      </w:r>
      <w:r w:rsidR="003221E7" w:rsidRPr="008F1A0E">
        <w:rPr>
          <w:rFonts w:ascii="Courier" w:hAnsi="Courier"/>
          <w:sz w:val="20"/>
        </w:rPr>
        <w:t>ModelType</w:t>
      </w:r>
      <w:r w:rsidR="003221E7">
        <w:t xml:space="preserve"> subproperty of </w:t>
      </w:r>
      <w:del w:id="95" w:author="Jed Beach" w:date="2012-05-14T10:11:00Z">
        <w:r w:rsidR="003221E7" w:rsidDel="002E5BEE">
          <w:delText xml:space="preserve">the </w:delText>
        </w:r>
      </w:del>
      <w:ins w:id="96" w:author="Jed Beach" w:date="2012-05-14T10:11:00Z">
        <w:r>
          <w:t xml:space="preserve">its </w:t>
        </w:r>
      </w:ins>
      <w:r w:rsidR="001637DD" w:rsidRPr="001637DD">
        <w:rPr>
          <w:b/>
        </w:rPr>
        <w:t>ModelData</w:t>
      </w:r>
      <w:r w:rsidR="003221E7">
        <w:t xml:space="preserve"> parameter to determine the type of process model that </w:t>
      </w:r>
      <w:del w:id="97" w:author="Jed Beach" w:date="2012-05-14T10:11:00Z">
        <w:r w:rsidR="003221E7" w:rsidDel="002E5BEE">
          <w:delText xml:space="preserve">invokes </w:delText>
        </w:r>
      </w:del>
      <w:ins w:id="98" w:author="Jed Beach" w:date="2012-05-14T10:11:00Z">
        <w:r>
          <w:t xml:space="preserve">invoked </w:t>
        </w:r>
      </w:ins>
      <w:r w:rsidR="003221E7">
        <w:t>the plug-in.</w:t>
      </w:r>
      <w:ins w:id="99" w:author="Jed Beach" w:date="2012-05-14T10:11:00Z">
        <w:r>
          <w:t xml:space="preserve"> </w:t>
        </w:r>
      </w:ins>
      <w:r w:rsidR="003221E7">
        <w:t xml:space="preserve"> Possible values of the </w:t>
      </w:r>
      <w:r w:rsidR="003221E7" w:rsidRPr="008F1A0E">
        <w:rPr>
          <w:rFonts w:ascii="Courier" w:hAnsi="Courier"/>
          <w:sz w:val="20"/>
        </w:rPr>
        <w:t>ModelType</w:t>
      </w:r>
      <w:r w:rsidR="003221E7">
        <w:t xml:space="preserve"> field for the built-in process models </w:t>
      </w:r>
      <w:r w:rsidR="00756051">
        <w:t xml:space="preserve">include </w:t>
      </w:r>
      <w:commentRangeStart w:id="100"/>
      <w:r w:rsidR="003221E7" w:rsidRPr="008F4671">
        <w:rPr>
          <w:rFonts w:ascii="Courier" w:hAnsi="Courier"/>
          <w:sz w:val="20"/>
        </w:rPr>
        <w:t>Sequential</w:t>
      </w:r>
      <w:r w:rsidR="003221E7">
        <w:t xml:space="preserve">, </w:t>
      </w:r>
      <w:r w:rsidR="003221E7" w:rsidRPr="008F4671">
        <w:rPr>
          <w:rFonts w:ascii="Courier" w:hAnsi="Courier"/>
          <w:sz w:val="20"/>
        </w:rPr>
        <w:t>Parallel</w:t>
      </w:r>
      <w:r w:rsidR="003221E7">
        <w:t xml:space="preserve">, or </w:t>
      </w:r>
      <w:r w:rsidR="003221E7" w:rsidRPr="008F4671">
        <w:rPr>
          <w:rFonts w:ascii="Courier" w:hAnsi="Courier"/>
          <w:sz w:val="20"/>
        </w:rPr>
        <w:t>Batch</w:t>
      </w:r>
      <w:r w:rsidR="003221E7">
        <w:t>.</w:t>
      </w:r>
      <w:commentRangeEnd w:id="100"/>
      <w:r>
        <w:rPr>
          <w:rStyle w:val="CommentReference"/>
        </w:rPr>
        <w:commentReference w:id="100"/>
      </w:r>
    </w:p>
    <w:p w:rsidR="008F4671" w:rsidRDefault="008F4671" w:rsidP="003221E7"/>
    <w:p w:rsidR="008F4671" w:rsidRDefault="008F4671" w:rsidP="008F4671">
      <w:r>
        <w:t xml:space="preserve">For example, if the </w:t>
      </w:r>
      <w:r w:rsidRPr="008F1A0E">
        <w:rPr>
          <w:rFonts w:ascii="Courier" w:hAnsi="Courier"/>
          <w:sz w:val="20"/>
        </w:rPr>
        <w:t>ModelType</w:t>
      </w:r>
      <w:r>
        <w:t xml:space="preserve"> subproperty of the </w:t>
      </w:r>
      <w:r w:rsidRPr="001637DD">
        <w:rPr>
          <w:b/>
        </w:rPr>
        <w:t>ModelData</w:t>
      </w:r>
      <w:r>
        <w:t xml:space="preserve"> parameter is Batch, the built-in reporting plug-in </w:t>
      </w:r>
      <w:r w:rsidR="00E1487B">
        <w:t xml:space="preserve">synchronizes its controller and socket threads to ensure it </w:t>
      </w:r>
      <w:r>
        <w:t xml:space="preserve">generates the batch report from the controller thread before generating UUT reports from test socket threads </w:t>
      </w:r>
      <w:r w:rsidR="00E1487B">
        <w:t>so</w:t>
      </w:r>
      <w:r>
        <w:t xml:space="preserve"> that reports appear in the expected order when the </w:t>
      </w:r>
      <w:r w:rsidR="00E1487B">
        <w:t>threads write</w:t>
      </w:r>
      <w:r>
        <w:t xml:space="preserve"> the reports to the same file.</w:t>
      </w:r>
    </w:p>
    <w:p w:rsidR="003221E7" w:rsidRDefault="003221E7" w:rsidP="003221E7">
      <w:pPr>
        <w:pStyle w:val="Heading1"/>
      </w:pPr>
      <w:bookmarkStart w:id="101" w:name="_Process_Model_Thread"/>
      <w:bookmarkEnd w:id="101"/>
      <w:r>
        <w:t>Process Model Thread Types</w:t>
      </w:r>
    </w:p>
    <w:p w:rsidR="00B55FCF" w:rsidRDefault="003221E7" w:rsidP="003221E7">
      <w:r>
        <w:t xml:space="preserve">A process model </w:t>
      </w:r>
      <w:r w:rsidR="00B55FCF">
        <w:t>can</w:t>
      </w:r>
      <w:r>
        <w:t xml:space="preserve"> call plug-in entry points from multiple threads. The Batch </w:t>
      </w:r>
      <w:r w:rsidR="00B55FCF">
        <w:t>m</w:t>
      </w:r>
      <w:r>
        <w:t xml:space="preserve">odel and </w:t>
      </w:r>
      <w:r w:rsidR="00B55FCF">
        <w:t xml:space="preserve">the </w:t>
      </w:r>
      <w:r>
        <w:t xml:space="preserve">Parallel </w:t>
      </w:r>
      <w:r w:rsidR="00B55FCF">
        <w:t>m</w:t>
      </w:r>
      <w:r>
        <w:t>odel create a separate thread and execution for each test socket</w:t>
      </w:r>
      <w:r w:rsidR="00B55FCF">
        <w:t xml:space="preserve"> and create a controller thread and execution</w:t>
      </w:r>
      <w:r>
        <w:t xml:space="preserve"> to coordinate the activity of the socket threads. </w:t>
      </w:r>
      <w:r w:rsidR="00802AF2">
        <w:t xml:space="preserve">A process model calls some entry points from both </w:t>
      </w:r>
      <w:r w:rsidR="001F1C72" w:rsidRPr="001F1C72">
        <w:t>socket and controller threads</w:t>
      </w:r>
      <w:r w:rsidR="00802AF2">
        <w:t xml:space="preserve"> and other</w:t>
      </w:r>
      <w:r w:rsidR="001F1C72">
        <w:t xml:space="preserve"> entry point</w:t>
      </w:r>
      <w:r w:rsidR="00802AF2">
        <w:t>s only from socket threads or only from controller threads.</w:t>
      </w:r>
    </w:p>
    <w:p w:rsidR="00B55FCF" w:rsidRDefault="00B55FCF" w:rsidP="003221E7"/>
    <w:p w:rsidR="003221E7" w:rsidRDefault="003221E7" w:rsidP="003221E7">
      <w:r>
        <w:t xml:space="preserve">When a process model invokes a plug-in entry point, </w:t>
      </w:r>
      <w:r w:rsidR="004066D5">
        <w:t xml:space="preserve">the model </w:t>
      </w:r>
      <w:r>
        <w:t>passes a parameter of type NI_ModelThreadType</w:t>
      </w:r>
      <w:r w:rsidR="004066D5">
        <w:t xml:space="preserve"> to the plug-in</w:t>
      </w:r>
      <w:r>
        <w:t>. Th</w:t>
      </w:r>
      <w:r w:rsidR="00B55FCF">
        <w:t>e</w:t>
      </w:r>
      <w:r>
        <w:t xml:space="preserve"> parameter </w:t>
      </w:r>
      <w:r w:rsidR="00B55FCF">
        <w:t>includes</w:t>
      </w:r>
      <w:r>
        <w:t xml:space="preserve"> two Boolean subproperties</w:t>
      </w:r>
      <w:r w:rsidR="00B55FCF">
        <w:t xml:space="preserve"> – </w:t>
      </w:r>
      <w:r w:rsidR="009A34DD" w:rsidRPr="009A34DD">
        <w:rPr>
          <w:rFonts w:ascii="Courier" w:hAnsi="Courier"/>
          <w:sz w:val="20"/>
        </w:rPr>
        <w:t>IsController</w:t>
      </w:r>
      <w:r>
        <w:t xml:space="preserve"> and </w:t>
      </w:r>
      <w:r w:rsidR="009A34DD" w:rsidRPr="009A34DD">
        <w:rPr>
          <w:rFonts w:ascii="Courier" w:hAnsi="Courier"/>
          <w:sz w:val="20"/>
        </w:rPr>
        <w:t>IsTestSocket</w:t>
      </w:r>
      <w:r>
        <w:t xml:space="preserve">. </w:t>
      </w:r>
      <w:r w:rsidR="004066D5">
        <w:t>P</w:t>
      </w:r>
      <w:r>
        <w:t xml:space="preserve">lug-ins can </w:t>
      </w:r>
      <w:r w:rsidR="004066D5">
        <w:t xml:space="preserve">use </w:t>
      </w:r>
      <w:r>
        <w:t xml:space="preserve">these </w:t>
      </w:r>
      <w:r w:rsidR="00B55FCF">
        <w:t>sub</w:t>
      </w:r>
      <w:r>
        <w:t xml:space="preserve">properties to determine what type of model thread </w:t>
      </w:r>
      <w:del w:id="102" w:author="Jed Beach" w:date="2012-05-14T10:16:00Z">
        <w:r w:rsidDel="002E5BEE">
          <w:delText>invoke</w:delText>
        </w:r>
        <w:r w:rsidR="00B55FCF" w:rsidDel="002E5BEE">
          <w:delText xml:space="preserve">s </w:delText>
        </w:r>
      </w:del>
      <w:ins w:id="103" w:author="Jed Beach" w:date="2012-05-14T10:16:00Z">
        <w:r w:rsidR="002E5BEE">
          <w:t xml:space="preserve">invoked </w:t>
        </w:r>
      </w:ins>
      <w:r w:rsidR="00B55FCF">
        <w:t>the plug-in</w:t>
      </w:r>
      <w:r>
        <w:t xml:space="preserve">. </w:t>
      </w:r>
      <w:r w:rsidR="00000449">
        <w:t xml:space="preserve">For example, a Begin entry point might perform a general operation when the controller thread </w:t>
      </w:r>
      <w:r w:rsidR="0053011F">
        <w:t xml:space="preserve">invokes the entry point </w:t>
      </w:r>
      <w:r w:rsidR="00000449">
        <w:t>or a socket</w:t>
      </w:r>
      <w:r w:rsidR="001F1C72">
        <w:t>-</w:t>
      </w:r>
      <w:r w:rsidR="00000449">
        <w:t>specific operation when a socket thread</w:t>
      </w:r>
      <w:r w:rsidR="0053011F">
        <w:t xml:space="preserve"> invokes the entry point</w:t>
      </w:r>
      <w:r w:rsidR="00000449">
        <w:t>.</w:t>
      </w:r>
    </w:p>
    <w:p w:rsidR="003221E7" w:rsidRDefault="003221E7" w:rsidP="003221E7"/>
    <w:p w:rsidR="003221E7" w:rsidRDefault="003221E7" w:rsidP="003221E7">
      <w:r>
        <w:t xml:space="preserve">The Sequential </w:t>
      </w:r>
      <w:r w:rsidR="00B55FCF">
        <w:t>m</w:t>
      </w:r>
      <w:r>
        <w:t>odel creates only one thread</w:t>
      </w:r>
      <w:r w:rsidR="00B55FCF">
        <w:t xml:space="preserve"> that</w:t>
      </w:r>
      <w:r>
        <w:t xml:space="preserve"> coordinates and performs testing</w:t>
      </w:r>
      <w:del w:id="104" w:author="Jed Beach" w:date="2012-05-14T10:17:00Z">
        <w:r w:rsidDel="002E5BEE">
          <w:delText xml:space="preserve">. </w:delText>
        </w:r>
      </w:del>
      <w:ins w:id="105" w:author="Jed Beach" w:date="2012-05-14T10:17:00Z">
        <w:r w:rsidR="002E5BEE">
          <w:t xml:space="preserve">, so </w:t>
        </w:r>
      </w:ins>
      <w:del w:id="106" w:author="Jed Beach" w:date="2012-05-14T10:17:00Z">
        <w:r w:rsidDel="002E5BEE">
          <w:delText xml:space="preserve">The </w:delText>
        </w:r>
      </w:del>
      <w:ins w:id="107" w:author="Jed Beach" w:date="2012-05-14T10:17:00Z">
        <w:r w:rsidR="002E5BEE">
          <w:t xml:space="preserve">the </w:t>
        </w:r>
      </w:ins>
      <w:r>
        <w:t xml:space="preserve">Sequential </w:t>
      </w:r>
      <w:r w:rsidR="00B55FCF">
        <w:t>m</w:t>
      </w:r>
      <w:r>
        <w:t xml:space="preserve">odel </w:t>
      </w:r>
      <w:ins w:id="108" w:author="Jed Beach" w:date="2012-05-14T10:16:00Z">
        <w:r w:rsidR="002E5BEE">
          <w:t xml:space="preserve">always </w:t>
        </w:r>
      </w:ins>
      <w:r>
        <w:t xml:space="preserve">sets </w:t>
      </w:r>
      <w:ins w:id="109" w:author="Jed Beach" w:date="2012-05-14T10:17:00Z">
        <w:r w:rsidR="002E5BEE">
          <w:t xml:space="preserve">both </w:t>
        </w:r>
      </w:ins>
      <w:r w:rsidR="00B55FCF">
        <w:t>the</w:t>
      </w:r>
      <w:r>
        <w:t xml:space="preserve"> </w:t>
      </w:r>
      <w:proofErr w:type="spellStart"/>
      <w:r w:rsidR="009A34DD" w:rsidRPr="009A34DD">
        <w:rPr>
          <w:rFonts w:ascii="Courier" w:hAnsi="Courier"/>
          <w:sz w:val="20"/>
        </w:rPr>
        <w:t>IsController</w:t>
      </w:r>
      <w:proofErr w:type="spellEnd"/>
      <w:r>
        <w:t xml:space="preserve"> and </w:t>
      </w:r>
      <w:proofErr w:type="spellStart"/>
      <w:r w:rsidR="009A34DD" w:rsidRPr="009A34DD">
        <w:rPr>
          <w:rFonts w:ascii="Courier" w:hAnsi="Courier"/>
          <w:sz w:val="20"/>
        </w:rPr>
        <w:t>IsTestSocket</w:t>
      </w:r>
      <w:proofErr w:type="spellEnd"/>
      <w:r>
        <w:t xml:space="preserve"> </w:t>
      </w:r>
      <w:proofErr w:type="spellStart"/>
      <w:r w:rsidR="00B55FCF">
        <w:t>subproperties</w:t>
      </w:r>
      <w:proofErr w:type="spellEnd"/>
      <w:r w:rsidR="00B55FCF">
        <w:t xml:space="preserve"> </w:t>
      </w:r>
      <w:r>
        <w:t xml:space="preserve">to </w:t>
      </w:r>
      <w:r w:rsidR="001637DD" w:rsidRPr="001637DD">
        <w:rPr>
          <w:rStyle w:val="Monospace"/>
        </w:rPr>
        <w:t>True</w:t>
      </w:r>
      <w:r>
        <w:t>.</w:t>
      </w:r>
    </w:p>
    <w:p w:rsidR="00BB4BC9" w:rsidRDefault="00BB4BC9" w:rsidP="00D0369A"/>
    <w:p w:rsidR="00D0369A" w:rsidRDefault="00392D82" w:rsidP="003221E7">
      <w:r>
        <w:t xml:space="preserve">Plug-in instance properties that change at run time are called run-time variables.  </w:t>
      </w:r>
      <w:r w:rsidR="00D0369A">
        <w:t xml:space="preserve">A plug-in </w:t>
      </w:r>
      <w:r w:rsidR="0053011F">
        <w:t xml:space="preserve">uses the following </w:t>
      </w:r>
      <w:r w:rsidR="00D0369A">
        <w:t xml:space="preserve">subproperties </w:t>
      </w:r>
      <w:r w:rsidR="0053011F">
        <w:t>to</w:t>
      </w:r>
      <w:r w:rsidR="00D0369A">
        <w:t xml:space="preserve"> stor</w:t>
      </w:r>
      <w:r w:rsidR="0053011F">
        <w:t>e</w:t>
      </w:r>
      <w:r w:rsidR="00D0369A">
        <w:t xml:space="preserve"> run</w:t>
      </w:r>
      <w:r w:rsidR="0053011F">
        <w:t>-</w:t>
      </w:r>
      <w:r w:rsidR="00D0369A">
        <w:t>time variables specific to the plug-in:</w:t>
      </w:r>
    </w:p>
    <w:p w:rsidR="009A34DD" w:rsidRDefault="00D0369A" w:rsidP="009A34DD">
      <w:pPr>
        <w:pStyle w:val="ListParagraph"/>
        <w:numPr>
          <w:ilvl w:val="0"/>
          <w:numId w:val="12"/>
        </w:numPr>
      </w:pPr>
      <w:r w:rsidRPr="00814DB3">
        <w:rPr>
          <w:rFonts w:ascii="Courier" w:hAnsi="Courier"/>
          <w:sz w:val="20"/>
        </w:rPr>
        <w:lastRenderedPageBreak/>
        <w:t>&lt;</w:t>
      </w:r>
      <w:r w:rsidR="00726349" w:rsidRPr="00814DB3">
        <w:rPr>
          <w:rFonts w:ascii="Courier" w:hAnsi="Courier"/>
          <w:sz w:val="20"/>
        </w:rPr>
        <w:t>NI_</w:t>
      </w:r>
      <w:r w:rsidRPr="00814DB3">
        <w:rPr>
          <w:rFonts w:ascii="Courier" w:hAnsi="Courier"/>
          <w:sz w:val="20"/>
        </w:rPr>
        <w:t>ModelPlugin&gt;.Base.RuntimeVariables</w:t>
      </w:r>
      <w:r>
        <w:t xml:space="preserve"> of type &lt;</w:t>
      </w:r>
      <w:r w:rsidRPr="00D0369A">
        <w:rPr>
          <w:i/>
        </w:rPr>
        <w:t>plug-in  name</w:t>
      </w:r>
      <w:r>
        <w:t>&gt;RuntimeVariables</w:t>
      </w:r>
    </w:p>
    <w:p w:rsidR="009A34DD" w:rsidRDefault="00D0369A" w:rsidP="009A34DD">
      <w:pPr>
        <w:pStyle w:val="ListParagraph"/>
        <w:numPr>
          <w:ilvl w:val="0"/>
          <w:numId w:val="12"/>
        </w:numPr>
      </w:pPr>
      <w:r w:rsidRPr="00814DB3">
        <w:rPr>
          <w:rFonts w:ascii="Courier" w:hAnsi="Courier"/>
          <w:sz w:val="20"/>
        </w:rPr>
        <w:t>&lt;</w:t>
      </w:r>
      <w:r w:rsidR="00726349" w:rsidRPr="00814DB3">
        <w:rPr>
          <w:rFonts w:ascii="Courier" w:hAnsi="Courier"/>
          <w:sz w:val="20"/>
        </w:rPr>
        <w:t>NI_</w:t>
      </w:r>
      <w:r w:rsidRPr="00814DB3">
        <w:rPr>
          <w:rFonts w:ascii="Courier" w:hAnsi="Courier"/>
          <w:sz w:val="20"/>
        </w:rPr>
        <w:t>ModelPlugin&gt;.Base.RuntimeVariables.PerSocket</w:t>
      </w:r>
      <w:r>
        <w:t xml:space="preserve"> of type array of &lt;</w:t>
      </w:r>
      <w:r w:rsidRPr="00D0369A">
        <w:rPr>
          <w:i/>
        </w:rPr>
        <w:t>plug-in  name</w:t>
      </w:r>
      <w:r>
        <w:t>&gt;PerSocketRuntimeVariables</w:t>
      </w:r>
    </w:p>
    <w:p w:rsidR="009A34DD" w:rsidRDefault="009A34DD" w:rsidP="009A34DD">
      <w:pPr>
        <w:pStyle w:val="ListParagraph"/>
      </w:pPr>
    </w:p>
    <w:p w:rsidR="009A34DD" w:rsidRDefault="00D63732" w:rsidP="009A34DD">
      <w:r>
        <w:t xml:space="preserve">The process model sets the </w:t>
      </w:r>
      <w:r w:rsidRPr="008F1A0E">
        <w:rPr>
          <w:rFonts w:ascii="Courier" w:hAnsi="Courier"/>
          <w:sz w:val="20"/>
        </w:rPr>
        <w:t>PerSocket</w:t>
      </w:r>
      <w:r>
        <w:t xml:space="preserve"> property array to have one element for each test socket.</w:t>
      </w:r>
      <w:r w:rsidR="00D0369A">
        <w:t xml:space="preserve"> Therefore, you can add a property to </w:t>
      </w:r>
      <w:r w:rsidR="003D6A63">
        <w:t>the</w:t>
      </w:r>
      <w:r w:rsidR="00D0369A">
        <w:t xml:space="preserve"> &lt;</w:t>
      </w:r>
      <w:r w:rsidR="00D0369A" w:rsidRPr="00005028">
        <w:rPr>
          <w:i/>
        </w:rPr>
        <w:t>plug-</w:t>
      </w:r>
      <w:proofErr w:type="gramStart"/>
      <w:r w:rsidR="00D0369A" w:rsidRPr="00005028">
        <w:rPr>
          <w:i/>
        </w:rPr>
        <w:t>in  name</w:t>
      </w:r>
      <w:proofErr w:type="gramEnd"/>
      <w:r w:rsidR="00D0369A">
        <w:t>&gt;PerSocketRuntimeVariables data type to create a run-time variable that has a separate value for each socket thread.</w:t>
      </w:r>
    </w:p>
    <w:p w:rsidR="009A34DD" w:rsidRDefault="009A34DD" w:rsidP="009A34DD"/>
    <w:p w:rsidR="009A34DD" w:rsidRDefault="00BB4BC9" w:rsidP="009A34DD">
      <w:r>
        <w:t xml:space="preserve">When </w:t>
      </w:r>
      <w:r w:rsidR="003D6A63">
        <w:t>you use the</w:t>
      </w:r>
      <w:r>
        <w:t xml:space="preserve"> Batch or Parallel </w:t>
      </w:r>
      <w:r w:rsidR="003D6A63">
        <w:t xml:space="preserve">process </w:t>
      </w:r>
      <w:r>
        <w:t>models</w:t>
      </w:r>
      <w:r w:rsidR="003D6A63">
        <w:t xml:space="preserve"> to run a plug-in</w:t>
      </w:r>
      <w:r>
        <w:t xml:space="preserve">, </w:t>
      </w:r>
      <w:r w:rsidR="003D6A63">
        <w:t>the</w:t>
      </w:r>
      <w:r>
        <w:t xml:space="preserve"> plug-in </w:t>
      </w:r>
      <w:r w:rsidR="005A64C9">
        <w:t xml:space="preserve">executes as </w:t>
      </w:r>
      <w:r>
        <w:t>a multithreaded sequence because the model invoke</w:t>
      </w:r>
      <w:r w:rsidR="00985555">
        <w:t>s</w:t>
      </w:r>
      <w:r>
        <w:t xml:space="preserve"> </w:t>
      </w:r>
      <w:r w:rsidR="00985555">
        <w:t xml:space="preserve">plug-in </w:t>
      </w:r>
      <w:r>
        <w:t xml:space="preserve">entry points </w:t>
      </w:r>
      <w:ins w:id="110" w:author="Jed Beach" w:date="2012-05-14T10:19:00Z">
        <w:r w:rsidR="00A0115B">
          <w:t xml:space="preserve">both </w:t>
        </w:r>
      </w:ins>
      <w:r>
        <w:t xml:space="preserve">in the controller thread and </w:t>
      </w:r>
      <w:del w:id="111" w:author="Jed Beach" w:date="2012-05-14T10:19:00Z">
        <w:r w:rsidDel="00A0115B">
          <w:delText xml:space="preserve">in </w:delText>
        </w:r>
      </w:del>
      <w:ins w:id="112" w:author="Jed Beach" w:date="2012-05-14T10:19:00Z">
        <w:r w:rsidR="00A0115B">
          <w:t xml:space="preserve">the </w:t>
        </w:r>
      </w:ins>
      <w:r>
        <w:t xml:space="preserve">socket threads. Therefore, </w:t>
      </w:r>
      <w:r w:rsidR="003D6A63">
        <w:t xml:space="preserve">you can access properties of </w:t>
      </w:r>
      <w:r>
        <w:t>the plug-in</w:t>
      </w:r>
      <w:r w:rsidR="003D6A63">
        <w:t xml:space="preserve"> instance</w:t>
      </w:r>
      <w:r>
        <w:t xml:space="preserve"> from multiple threads</w:t>
      </w:r>
      <w:r w:rsidR="003B644D">
        <w:t xml:space="preserve"> in parallel</w:t>
      </w:r>
      <w:r>
        <w:t>. TestStand ensures that reads and writes to TestStand properties are atomic</w:t>
      </w:r>
      <w:r w:rsidR="003D6A63">
        <w:t>. However</w:t>
      </w:r>
      <w:r w:rsidR="003B644D">
        <w:t xml:space="preserve">, </w:t>
      </w:r>
      <w:r w:rsidR="003D6A63">
        <w:t xml:space="preserve">National Instruments </w:t>
      </w:r>
      <w:r w:rsidR="003B644D">
        <w:t xml:space="preserve">recommends </w:t>
      </w:r>
      <w:r w:rsidR="00AD30A1">
        <w:t xml:space="preserve">that you use the following strategies </w:t>
      </w:r>
      <w:r w:rsidR="003B644D">
        <w:t xml:space="preserve">to </w:t>
      </w:r>
      <w:r>
        <w:t>ensure that different threads safely share access to plug-in instance variables</w:t>
      </w:r>
      <w:r w:rsidR="003B644D">
        <w:t>:</w:t>
      </w:r>
    </w:p>
    <w:p w:rsidR="009A34DD" w:rsidRDefault="003B644D" w:rsidP="009A34DD">
      <w:pPr>
        <w:pStyle w:val="ListParagraph"/>
        <w:numPr>
          <w:ilvl w:val="0"/>
          <w:numId w:val="12"/>
        </w:numPr>
      </w:pPr>
      <w:r>
        <w:t xml:space="preserve">Add run-time variables only </w:t>
      </w:r>
      <w:r w:rsidR="005D4086">
        <w:t>to</w:t>
      </w:r>
      <w:r>
        <w:t xml:space="preserve"> the &lt;</w:t>
      </w:r>
      <w:r w:rsidRPr="00D0369A">
        <w:rPr>
          <w:i/>
        </w:rPr>
        <w:t>plug-</w:t>
      </w:r>
      <w:proofErr w:type="gramStart"/>
      <w:r w:rsidRPr="00D0369A">
        <w:rPr>
          <w:i/>
        </w:rPr>
        <w:t>in  name</w:t>
      </w:r>
      <w:proofErr w:type="gramEnd"/>
      <w:r>
        <w:t>&gt;RuntimeVariables and &lt;</w:t>
      </w:r>
      <w:r w:rsidRPr="00D0369A">
        <w:rPr>
          <w:i/>
        </w:rPr>
        <w:t>plug-in  name</w:t>
      </w:r>
      <w:r>
        <w:t>&gt;PerSocketRuntimeVariables data types.</w:t>
      </w:r>
    </w:p>
    <w:p w:rsidR="009A34DD" w:rsidRDefault="003B644D" w:rsidP="009A34DD">
      <w:pPr>
        <w:pStyle w:val="ListParagraph"/>
        <w:numPr>
          <w:ilvl w:val="0"/>
          <w:numId w:val="12"/>
        </w:numPr>
      </w:pPr>
      <w:r>
        <w:t xml:space="preserve">If a run-time variable </w:t>
      </w:r>
      <w:r w:rsidR="00412181">
        <w:t>must</w:t>
      </w:r>
      <w:r>
        <w:t xml:space="preserve"> have a unique value for each test socket, add it </w:t>
      </w:r>
      <w:r w:rsidR="00BD6667">
        <w:t>to</w:t>
      </w:r>
      <w:r>
        <w:t xml:space="preserve"> the &lt;</w:t>
      </w:r>
      <w:r w:rsidRPr="00D0369A">
        <w:rPr>
          <w:i/>
        </w:rPr>
        <w:t>plug-in name</w:t>
      </w:r>
      <w:r>
        <w:t>&gt;PerSocketRuntimeVariables data type.</w:t>
      </w:r>
    </w:p>
    <w:p w:rsidR="008558C8" w:rsidRDefault="003B644D" w:rsidP="00322CFA">
      <w:pPr>
        <w:pStyle w:val="ListParagraph"/>
        <w:numPr>
          <w:ilvl w:val="0"/>
          <w:numId w:val="12"/>
        </w:numPr>
      </w:pPr>
      <w:r>
        <w:t xml:space="preserve">Use a TestStand lock or other synchronization method to ensure a thread has exclusive access to </w:t>
      </w:r>
      <w:r w:rsidR="00D555DD">
        <w:t>the plug-in</w:t>
      </w:r>
      <w:r>
        <w:t xml:space="preserve"> run-time variables when require</w:t>
      </w:r>
      <w:r w:rsidR="00D555DD">
        <w:t>d</w:t>
      </w:r>
      <w:r>
        <w:t>.</w:t>
      </w:r>
    </w:p>
    <w:p w:rsidR="003221E7" w:rsidRDefault="003221E7" w:rsidP="003221E7">
      <w:pPr>
        <w:pStyle w:val="Heading1"/>
      </w:pPr>
      <w:bookmarkStart w:id="113" w:name="_Step_Results"/>
      <w:bookmarkEnd w:id="113"/>
      <w:r>
        <w:t>Step Results</w:t>
      </w:r>
    </w:p>
    <w:p w:rsidR="003221E7" w:rsidRDefault="003221E7" w:rsidP="003221E7">
      <w:r>
        <w:t>A plug-in can receive step results after UUT completion or on-the-fly</w:t>
      </w:r>
      <w:r w:rsidR="00E271ED">
        <w:t>.</w:t>
      </w:r>
    </w:p>
    <w:p w:rsidR="003221E7" w:rsidRDefault="003221E7" w:rsidP="003221E7">
      <w:pPr>
        <w:pStyle w:val="Heading2"/>
      </w:pPr>
      <w:r>
        <w:t>After UUT Completion</w:t>
      </w:r>
    </w:p>
    <w:p w:rsidR="003221E7" w:rsidRDefault="003221E7" w:rsidP="003221E7">
      <w:r>
        <w:t xml:space="preserve">After each UUT completes, the process model calls the </w:t>
      </w:r>
      <w:commentRangeStart w:id="114"/>
      <w:r w:rsidR="00AC4E76">
        <w:fldChar w:fldCharType="begin"/>
      </w:r>
      <w:r w:rsidR="00E767A6">
        <w:instrText>HYPERLINK \l "_Model_Plugin_-_2"</w:instrText>
      </w:r>
      <w:r w:rsidR="00AC4E76">
        <w:fldChar w:fldCharType="separate"/>
      </w:r>
      <w:r w:rsidRPr="00ED25A2">
        <w:rPr>
          <w:rStyle w:val="Hyperlink"/>
        </w:rPr>
        <w:t xml:space="preserve">Model </w:t>
      </w:r>
      <w:proofErr w:type="spellStart"/>
      <w:r w:rsidRPr="00ED25A2">
        <w:rPr>
          <w:rStyle w:val="Hyperlink"/>
        </w:rPr>
        <w:t>Plugin</w:t>
      </w:r>
      <w:proofErr w:type="spellEnd"/>
      <w:r w:rsidRPr="00ED25A2">
        <w:rPr>
          <w:rStyle w:val="Hyperlink"/>
        </w:rPr>
        <w:t xml:space="preserve"> - UUT</w:t>
      </w:r>
      <w:r w:rsidR="00AC4E76">
        <w:fldChar w:fldCharType="end"/>
      </w:r>
      <w:r w:rsidR="00855C0B">
        <w:t xml:space="preserve"> </w:t>
      </w:r>
      <w:proofErr w:type="gramStart"/>
      <w:r w:rsidR="001C18A6">
        <w:t>Done</w:t>
      </w:r>
      <w:commentRangeEnd w:id="114"/>
      <w:proofErr w:type="gramEnd"/>
      <w:r w:rsidR="00A0115B">
        <w:rPr>
          <w:rStyle w:val="CommentReference"/>
        </w:rPr>
        <w:commentReference w:id="114"/>
      </w:r>
      <w:r>
        <w:t xml:space="preserve"> entry point</w:t>
      </w:r>
      <w:r w:rsidR="00ED25A2">
        <w:t xml:space="preserve"> and uses</w:t>
      </w:r>
      <w:r w:rsidR="00480EC6">
        <w:t xml:space="preserve"> the</w:t>
      </w:r>
      <w:r w:rsidR="00ED25A2">
        <w:t xml:space="preserve"> </w:t>
      </w:r>
      <w:r w:rsidR="001637DD" w:rsidRPr="001637DD">
        <w:rPr>
          <w:b/>
        </w:rPr>
        <w:t>MainSequenceResult</w:t>
      </w:r>
      <w:r w:rsidR="00357E3A">
        <w:rPr>
          <w:b/>
        </w:rPr>
        <w:t xml:space="preserve"> </w:t>
      </w:r>
      <w:r w:rsidR="00480EC6">
        <w:t>p</w:t>
      </w:r>
      <w:r w:rsidR="00480EC6" w:rsidRPr="007C1CB2">
        <w:t>arameter</w:t>
      </w:r>
      <w:r w:rsidR="00480EC6">
        <w:t xml:space="preserve"> </w:t>
      </w:r>
      <w:r w:rsidR="00ED25A2">
        <w:t xml:space="preserve">to pass a reference to the result of the process model Sequence Call step </w:t>
      </w:r>
      <w:r w:rsidR="00787D3B">
        <w:t xml:space="preserve">that </w:t>
      </w:r>
      <w:r w:rsidR="00ED25A2">
        <w:t xml:space="preserve">calls the client file. </w:t>
      </w:r>
      <w:r w:rsidR="00D40731">
        <w:t xml:space="preserve">The </w:t>
      </w:r>
      <w:r w:rsidR="001637DD" w:rsidRPr="001637DD">
        <w:rPr>
          <w:rStyle w:val="Monospace"/>
        </w:rPr>
        <w:t>Parameters.MainSequenceResult.TS.SequenceCall.ResultList</w:t>
      </w:r>
      <w:r w:rsidR="00D40731">
        <w:t xml:space="preserve"> array </w:t>
      </w:r>
      <w:r w:rsidR="00EC4853">
        <w:t xml:space="preserve">contains </w:t>
      </w:r>
      <w:r w:rsidR="00D40731">
        <w:t>t</w:t>
      </w:r>
      <w:r>
        <w:t xml:space="preserve">he step results </w:t>
      </w:r>
      <w:r w:rsidR="00EC4853">
        <w:t xml:space="preserve">of </w:t>
      </w:r>
      <w:r>
        <w:t>the top</w:t>
      </w:r>
      <w:r w:rsidR="00ED25A2">
        <w:t>-</w:t>
      </w:r>
      <w:r>
        <w:t>level client sequence</w:t>
      </w:r>
      <w:r w:rsidR="00D40731">
        <w:t>.</w:t>
      </w:r>
      <w:r>
        <w:t xml:space="preserve"> </w:t>
      </w:r>
      <w:r w:rsidRPr="007F15C8">
        <w:t xml:space="preserve">If a result in the array is </w:t>
      </w:r>
      <w:r w:rsidR="00B94B40" w:rsidRPr="007F15C8">
        <w:t>for a</w:t>
      </w:r>
      <w:r w:rsidRPr="007F15C8">
        <w:t xml:space="preserve"> </w:t>
      </w:r>
      <w:r w:rsidR="00D40731" w:rsidRPr="007F15C8">
        <w:t>S</w:t>
      </w:r>
      <w:r w:rsidRPr="007F15C8">
        <w:t xml:space="preserve">equence </w:t>
      </w:r>
      <w:r w:rsidR="00D40731" w:rsidRPr="007F15C8">
        <w:t>C</w:t>
      </w:r>
      <w:r w:rsidRPr="007F15C8">
        <w:t>all step</w:t>
      </w:r>
      <w:r>
        <w:t xml:space="preserve">, </w:t>
      </w:r>
      <w:r w:rsidR="00D40731">
        <w:t xml:space="preserve">the </w:t>
      </w:r>
      <w:r w:rsidR="001637DD" w:rsidRPr="001637DD">
        <w:rPr>
          <w:rStyle w:val="Monospace"/>
        </w:rPr>
        <w:t>TS.SequenceCall.ResultsList</w:t>
      </w:r>
      <w:r w:rsidR="00D40731">
        <w:t xml:space="preserve"> property of the </w:t>
      </w:r>
      <w:r w:rsidR="0057722E">
        <w:t>sub</w:t>
      </w:r>
      <w:r w:rsidR="00D40731">
        <w:t xml:space="preserve">sequence includes </w:t>
      </w:r>
      <w:r>
        <w:t xml:space="preserve">the results of </w:t>
      </w:r>
      <w:r w:rsidR="006E3785">
        <w:t>all</w:t>
      </w:r>
      <w:r>
        <w:t xml:space="preserve"> steps in </w:t>
      </w:r>
      <w:r w:rsidR="00D40731">
        <w:t xml:space="preserve">the </w:t>
      </w:r>
      <w:r w:rsidR="0057722E">
        <w:t>sub</w:t>
      </w:r>
      <w:r>
        <w:t xml:space="preserve">sequence. The </w:t>
      </w:r>
      <w:r w:rsidR="001637DD" w:rsidRPr="001637DD">
        <w:rPr>
          <w:rStyle w:val="Monospace"/>
        </w:rPr>
        <w:t>TS.SequenceCall.Sequence</w:t>
      </w:r>
      <w:r w:rsidR="00D40731">
        <w:t xml:space="preserve">, </w:t>
      </w:r>
      <w:r w:rsidR="001637DD" w:rsidRPr="001637DD">
        <w:rPr>
          <w:rStyle w:val="Monospace"/>
        </w:rPr>
        <w:t>TS.SequenceCall.SequenceFile</w:t>
      </w:r>
      <w:r w:rsidR="00D40731">
        <w:t xml:space="preserve">, and </w:t>
      </w:r>
      <w:r w:rsidR="001637DD" w:rsidRPr="001637DD">
        <w:rPr>
          <w:rStyle w:val="Monospace"/>
        </w:rPr>
        <w:t>TS.SequenceCall.Status</w:t>
      </w:r>
      <w:r w:rsidR="00D40731">
        <w:t xml:space="preserve"> properties include the </w:t>
      </w:r>
      <w:r>
        <w:t xml:space="preserve">sequence name, sequence file path, and result status for the </w:t>
      </w:r>
      <w:r w:rsidR="0057722E">
        <w:t>sub</w:t>
      </w:r>
      <w:r>
        <w:t>sequence.</w:t>
      </w:r>
    </w:p>
    <w:p w:rsidR="003221E7" w:rsidRDefault="003221E7" w:rsidP="003221E7"/>
    <w:p w:rsidR="003221E7" w:rsidRDefault="003221E7" w:rsidP="003221E7">
      <w:r>
        <w:t xml:space="preserve">A plug-in that processes results, such as a report generator or </w:t>
      </w:r>
      <w:r w:rsidR="00505410">
        <w:t xml:space="preserve">a </w:t>
      </w:r>
      <w:r>
        <w:t>database logger</w:t>
      </w:r>
      <w:r w:rsidR="00D40731">
        <w:t>,</w:t>
      </w:r>
      <w:r>
        <w:t xml:space="preserve"> typically recursively traverses the </w:t>
      </w:r>
      <w:r w:rsidR="001637DD" w:rsidRPr="001637DD">
        <w:rPr>
          <w:rStyle w:val="Monospace"/>
        </w:rPr>
        <w:t>TS.SequenceCall.ResultsList</w:t>
      </w:r>
      <w:r>
        <w:t xml:space="preserve"> </w:t>
      </w:r>
      <w:r w:rsidR="00B94B40">
        <w:t>array</w:t>
      </w:r>
      <w:r w:rsidR="00DF6BD6">
        <w:t xml:space="preserve">, including </w:t>
      </w:r>
      <w:r>
        <w:t xml:space="preserve">results of </w:t>
      </w:r>
      <w:r w:rsidR="0057722E">
        <w:t>sub</w:t>
      </w:r>
      <w:r>
        <w:t>sequences</w:t>
      </w:r>
      <w:r w:rsidR="00B94B40">
        <w:t>,</w:t>
      </w:r>
      <w:r>
        <w:t xml:space="preserve"> </w:t>
      </w:r>
      <w:r w:rsidR="00D40731">
        <w:t xml:space="preserve">to </w:t>
      </w:r>
      <w:r>
        <w:t>generat</w:t>
      </w:r>
      <w:r w:rsidR="00D40731">
        <w:t xml:space="preserve">e </w:t>
      </w:r>
      <w:r w:rsidR="00A55995">
        <w:t xml:space="preserve">a </w:t>
      </w:r>
      <w:r>
        <w:t>report or log the data.</w:t>
      </w:r>
    </w:p>
    <w:p w:rsidR="003221E7" w:rsidRDefault="003221E7" w:rsidP="003221E7">
      <w:pPr>
        <w:pStyle w:val="Heading2"/>
      </w:pPr>
      <w:r>
        <w:t>On-</w:t>
      </w:r>
      <w:r w:rsidR="006F56D9">
        <w:t>T</w:t>
      </w:r>
      <w:r>
        <w:t>he-Fly</w:t>
      </w:r>
    </w:p>
    <w:p w:rsidR="003221E7" w:rsidRDefault="00D40731" w:rsidP="003221E7">
      <w:r>
        <w:t xml:space="preserve">If you enable a plug-in to process results on-the-fly by setting the </w:t>
      </w:r>
      <w:r w:rsidRPr="00B31C73">
        <w:rPr>
          <w:rFonts w:ascii="Courier" w:hAnsi="Courier"/>
          <w:sz w:val="20"/>
        </w:rPr>
        <w:t>ProcessOnTheFly</w:t>
      </w:r>
      <w:r>
        <w:t xml:space="preserve"> subproperty to </w:t>
      </w:r>
      <w:r w:rsidR="001637DD" w:rsidRPr="001637DD">
        <w:rPr>
          <w:rStyle w:val="Monospace"/>
        </w:rPr>
        <w:t>True</w:t>
      </w:r>
      <w:r>
        <w:t xml:space="preserve">, </w:t>
      </w:r>
      <w:del w:id="115" w:author="Jed Beach" w:date="2012-05-14T10:22:00Z">
        <w:r w:rsidDel="00A0115B">
          <w:delText xml:space="preserve"> </w:delText>
        </w:r>
      </w:del>
      <w:r>
        <w:t xml:space="preserve">TestStand </w:t>
      </w:r>
      <w:r w:rsidR="00926945">
        <w:t>collects</w:t>
      </w:r>
      <w:r>
        <w:t xml:space="preserve"> results during test execution. </w:t>
      </w:r>
      <w:r w:rsidR="003221E7">
        <w:t xml:space="preserve">When TestStand collects </w:t>
      </w:r>
      <w:r w:rsidR="003221E7">
        <w:lastRenderedPageBreak/>
        <w:t xml:space="preserve">a result and </w:t>
      </w:r>
      <w:r w:rsidR="00505410">
        <w:t xml:space="preserve">exceeds </w:t>
      </w:r>
      <w:r w:rsidR="003221E7">
        <w:t xml:space="preserve">a threshold in time or in the number of collected results, the process model passes the results collected since the last time </w:t>
      </w:r>
      <w:r w:rsidR="00505410">
        <w:t xml:space="preserve">TestStand exceeded </w:t>
      </w:r>
      <w:r w:rsidR="003221E7">
        <w:t xml:space="preserve">the threshold to the </w:t>
      </w:r>
      <w:hyperlink w:anchor="_Model_Plugin_–" w:history="1">
        <w:r w:rsidR="003221E7" w:rsidRPr="00D40731">
          <w:rPr>
            <w:rStyle w:val="Hyperlink"/>
          </w:rPr>
          <w:t>Model Plugin - OnTheFly Step Results</w:t>
        </w:r>
      </w:hyperlink>
      <w:r w:rsidR="003221E7">
        <w:t xml:space="preserve"> entry point for processing. </w:t>
      </w:r>
    </w:p>
    <w:p w:rsidR="003221E7" w:rsidRDefault="003221E7" w:rsidP="003221E7"/>
    <w:p w:rsidR="003221E7" w:rsidRDefault="003221E7" w:rsidP="003221E7">
      <w:r>
        <w:t xml:space="preserve">A plug-in that processes results on-the-fly, such as a report generator or </w:t>
      </w:r>
      <w:r w:rsidR="00505410">
        <w:t xml:space="preserve">a </w:t>
      </w:r>
      <w:r>
        <w:t>database logger</w:t>
      </w:r>
      <w:r w:rsidR="00505410">
        <w:t>,</w:t>
      </w:r>
      <w:r>
        <w:t xml:space="preserve"> typically </w:t>
      </w:r>
      <w:r w:rsidR="00505410">
        <w:t xml:space="preserve">appends data to a report or logs the data to a database </w:t>
      </w:r>
      <w:r w:rsidR="007F15C8">
        <w:t>while iterating</w:t>
      </w:r>
      <w:r>
        <w:t xml:space="preserve"> through each </w:t>
      </w:r>
      <w:r w:rsidR="001E49C8">
        <w:t xml:space="preserve">array </w:t>
      </w:r>
      <w:r>
        <w:t>of results</w:t>
      </w:r>
      <w:r w:rsidR="001E49C8">
        <w:t xml:space="preserve"> the model passes to the OnTheFly Step Results entry point.</w:t>
      </w:r>
      <w:r w:rsidR="00505410">
        <w:t xml:space="preserve"> </w:t>
      </w:r>
      <w:r>
        <w:t xml:space="preserve"> </w:t>
      </w:r>
    </w:p>
    <w:p w:rsidR="00505410" w:rsidRDefault="00505410" w:rsidP="003221E7"/>
    <w:p w:rsidR="00DC6422" w:rsidRDefault="006C0988">
      <w:pPr>
        <w:pStyle w:val="Heading3"/>
      </w:pPr>
      <w:r>
        <w:t xml:space="preserve">On-The-Fly - </w:t>
      </w:r>
      <w:r w:rsidR="003221E7">
        <w:t>Provisional Results</w:t>
      </w:r>
    </w:p>
    <w:p w:rsidR="0011779B" w:rsidRDefault="003605AA" w:rsidP="003221E7">
      <w:r>
        <w:t xml:space="preserve">TestStand cannot determine the result status of a Sequence Call step before the </w:t>
      </w:r>
      <w:r w:rsidR="0057722E">
        <w:t>sub</w:t>
      </w:r>
      <w:r>
        <w:t>sequence completes</w:t>
      </w:r>
      <w:r w:rsidR="009A7084">
        <w:t>.</w:t>
      </w:r>
      <w:r w:rsidR="00480EC6">
        <w:t xml:space="preserve"> </w:t>
      </w:r>
      <w:r w:rsidR="0002439D">
        <w:t>Therefore</w:t>
      </w:r>
      <w:r w:rsidR="009A7084">
        <w:t xml:space="preserve">, TestStand does not generate the </w:t>
      </w:r>
      <w:r w:rsidR="0002439D">
        <w:t xml:space="preserve">final </w:t>
      </w:r>
      <w:r w:rsidR="009A7084">
        <w:t xml:space="preserve">parent result for the steps of a </w:t>
      </w:r>
      <w:r w:rsidR="0057722E">
        <w:t>sub</w:t>
      </w:r>
      <w:r w:rsidR="009A7084">
        <w:t xml:space="preserve">sequence until the </w:t>
      </w:r>
      <w:r w:rsidR="0057722E">
        <w:t>sub</w:t>
      </w:r>
      <w:r w:rsidR="009A7084">
        <w:t>sequence completes.</w:t>
      </w:r>
    </w:p>
    <w:p w:rsidR="0011779B" w:rsidRDefault="0011779B" w:rsidP="003221E7"/>
    <w:p w:rsidR="003221E7" w:rsidRDefault="0002439D" w:rsidP="003221E7">
      <w:r>
        <w:t>However, t</w:t>
      </w:r>
      <w:r w:rsidR="0011779B">
        <w:t>o support plug-ins that must immediately identify the parent result for each child result</w:t>
      </w:r>
      <w:r w:rsidR="00AC4F2E">
        <w:t xml:space="preserve">, TestStand generates a provisional result for a </w:t>
      </w:r>
      <w:r w:rsidR="00BD7753">
        <w:t>Sequence Call step</w:t>
      </w:r>
      <w:r w:rsidR="00AC4F2E">
        <w:t xml:space="preserve"> before executing the steps in the </w:t>
      </w:r>
      <w:r w:rsidR="007F15C8">
        <w:t>sub</w:t>
      </w:r>
      <w:r w:rsidR="00AC4F2E">
        <w:t xml:space="preserve">sequence. </w:t>
      </w:r>
      <w:r w:rsidR="003221E7">
        <w:t xml:space="preserve">The ID of a provisional result is </w:t>
      </w:r>
      <w:r w:rsidR="00AC4F2E">
        <w:t>the s</w:t>
      </w:r>
      <w:r w:rsidR="003221E7">
        <w:t xml:space="preserve">ame as the ID of the corresponding final result. TestStand passes provisional results only to the </w:t>
      </w:r>
      <w:hyperlink w:anchor="_Model_Plugin_–" w:history="1">
        <w:r w:rsidR="003221E7" w:rsidRPr="00AC4F2E">
          <w:rPr>
            <w:rStyle w:val="Hyperlink"/>
          </w:rPr>
          <w:t>Model Plugin - OnTheFly Step Results</w:t>
        </w:r>
      </w:hyperlink>
      <w:r w:rsidR="003221E7">
        <w:t xml:space="preserve"> plug-in entry point and PostResults engine callback. </w:t>
      </w:r>
      <w:r w:rsidR="0089766E">
        <w:t>U</w:t>
      </w:r>
      <w:r w:rsidR="003D32DB">
        <w:t xml:space="preserve">se </w:t>
      </w:r>
      <w:r w:rsidR="007509F9">
        <w:t>t</w:t>
      </w:r>
      <w:r w:rsidR="00AC4F2E">
        <w:t xml:space="preserve">he </w:t>
      </w:r>
      <w:r w:rsidR="007E393D">
        <w:t xml:space="preserve">existence of the </w:t>
      </w:r>
      <w:proofErr w:type="spellStart"/>
      <w:r w:rsidR="001637DD" w:rsidRPr="001637DD">
        <w:rPr>
          <w:rStyle w:val="Monospace"/>
        </w:rPr>
        <w:t>TS.Provisional</w:t>
      </w:r>
      <w:proofErr w:type="spellEnd"/>
      <w:r w:rsidR="00AC4F2E">
        <w:t xml:space="preserve"> </w:t>
      </w:r>
      <w:commentRangeStart w:id="116"/>
      <w:del w:id="117" w:author="Jed Beach" w:date="2012-05-14T10:26:00Z">
        <w:r w:rsidR="00AC4F2E" w:rsidDel="00A0115B">
          <w:delText xml:space="preserve">Boolean </w:delText>
        </w:r>
      </w:del>
      <w:commentRangeEnd w:id="116"/>
      <w:r w:rsidR="00A0115B">
        <w:rPr>
          <w:rStyle w:val="CommentReference"/>
        </w:rPr>
        <w:commentReference w:id="116"/>
      </w:r>
      <w:proofErr w:type="spellStart"/>
      <w:r w:rsidR="00AC4F2E">
        <w:t>subproperty</w:t>
      </w:r>
      <w:proofErr w:type="spellEnd"/>
      <w:r w:rsidR="00AC4F2E">
        <w:t xml:space="preserve"> </w:t>
      </w:r>
      <w:r w:rsidR="007509F9">
        <w:t xml:space="preserve">to identify </w:t>
      </w:r>
      <w:r w:rsidR="003221E7">
        <w:t>provisional result</w:t>
      </w:r>
      <w:r w:rsidR="007509F9">
        <w:t>s</w:t>
      </w:r>
      <w:r w:rsidR="003221E7">
        <w:t xml:space="preserve">. </w:t>
      </w:r>
      <w:r w:rsidR="00F26AB8">
        <w:t xml:space="preserve">In a Model Plugin – OnTheFly Step Results plug-in entry point, </w:t>
      </w:r>
      <w:r w:rsidR="0089766E">
        <w:t xml:space="preserve">you </w:t>
      </w:r>
      <w:r w:rsidR="003221E7">
        <w:t xml:space="preserve">use or </w:t>
      </w:r>
      <w:r w:rsidR="00B609C8">
        <w:t xml:space="preserve">ignore </w:t>
      </w:r>
      <w:r w:rsidR="0054628A">
        <w:t xml:space="preserve">provisional results </w:t>
      </w:r>
      <w:r w:rsidR="003221E7">
        <w:t xml:space="preserve">depending on what </w:t>
      </w:r>
      <w:r w:rsidR="0089766E">
        <w:t xml:space="preserve">the </w:t>
      </w:r>
      <w:r w:rsidR="003221E7">
        <w:t>plug-in requires.</w:t>
      </w:r>
    </w:p>
    <w:p w:rsidR="003221E7" w:rsidRDefault="003221E7" w:rsidP="003221E7"/>
    <w:p w:rsidR="003221E7" w:rsidRDefault="003221E7" w:rsidP="003221E7">
      <w:r>
        <w:t>Refer to the</w:t>
      </w:r>
      <w:r w:rsidR="007509F9">
        <w:t xml:space="preserve"> </w:t>
      </w:r>
      <w:r w:rsidR="007509F9" w:rsidRPr="007509F9">
        <w:rPr>
          <w:i/>
        </w:rPr>
        <w:t>Execution</w:t>
      </w:r>
      <w:r w:rsidR="007509F9">
        <w:t xml:space="preserve"> topics in the </w:t>
      </w:r>
      <w:r w:rsidR="007509F9" w:rsidRPr="007509F9">
        <w:rPr>
          <w:i/>
        </w:rPr>
        <w:t>NI TestStand Help</w:t>
      </w:r>
      <w:r w:rsidR="007509F9">
        <w:t xml:space="preserve"> </w:t>
      </w:r>
      <w:r>
        <w:t>for more information about TestStand results.</w:t>
      </w:r>
    </w:p>
    <w:p w:rsidR="005A1F23" w:rsidRDefault="005A1F23" w:rsidP="005F7492">
      <w:pPr>
        <w:pStyle w:val="Heading1"/>
      </w:pPr>
      <w:r>
        <w:t>Structure of Plug-in Sequence Files</w:t>
      </w:r>
    </w:p>
    <w:p w:rsidR="005A1F23" w:rsidRPr="005A1F23" w:rsidRDefault="008A4A34" w:rsidP="005A1F23">
      <w:r>
        <w:t>P</w:t>
      </w:r>
      <w:r w:rsidR="00D66FC5">
        <w:t xml:space="preserve">lug-ins </w:t>
      </w:r>
      <w:proofErr w:type="gramStart"/>
      <w:r w:rsidR="00D66FC5">
        <w:t>include</w:t>
      </w:r>
      <w:proofErr w:type="gramEnd"/>
      <w:r w:rsidR="00D66FC5">
        <w:t xml:space="preserve"> specific </w:t>
      </w:r>
      <w:hyperlink w:anchor="_Plug-in_Entry_Points" w:history="1">
        <w:r w:rsidR="00D66FC5" w:rsidRPr="00D66FC5">
          <w:rPr>
            <w:rStyle w:val="Hyperlink"/>
          </w:rPr>
          <w:t>entry points</w:t>
        </w:r>
      </w:hyperlink>
      <w:r w:rsidR="00D66FC5">
        <w:t xml:space="preserve">, </w:t>
      </w:r>
      <w:hyperlink w:anchor="_Plug-in_Entry_Point" w:history="1">
        <w:r w:rsidR="00D66FC5" w:rsidRPr="00D66FC5">
          <w:rPr>
            <w:rStyle w:val="Hyperlink"/>
          </w:rPr>
          <w:t>entry point parameters</w:t>
        </w:r>
      </w:hyperlink>
      <w:r w:rsidR="00D66FC5">
        <w:t xml:space="preserve">, and </w:t>
      </w:r>
      <w:commentRangeStart w:id="118"/>
      <w:r w:rsidR="00AC4E76">
        <w:fldChar w:fldCharType="begin"/>
      </w:r>
      <w:r w:rsidR="00E767A6">
        <w:instrText>HYPERLINK \l "_Plug-in_Data_and_1"</w:instrText>
      </w:r>
      <w:r w:rsidR="00AC4E76">
        <w:fldChar w:fldCharType="separate"/>
      </w:r>
      <w:r w:rsidR="00D66FC5" w:rsidRPr="00D66FC5">
        <w:rPr>
          <w:rStyle w:val="Hyperlink"/>
        </w:rPr>
        <w:t>data types</w:t>
      </w:r>
      <w:r w:rsidR="00AC4E76">
        <w:fldChar w:fldCharType="end"/>
      </w:r>
      <w:commentRangeEnd w:id="118"/>
      <w:r w:rsidR="009454D3">
        <w:rPr>
          <w:rStyle w:val="CommentReference"/>
        </w:rPr>
        <w:commentReference w:id="118"/>
      </w:r>
      <w:r w:rsidR="00D66FC5">
        <w:t xml:space="preserve">. </w:t>
      </w:r>
    </w:p>
    <w:p w:rsidR="00863A87" w:rsidRDefault="00863A87" w:rsidP="00863A87">
      <w:pPr>
        <w:pStyle w:val="Heading2"/>
      </w:pPr>
      <w:bookmarkStart w:id="119" w:name="_Plug-in_Entry_Points"/>
      <w:bookmarkEnd w:id="119"/>
      <w:r>
        <w:t>Plug-in Entry Points</w:t>
      </w:r>
    </w:p>
    <w:p w:rsidR="00054208" w:rsidRDefault="00863A87" w:rsidP="00863A87">
      <w:r>
        <w:t>TestStand process model</w:t>
      </w:r>
      <w:r w:rsidR="00D66FC5">
        <w:t>s</w:t>
      </w:r>
      <w:r>
        <w:t xml:space="preserve"> invoke plug-ins by calling </w:t>
      </w:r>
      <w:r w:rsidR="00855C0B">
        <w:t xml:space="preserve">the following </w:t>
      </w:r>
      <w:r>
        <w:t xml:space="preserve">set of </w:t>
      </w:r>
      <w:r w:rsidR="00D66FC5">
        <w:t xml:space="preserve">optional entry point </w:t>
      </w:r>
      <w:r>
        <w:t xml:space="preserve">sequences </w:t>
      </w:r>
      <w:r w:rsidR="00D66FC5">
        <w:t xml:space="preserve">with a pre-defined set of </w:t>
      </w:r>
      <w:hyperlink w:anchor="_Plug-in_Entry_Point" w:history="1">
        <w:r w:rsidR="00D66FC5" w:rsidRPr="00D66FC5">
          <w:rPr>
            <w:rStyle w:val="Hyperlink"/>
          </w:rPr>
          <w:t>parameters</w:t>
        </w:r>
      </w:hyperlink>
      <w:r w:rsidR="00D66FC5">
        <w:t xml:space="preserve"> </w:t>
      </w:r>
      <w:r>
        <w:t xml:space="preserve">at </w:t>
      </w:r>
      <w:r w:rsidR="00D749C8">
        <w:t xml:space="preserve">specific </w:t>
      </w:r>
      <w:r w:rsidR="00D66FC5">
        <w:t xml:space="preserve">points in the </w:t>
      </w:r>
      <w:commentRangeStart w:id="120"/>
      <w:r w:rsidR="00D66FC5">
        <w:t>testing process</w:t>
      </w:r>
      <w:commentRangeEnd w:id="120"/>
      <w:r w:rsidR="009B6229">
        <w:rPr>
          <w:rStyle w:val="CommentReference"/>
        </w:rPr>
        <w:commentReference w:id="120"/>
      </w:r>
      <w:r w:rsidR="00D66FC5">
        <w:t xml:space="preserve">. </w:t>
      </w:r>
    </w:p>
    <w:p w:rsidR="000C1A21" w:rsidRDefault="00054208" w:rsidP="000C1A21">
      <w:pPr>
        <w:pStyle w:val="ListParagraph"/>
        <w:numPr>
          <w:ilvl w:val="0"/>
          <w:numId w:val="25"/>
        </w:numPr>
      </w:pPr>
      <w:r w:rsidRPr="00054208">
        <w:t>Model Plugin - Configure Standard Options</w:t>
      </w:r>
    </w:p>
    <w:p w:rsidR="000C1A21" w:rsidRDefault="00054208" w:rsidP="000C1A21">
      <w:pPr>
        <w:pStyle w:val="ListParagraph"/>
        <w:numPr>
          <w:ilvl w:val="0"/>
          <w:numId w:val="25"/>
        </w:numPr>
      </w:pPr>
      <w:r>
        <w:t>Model Plugin - Configure Additional Options</w:t>
      </w:r>
    </w:p>
    <w:p w:rsidR="000C1A21" w:rsidRDefault="00054208" w:rsidP="000C1A21">
      <w:pPr>
        <w:pStyle w:val="ListParagraph"/>
        <w:numPr>
          <w:ilvl w:val="0"/>
          <w:numId w:val="25"/>
        </w:numPr>
      </w:pPr>
      <w:r>
        <w:t>Model Plugin - Initialize</w:t>
      </w:r>
    </w:p>
    <w:p w:rsidR="000C1A21" w:rsidRDefault="00054208" w:rsidP="000C1A21">
      <w:pPr>
        <w:pStyle w:val="ListParagraph"/>
        <w:numPr>
          <w:ilvl w:val="0"/>
          <w:numId w:val="25"/>
        </w:numPr>
      </w:pPr>
      <w:r>
        <w:t>Model Plugin - Begin</w:t>
      </w:r>
    </w:p>
    <w:p w:rsidR="000C1A21" w:rsidRDefault="00054208" w:rsidP="000C1A21">
      <w:pPr>
        <w:pStyle w:val="ListParagraph"/>
        <w:numPr>
          <w:ilvl w:val="0"/>
          <w:numId w:val="25"/>
        </w:numPr>
      </w:pPr>
      <w:r>
        <w:t>Model Plugin - Pre Batch</w:t>
      </w:r>
    </w:p>
    <w:p w:rsidR="000C1A21" w:rsidRDefault="00054208" w:rsidP="000C1A21">
      <w:pPr>
        <w:pStyle w:val="ListParagraph"/>
        <w:numPr>
          <w:ilvl w:val="0"/>
          <w:numId w:val="25"/>
        </w:numPr>
      </w:pPr>
      <w:r>
        <w:t>Model Plugin - Pre UUT</w:t>
      </w:r>
    </w:p>
    <w:p w:rsidR="000C1A21" w:rsidRDefault="00054208" w:rsidP="000C1A21">
      <w:pPr>
        <w:pStyle w:val="ListParagraph"/>
        <w:numPr>
          <w:ilvl w:val="0"/>
          <w:numId w:val="25"/>
        </w:numPr>
      </w:pPr>
      <w:r>
        <w:t>Model Plugin - Batch Start</w:t>
      </w:r>
    </w:p>
    <w:p w:rsidR="000C1A21" w:rsidRDefault="00054208" w:rsidP="000C1A21">
      <w:pPr>
        <w:pStyle w:val="ListParagraph"/>
        <w:numPr>
          <w:ilvl w:val="0"/>
          <w:numId w:val="25"/>
        </w:numPr>
      </w:pPr>
      <w:r>
        <w:t>Model Plugin - UUT Start</w:t>
      </w:r>
    </w:p>
    <w:p w:rsidR="000C1A21" w:rsidRDefault="00054208" w:rsidP="000C1A21">
      <w:pPr>
        <w:pStyle w:val="ListParagraph"/>
        <w:numPr>
          <w:ilvl w:val="0"/>
          <w:numId w:val="25"/>
        </w:numPr>
      </w:pPr>
      <w:r>
        <w:t>Model Plugin - OnTheFly Step Results</w:t>
      </w:r>
    </w:p>
    <w:p w:rsidR="000C1A21" w:rsidRDefault="00054208" w:rsidP="000C1A21">
      <w:pPr>
        <w:pStyle w:val="ListParagraph"/>
        <w:numPr>
          <w:ilvl w:val="0"/>
          <w:numId w:val="25"/>
        </w:numPr>
      </w:pPr>
      <w:r>
        <w:t>Model Plugin - UUT Done</w:t>
      </w:r>
    </w:p>
    <w:p w:rsidR="000C1A21" w:rsidRDefault="00054208" w:rsidP="000C1A21">
      <w:pPr>
        <w:pStyle w:val="ListParagraph"/>
        <w:numPr>
          <w:ilvl w:val="0"/>
          <w:numId w:val="25"/>
        </w:numPr>
      </w:pPr>
      <w:r>
        <w:t>Model Plugin - Batch Done</w:t>
      </w:r>
    </w:p>
    <w:p w:rsidR="000C1A21" w:rsidRDefault="00054208" w:rsidP="000C1A21">
      <w:pPr>
        <w:pStyle w:val="ListParagraph"/>
        <w:numPr>
          <w:ilvl w:val="0"/>
          <w:numId w:val="25"/>
        </w:numPr>
      </w:pPr>
      <w:r>
        <w:lastRenderedPageBreak/>
        <w:t>Model Plugin - Post UUT</w:t>
      </w:r>
    </w:p>
    <w:p w:rsidR="000C1A21" w:rsidRDefault="00054208" w:rsidP="000C1A21">
      <w:pPr>
        <w:pStyle w:val="ListParagraph"/>
        <w:numPr>
          <w:ilvl w:val="0"/>
          <w:numId w:val="25"/>
        </w:numPr>
      </w:pPr>
      <w:r>
        <w:t>Model Plugin - Post Batch</w:t>
      </w:r>
    </w:p>
    <w:p w:rsidR="000C1A21" w:rsidRDefault="00054208" w:rsidP="000C1A21">
      <w:pPr>
        <w:pStyle w:val="ListParagraph"/>
        <w:numPr>
          <w:ilvl w:val="0"/>
          <w:numId w:val="25"/>
        </w:numPr>
      </w:pPr>
      <w:r>
        <w:t>Model Plugin - End</w:t>
      </w:r>
    </w:p>
    <w:p w:rsidR="00054208" w:rsidRDefault="00054208" w:rsidP="00863A87"/>
    <w:p w:rsidR="00D66FC5" w:rsidRDefault="00D66FC5" w:rsidP="00863A87">
      <w:commentRangeStart w:id="121"/>
      <w:r>
        <w:t>Implement only the entry points you need to perform specific tasks</w:t>
      </w:r>
      <w:commentRangeEnd w:id="121"/>
      <w:r w:rsidR="009B6229">
        <w:rPr>
          <w:rStyle w:val="CommentReference"/>
        </w:rPr>
        <w:commentReference w:id="121"/>
      </w:r>
      <w:r>
        <w:t xml:space="preserve">. </w:t>
      </w:r>
      <w:r w:rsidR="00013A0F">
        <w:t xml:space="preserve"> </w:t>
      </w:r>
      <w:r w:rsidR="00855C0B">
        <w:t>The</w:t>
      </w:r>
      <w:r w:rsidR="00013A0F">
        <w:t xml:space="preserve"> Configure Standard Options and </w:t>
      </w:r>
      <w:r w:rsidR="00855C0B">
        <w:t xml:space="preserve">the </w:t>
      </w:r>
      <w:r w:rsidR="00013A0F">
        <w:t>Configure Additional Options</w:t>
      </w:r>
      <w:r w:rsidR="00855C0B">
        <w:t xml:space="preserve"> entry points</w:t>
      </w:r>
      <w:r w:rsidR="00013A0F">
        <w:t xml:space="preserve"> provide functionality you invoke </w:t>
      </w:r>
      <w:commentRangeStart w:id="123"/>
      <w:r w:rsidR="00013A0F">
        <w:t>when editing</w:t>
      </w:r>
      <w:commentRangeEnd w:id="123"/>
      <w:r w:rsidR="009B6229">
        <w:rPr>
          <w:rStyle w:val="CommentReference"/>
        </w:rPr>
        <w:commentReference w:id="123"/>
      </w:r>
      <w:r w:rsidR="00013A0F">
        <w:t xml:space="preserve"> a model plug</w:t>
      </w:r>
      <w:r w:rsidR="00D814A5">
        <w:t>-</w:t>
      </w:r>
      <w:r w:rsidR="00013A0F">
        <w:t>in configuration. Process models</w:t>
      </w:r>
      <w:r w:rsidR="00977CAD">
        <w:t xml:space="preserve"> invoke</w:t>
      </w:r>
      <w:r w:rsidR="00013A0F">
        <w:t xml:space="preserve"> the remaining entry points </w:t>
      </w:r>
      <w:r w:rsidR="00977CAD">
        <w:t>at run</w:t>
      </w:r>
      <w:r w:rsidR="00855C0B">
        <w:t xml:space="preserve"> </w:t>
      </w:r>
      <w:r w:rsidR="00977CAD">
        <w:t>time from</w:t>
      </w:r>
      <w:r w:rsidR="00013A0F">
        <w:t xml:space="preserve"> the locations shown in bold in the following tables.</w:t>
      </w:r>
    </w:p>
    <w:p w:rsidR="00013A0F" w:rsidRDefault="00013A0F" w:rsidP="00863A87"/>
    <w:p w:rsidR="00855C0B" w:rsidRDefault="00855C0B" w:rsidP="004C1239">
      <w:pPr>
        <w:keepNext/>
        <w:jc w:val="center"/>
        <w:rPr>
          <w:b/>
        </w:rPr>
      </w:pPr>
      <w:commentRangeStart w:id="124"/>
      <w:r w:rsidRPr="00E733C1">
        <w:rPr>
          <w:b/>
        </w:rPr>
        <w:t>Plug-in Entry Point Run-</w:t>
      </w:r>
      <w:r>
        <w:rPr>
          <w:b/>
        </w:rPr>
        <w:t>T</w:t>
      </w:r>
      <w:r w:rsidRPr="00E733C1">
        <w:rPr>
          <w:b/>
        </w:rPr>
        <w:t xml:space="preserve">ime </w:t>
      </w:r>
      <w:r>
        <w:rPr>
          <w:b/>
        </w:rPr>
        <w:t>O</w:t>
      </w:r>
      <w:r w:rsidRPr="00E733C1">
        <w:rPr>
          <w:b/>
        </w:rPr>
        <w:t xml:space="preserve">rder - </w:t>
      </w:r>
      <w:r>
        <w:rPr>
          <w:b/>
        </w:rPr>
        <w:t>Sequential</w:t>
      </w:r>
      <w:r w:rsidRPr="00E733C1">
        <w:rPr>
          <w:b/>
        </w:rPr>
        <w:t xml:space="preserve"> Model</w:t>
      </w:r>
      <w:commentRangeEnd w:id="124"/>
      <w:r w:rsidR="000555D2">
        <w:rPr>
          <w:rStyle w:val="CommentReference"/>
        </w:rPr>
        <w:commentReference w:id="124"/>
      </w:r>
    </w:p>
    <w:tbl>
      <w:tblPr>
        <w:tblStyle w:val="TableGrid"/>
        <w:tblW w:w="0" w:type="auto"/>
        <w:jc w:val="center"/>
        <w:tblLook w:val="04A0"/>
      </w:tblPr>
      <w:tblGrid>
        <w:gridCol w:w="5180"/>
      </w:tblGrid>
      <w:tr w:rsidR="00013A0F" w:rsidRPr="008A02C0" w:rsidTr="00013A0F">
        <w:trPr>
          <w:trHeight w:val="593"/>
          <w:jc w:val="center"/>
        </w:trPr>
        <w:tc>
          <w:tcPr>
            <w:tcW w:w="5180" w:type="dxa"/>
          </w:tcPr>
          <w:p w:rsidR="00013A0F" w:rsidRPr="008A02C0" w:rsidRDefault="00013A0F" w:rsidP="0058530F">
            <w:pPr>
              <w:jc w:val="center"/>
            </w:pPr>
            <w:r>
              <w:t>Sequential Model Controller/Socket Thread</w:t>
            </w:r>
          </w:p>
        </w:tc>
      </w:tr>
      <w:tr w:rsidR="00013A0F" w:rsidRPr="008A02C0" w:rsidTr="00013A0F">
        <w:trPr>
          <w:trHeight w:val="4441"/>
          <w:jc w:val="center"/>
        </w:trPr>
        <w:tc>
          <w:tcPr>
            <w:tcW w:w="5180" w:type="dxa"/>
          </w:tcPr>
          <w:p w:rsidR="00013A0F" w:rsidRPr="008A02C0" w:rsidRDefault="00013A0F" w:rsidP="0058530F">
            <w:r w:rsidRPr="008A02C0">
              <w:t>ModelOptions Callback</w:t>
            </w:r>
          </w:p>
          <w:p w:rsidR="00013A0F" w:rsidRDefault="00013A0F" w:rsidP="0058530F">
            <w:pPr>
              <w:rPr>
                <w:b/>
              </w:rPr>
            </w:pPr>
            <w:r w:rsidRPr="00A2402A">
              <w:rPr>
                <w:b/>
              </w:rPr>
              <w:t xml:space="preserve">Model Plugin </w:t>
            </w:r>
            <w:r>
              <w:rPr>
                <w:b/>
              </w:rPr>
              <w:t>–</w:t>
            </w:r>
            <w:r w:rsidRPr="00A2402A">
              <w:rPr>
                <w:b/>
              </w:rPr>
              <w:t xml:space="preserve"> Begin</w:t>
            </w:r>
          </w:p>
          <w:p w:rsidR="00013A0F" w:rsidRDefault="00013A0F" w:rsidP="0058530F">
            <w:r w:rsidRPr="008A02C0">
              <w:t>Process Setup</w:t>
            </w:r>
          </w:p>
          <w:p w:rsidR="00013A0F" w:rsidRPr="008A02C0" w:rsidRDefault="00013A0F" w:rsidP="0058530F">
            <w:r w:rsidRPr="008A02C0">
              <w:t>PreUUTLoop Callback</w:t>
            </w:r>
          </w:p>
          <w:p w:rsidR="00013A0F" w:rsidRDefault="00013A0F" w:rsidP="0058530F">
            <w:pPr>
              <w:rPr>
                <w:b/>
              </w:rPr>
            </w:pPr>
          </w:p>
          <w:p w:rsidR="00013A0F" w:rsidRPr="00D64269" w:rsidRDefault="00013A0F" w:rsidP="0058530F">
            <w:pPr>
              <w:rPr>
                <w:i/>
              </w:rPr>
            </w:pPr>
            <w:r w:rsidRPr="00D64269">
              <w:rPr>
                <w:i/>
              </w:rPr>
              <w:t>[Begin UUT Loop]</w:t>
            </w:r>
          </w:p>
          <w:p w:rsidR="00013A0F" w:rsidRDefault="00013A0F" w:rsidP="0058530F"/>
          <w:p w:rsidR="00013A0F" w:rsidRPr="008A02C0" w:rsidRDefault="00013A0F" w:rsidP="0058530F">
            <w:r w:rsidRPr="008A02C0">
              <w:t>PreUUT Callback</w:t>
            </w:r>
          </w:p>
          <w:p w:rsidR="00013A0F" w:rsidRPr="00A2402A" w:rsidRDefault="00013A0F" w:rsidP="0058530F">
            <w:pPr>
              <w:rPr>
                <w:b/>
              </w:rPr>
            </w:pPr>
            <w:r w:rsidRPr="00A2402A">
              <w:rPr>
                <w:b/>
              </w:rPr>
              <w:t>Model Plugin - Pre UUT</w:t>
            </w:r>
          </w:p>
          <w:p w:rsidR="00013A0F" w:rsidRDefault="00013A0F" w:rsidP="0058530F">
            <w:pPr>
              <w:rPr>
                <w:i/>
              </w:rPr>
            </w:pPr>
          </w:p>
          <w:p w:rsidR="00013A0F" w:rsidRPr="00D64269" w:rsidRDefault="00013A0F" w:rsidP="0058530F">
            <w:pPr>
              <w:rPr>
                <w:i/>
              </w:rPr>
            </w:pPr>
            <w:r w:rsidRPr="00D64269">
              <w:rPr>
                <w:i/>
              </w:rPr>
              <w:t>If (!continueTesting) goto [End of UUT Loop]</w:t>
            </w:r>
          </w:p>
          <w:p w:rsidR="00013A0F" w:rsidRDefault="00013A0F" w:rsidP="0058530F">
            <w:pPr>
              <w:rPr>
                <w:b/>
              </w:rPr>
            </w:pPr>
          </w:p>
          <w:p w:rsidR="00013A0F" w:rsidRDefault="00013A0F" w:rsidP="0058530F">
            <w:pPr>
              <w:rPr>
                <w:b/>
              </w:rPr>
            </w:pPr>
            <w:r w:rsidRPr="00A2402A">
              <w:rPr>
                <w:b/>
              </w:rPr>
              <w:t>Model Plugin – UUT Start</w:t>
            </w:r>
          </w:p>
          <w:p w:rsidR="00013A0F" w:rsidRDefault="00013A0F" w:rsidP="0058530F">
            <w:r w:rsidRPr="008A02C0">
              <w:t>MainSequence Callbac</w:t>
            </w:r>
            <w:r>
              <w:t>k</w:t>
            </w:r>
          </w:p>
          <w:p w:rsidR="00013A0F" w:rsidRPr="00A2402A" w:rsidRDefault="00013A0F" w:rsidP="0058530F">
            <w:pPr>
              <w:rPr>
                <w:b/>
              </w:rPr>
            </w:pPr>
            <w:r w:rsidRPr="00A2402A">
              <w:rPr>
                <w:b/>
              </w:rPr>
              <w:t>Model Plugin – UUT Done</w:t>
            </w:r>
          </w:p>
          <w:p w:rsidR="00013A0F" w:rsidRPr="00A2402A" w:rsidRDefault="00013A0F" w:rsidP="0058530F">
            <w:pPr>
              <w:rPr>
                <w:b/>
              </w:rPr>
            </w:pPr>
            <w:r w:rsidRPr="00A2402A">
              <w:rPr>
                <w:b/>
              </w:rPr>
              <w:t>Model Plugin - Post UUT</w:t>
            </w:r>
          </w:p>
          <w:p w:rsidR="00013A0F" w:rsidRDefault="00013A0F" w:rsidP="0058530F">
            <w:r w:rsidRPr="008A02C0">
              <w:t>PostUUT Callback</w:t>
            </w:r>
          </w:p>
          <w:p w:rsidR="00013A0F" w:rsidRDefault="00013A0F" w:rsidP="0058530F"/>
          <w:p w:rsidR="00013A0F" w:rsidRPr="00D64269" w:rsidRDefault="00013A0F" w:rsidP="0058530F">
            <w:pPr>
              <w:rPr>
                <w:i/>
              </w:rPr>
            </w:pPr>
            <w:r w:rsidRPr="00D64269">
              <w:rPr>
                <w:i/>
              </w:rPr>
              <w:t>[End of UUT Loop]</w:t>
            </w:r>
          </w:p>
          <w:p w:rsidR="00013A0F" w:rsidRDefault="00013A0F" w:rsidP="0058530F"/>
          <w:p w:rsidR="00013A0F" w:rsidRDefault="00013A0F" w:rsidP="0058530F">
            <w:r w:rsidRPr="008A02C0">
              <w:t>PostUUTLoop Callback</w:t>
            </w:r>
          </w:p>
          <w:p w:rsidR="00013A0F" w:rsidRPr="008A02C0" w:rsidRDefault="00013A0F" w:rsidP="0058530F">
            <w:r w:rsidRPr="008A02C0">
              <w:t>Process Cleanup Callback</w:t>
            </w:r>
          </w:p>
          <w:p w:rsidR="00013A0F" w:rsidRPr="00A2402A" w:rsidRDefault="00013A0F" w:rsidP="0058530F">
            <w:pPr>
              <w:rPr>
                <w:b/>
              </w:rPr>
            </w:pPr>
            <w:r w:rsidRPr="00A2402A">
              <w:rPr>
                <w:b/>
              </w:rPr>
              <w:t>Model Plugin - End</w:t>
            </w:r>
          </w:p>
        </w:tc>
      </w:tr>
    </w:tbl>
    <w:p w:rsidR="00013A0F" w:rsidRDefault="00013A0F" w:rsidP="00013A0F">
      <w:pPr>
        <w:jc w:val="center"/>
        <w:rPr>
          <w:b/>
        </w:rPr>
      </w:pPr>
    </w:p>
    <w:p w:rsidR="004C1239" w:rsidRDefault="004C1239" w:rsidP="004C1239">
      <w:pPr>
        <w:jc w:val="center"/>
        <w:rPr>
          <w:b/>
        </w:rPr>
      </w:pPr>
      <w:r w:rsidRPr="00E733C1">
        <w:rPr>
          <w:b/>
        </w:rPr>
        <w:t>Plug-in Entry Point Run-</w:t>
      </w:r>
      <w:r>
        <w:rPr>
          <w:b/>
        </w:rPr>
        <w:t>T</w:t>
      </w:r>
      <w:r w:rsidRPr="00E733C1">
        <w:rPr>
          <w:b/>
        </w:rPr>
        <w:t xml:space="preserve">ime </w:t>
      </w:r>
      <w:r>
        <w:rPr>
          <w:b/>
        </w:rPr>
        <w:t>O</w:t>
      </w:r>
      <w:r w:rsidRPr="00E733C1">
        <w:rPr>
          <w:b/>
        </w:rPr>
        <w:t xml:space="preserve">rder - </w:t>
      </w:r>
      <w:r>
        <w:rPr>
          <w:b/>
        </w:rPr>
        <w:t>Parallel</w:t>
      </w:r>
      <w:r w:rsidRPr="00E733C1">
        <w:rPr>
          <w:b/>
        </w:rPr>
        <w:t xml:space="preserve"> Model</w:t>
      </w:r>
    </w:p>
    <w:tbl>
      <w:tblPr>
        <w:tblStyle w:val="TableGrid"/>
        <w:tblW w:w="0" w:type="auto"/>
        <w:jc w:val="center"/>
        <w:tblLook w:val="04A0"/>
      </w:tblPr>
      <w:tblGrid>
        <w:gridCol w:w="3537"/>
        <w:gridCol w:w="5174"/>
      </w:tblGrid>
      <w:tr w:rsidR="00013A0F" w:rsidRPr="008A02C0" w:rsidTr="007D2F6C">
        <w:trPr>
          <w:trHeight w:val="290"/>
          <w:jc w:val="center"/>
        </w:trPr>
        <w:tc>
          <w:tcPr>
            <w:tcW w:w="3537" w:type="dxa"/>
          </w:tcPr>
          <w:p w:rsidR="00013A0F" w:rsidRPr="008A02C0" w:rsidRDefault="00013A0F" w:rsidP="0058530F">
            <w:pPr>
              <w:jc w:val="center"/>
            </w:pPr>
            <w:r w:rsidRPr="008A02C0">
              <w:t>Controller</w:t>
            </w:r>
            <w:r>
              <w:t xml:space="preserve"> Thread</w:t>
            </w:r>
          </w:p>
        </w:tc>
        <w:tc>
          <w:tcPr>
            <w:tcW w:w="5174" w:type="dxa"/>
          </w:tcPr>
          <w:p w:rsidR="00013A0F" w:rsidRPr="008A02C0" w:rsidRDefault="00013A0F" w:rsidP="0058530F">
            <w:pPr>
              <w:jc w:val="center"/>
            </w:pPr>
            <w:r w:rsidRPr="008A02C0">
              <w:t>Test Sockets</w:t>
            </w:r>
            <w:r>
              <w:t xml:space="preserve"> Threads</w:t>
            </w:r>
          </w:p>
        </w:tc>
      </w:tr>
      <w:tr w:rsidR="00013A0F" w:rsidRPr="008A02C0" w:rsidTr="007D2F6C">
        <w:trPr>
          <w:trHeight w:val="881"/>
          <w:jc w:val="center"/>
        </w:trPr>
        <w:tc>
          <w:tcPr>
            <w:tcW w:w="3537" w:type="dxa"/>
          </w:tcPr>
          <w:p w:rsidR="00013A0F" w:rsidRPr="008A02C0" w:rsidRDefault="00013A0F" w:rsidP="0058530F">
            <w:r w:rsidRPr="008A02C0">
              <w:t>ModelOptions Callback</w:t>
            </w:r>
          </w:p>
          <w:p w:rsidR="00013A0F" w:rsidRDefault="00013A0F" w:rsidP="0058530F">
            <w:pPr>
              <w:rPr>
                <w:b/>
              </w:rPr>
            </w:pPr>
            <w:r w:rsidRPr="00A2402A">
              <w:rPr>
                <w:b/>
              </w:rPr>
              <w:t xml:space="preserve">Model Plugin </w:t>
            </w:r>
            <w:r>
              <w:rPr>
                <w:b/>
              </w:rPr>
              <w:t>–</w:t>
            </w:r>
            <w:r w:rsidRPr="00A2402A">
              <w:rPr>
                <w:b/>
              </w:rPr>
              <w:t xml:space="preserve"> Begin</w:t>
            </w:r>
          </w:p>
          <w:p w:rsidR="00013A0F" w:rsidRPr="00937588" w:rsidRDefault="00013A0F" w:rsidP="0058530F">
            <w:r w:rsidRPr="008A02C0">
              <w:t>Process Setup</w:t>
            </w:r>
          </w:p>
        </w:tc>
        <w:tc>
          <w:tcPr>
            <w:tcW w:w="5174" w:type="dxa"/>
          </w:tcPr>
          <w:p w:rsidR="00013A0F" w:rsidRPr="008A02C0" w:rsidRDefault="00013A0F" w:rsidP="0058530F"/>
        </w:tc>
      </w:tr>
      <w:tr w:rsidR="00013A0F" w:rsidRPr="008A02C0" w:rsidTr="007D2F6C">
        <w:trPr>
          <w:trHeight w:val="5599"/>
          <w:jc w:val="center"/>
        </w:trPr>
        <w:tc>
          <w:tcPr>
            <w:tcW w:w="3537" w:type="dxa"/>
          </w:tcPr>
          <w:p w:rsidR="00013A0F" w:rsidRPr="008A02C0" w:rsidRDefault="00013A0F" w:rsidP="0058530F"/>
        </w:tc>
        <w:tc>
          <w:tcPr>
            <w:tcW w:w="5174" w:type="dxa"/>
          </w:tcPr>
          <w:p w:rsidR="00013A0F" w:rsidRPr="008A02C0" w:rsidRDefault="00013A0F" w:rsidP="0058530F">
            <w:r w:rsidRPr="008A02C0">
              <w:t>PreUUTLoop Callback</w:t>
            </w:r>
          </w:p>
          <w:p w:rsidR="00013A0F" w:rsidRDefault="00013A0F" w:rsidP="0058530F">
            <w:pPr>
              <w:rPr>
                <w:b/>
              </w:rPr>
            </w:pPr>
            <w:r w:rsidRPr="00A2402A">
              <w:rPr>
                <w:b/>
              </w:rPr>
              <w:t xml:space="preserve">Model Plugin </w:t>
            </w:r>
            <w:r>
              <w:rPr>
                <w:b/>
              </w:rPr>
              <w:t>–</w:t>
            </w:r>
            <w:r w:rsidRPr="00A2402A">
              <w:rPr>
                <w:b/>
              </w:rPr>
              <w:t xml:space="preserve"> Begin</w:t>
            </w:r>
          </w:p>
          <w:p w:rsidR="00013A0F" w:rsidRDefault="00013A0F" w:rsidP="0058530F">
            <w:pPr>
              <w:rPr>
                <w:b/>
              </w:rPr>
            </w:pPr>
          </w:p>
          <w:p w:rsidR="00013A0F" w:rsidRPr="00D64269" w:rsidRDefault="00013A0F" w:rsidP="0058530F">
            <w:pPr>
              <w:rPr>
                <w:i/>
              </w:rPr>
            </w:pPr>
            <w:r w:rsidRPr="00D64269">
              <w:rPr>
                <w:i/>
              </w:rPr>
              <w:t>[Begin UUT Loop]</w:t>
            </w:r>
          </w:p>
          <w:p w:rsidR="00013A0F" w:rsidRDefault="00013A0F" w:rsidP="0058530F"/>
          <w:p w:rsidR="00013A0F" w:rsidRPr="008A02C0" w:rsidRDefault="00013A0F" w:rsidP="0058530F">
            <w:r w:rsidRPr="008A02C0">
              <w:t>PreUUT Callback</w:t>
            </w:r>
          </w:p>
          <w:p w:rsidR="00013A0F" w:rsidRPr="00A2402A" w:rsidRDefault="00013A0F" w:rsidP="0058530F">
            <w:pPr>
              <w:rPr>
                <w:b/>
              </w:rPr>
            </w:pPr>
            <w:r w:rsidRPr="00A2402A">
              <w:rPr>
                <w:b/>
              </w:rPr>
              <w:t>Model Plugin - Pre UUT</w:t>
            </w:r>
          </w:p>
          <w:p w:rsidR="00013A0F" w:rsidRDefault="00013A0F" w:rsidP="0058530F">
            <w:pPr>
              <w:rPr>
                <w:i/>
              </w:rPr>
            </w:pPr>
          </w:p>
          <w:p w:rsidR="00013A0F" w:rsidRPr="00D64269" w:rsidRDefault="00013A0F" w:rsidP="0058530F">
            <w:pPr>
              <w:rPr>
                <w:i/>
              </w:rPr>
            </w:pPr>
            <w:r w:rsidRPr="00D64269">
              <w:rPr>
                <w:i/>
              </w:rPr>
              <w:t>If (!continueTesting) goto [End of UUT Loop]</w:t>
            </w:r>
          </w:p>
          <w:p w:rsidR="00013A0F" w:rsidRDefault="00013A0F" w:rsidP="0058530F">
            <w:pPr>
              <w:rPr>
                <w:b/>
              </w:rPr>
            </w:pPr>
          </w:p>
          <w:p w:rsidR="00013A0F" w:rsidRDefault="00013A0F" w:rsidP="0058530F">
            <w:pPr>
              <w:rPr>
                <w:b/>
              </w:rPr>
            </w:pPr>
            <w:r w:rsidRPr="00A2402A">
              <w:rPr>
                <w:b/>
              </w:rPr>
              <w:t>Model Plugin – UUT Start</w:t>
            </w:r>
          </w:p>
          <w:p w:rsidR="00013A0F" w:rsidRDefault="00013A0F" w:rsidP="0058530F">
            <w:r w:rsidRPr="008A02C0">
              <w:t>MainSequence Callbac</w:t>
            </w:r>
            <w:r>
              <w:t>k</w:t>
            </w:r>
          </w:p>
          <w:p w:rsidR="00013A0F" w:rsidRPr="00A2402A" w:rsidRDefault="00013A0F" w:rsidP="0058530F">
            <w:pPr>
              <w:rPr>
                <w:b/>
              </w:rPr>
            </w:pPr>
            <w:r w:rsidRPr="00A2402A">
              <w:rPr>
                <w:b/>
              </w:rPr>
              <w:t>Model Plugin – UUT Done</w:t>
            </w:r>
          </w:p>
          <w:p w:rsidR="00013A0F" w:rsidRPr="00A2402A" w:rsidRDefault="00013A0F" w:rsidP="0058530F">
            <w:pPr>
              <w:rPr>
                <w:b/>
              </w:rPr>
            </w:pPr>
            <w:r w:rsidRPr="00A2402A">
              <w:rPr>
                <w:b/>
              </w:rPr>
              <w:t>Model Plugin - Post UUT</w:t>
            </w:r>
          </w:p>
          <w:p w:rsidR="00013A0F" w:rsidRDefault="00013A0F" w:rsidP="0058530F">
            <w:r w:rsidRPr="008A02C0">
              <w:t>PostUUT Callback</w:t>
            </w:r>
          </w:p>
          <w:p w:rsidR="00013A0F" w:rsidRPr="00D64269" w:rsidRDefault="00013A0F" w:rsidP="0058530F">
            <w:pPr>
              <w:rPr>
                <w:i/>
              </w:rPr>
            </w:pPr>
            <w:r w:rsidRPr="00D64269">
              <w:rPr>
                <w:i/>
              </w:rPr>
              <w:t>[End of UUT Loop]</w:t>
            </w:r>
          </w:p>
          <w:p w:rsidR="00013A0F" w:rsidRDefault="00013A0F" w:rsidP="0058530F"/>
          <w:p w:rsidR="00013A0F" w:rsidRPr="008A02C0" w:rsidRDefault="00013A0F" w:rsidP="0058530F">
            <w:r w:rsidRPr="008A02C0">
              <w:t>PostUUTLoop Callback</w:t>
            </w:r>
          </w:p>
          <w:p w:rsidR="00013A0F" w:rsidRPr="00A2402A" w:rsidRDefault="00013A0F" w:rsidP="0058530F">
            <w:pPr>
              <w:rPr>
                <w:b/>
              </w:rPr>
            </w:pPr>
            <w:r w:rsidRPr="00A2402A">
              <w:rPr>
                <w:b/>
              </w:rPr>
              <w:t>Model Plugin - End</w:t>
            </w:r>
          </w:p>
        </w:tc>
      </w:tr>
      <w:tr w:rsidR="00013A0F" w:rsidRPr="008A02C0" w:rsidTr="007D2F6C">
        <w:trPr>
          <w:trHeight w:val="603"/>
          <w:jc w:val="center"/>
        </w:trPr>
        <w:tc>
          <w:tcPr>
            <w:tcW w:w="3537" w:type="dxa"/>
          </w:tcPr>
          <w:p w:rsidR="00013A0F" w:rsidRDefault="00013A0F" w:rsidP="0058530F">
            <w:pPr>
              <w:rPr>
                <w:b/>
              </w:rPr>
            </w:pPr>
            <w:r w:rsidRPr="008A02C0">
              <w:t>Process Cleanup Callback</w:t>
            </w:r>
            <w:r w:rsidRPr="00A2402A">
              <w:rPr>
                <w:b/>
              </w:rPr>
              <w:t xml:space="preserve"> </w:t>
            </w:r>
          </w:p>
          <w:p w:rsidR="00013A0F" w:rsidRPr="00651E7A" w:rsidRDefault="00013A0F" w:rsidP="0058530F">
            <w:pPr>
              <w:rPr>
                <w:b/>
              </w:rPr>
            </w:pPr>
            <w:r w:rsidRPr="00A2402A">
              <w:rPr>
                <w:b/>
              </w:rPr>
              <w:t>Model Plugin – End</w:t>
            </w:r>
          </w:p>
        </w:tc>
        <w:tc>
          <w:tcPr>
            <w:tcW w:w="5174" w:type="dxa"/>
          </w:tcPr>
          <w:p w:rsidR="00013A0F" w:rsidRPr="008A02C0" w:rsidRDefault="00013A0F" w:rsidP="0058530F"/>
        </w:tc>
      </w:tr>
    </w:tbl>
    <w:p w:rsidR="00013A0F" w:rsidRDefault="00013A0F" w:rsidP="00013A0F">
      <w:pPr>
        <w:jc w:val="center"/>
        <w:rPr>
          <w:b/>
        </w:rPr>
      </w:pPr>
    </w:p>
    <w:p w:rsidR="004C1239" w:rsidRDefault="004C1239" w:rsidP="004C1239">
      <w:pPr>
        <w:jc w:val="center"/>
        <w:rPr>
          <w:b/>
        </w:rPr>
      </w:pPr>
      <w:r w:rsidRPr="00E733C1">
        <w:rPr>
          <w:b/>
        </w:rPr>
        <w:t>Plug-in Entry Point Run-</w:t>
      </w:r>
      <w:r>
        <w:rPr>
          <w:b/>
        </w:rPr>
        <w:t>T</w:t>
      </w:r>
      <w:r w:rsidRPr="00E733C1">
        <w:rPr>
          <w:b/>
        </w:rPr>
        <w:t xml:space="preserve">ime </w:t>
      </w:r>
      <w:r>
        <w:rPr>
          <w:b/>
        </w:rPr>
        <w:t>O</w:t>
      </w:r>
      <w:r w:rsidRPr="00E733C1">
        <w:rPr>
          <w:b/>
        </w:rPr>
        <w:t>rder - Batch Model</w:t>
      </w:r>
    </w:p>
    <w:tbl>
      <w:tblPr>
        <w:tblStyle w:val="TableGrid"/>
        <w:tblW w:w="0" w:type="auto"/>
        <w:jc w:val="center"/>
        <w:tblLook w:val="04A0"/>
      </w:tblPr>
      <w:tblGrid>
        <w:gridCol w:w="4539"/>
        <w:gridCol w:w="4713"/>
      </w:tblGrid>
      <w:tr w:rsidR="00013A0F" w:rsidRPr="008A02C0" w:rsidTr="007D2F6C">
        <w:trPr>
          <w:trHeight w:val="299"/>
          <w:jc w:val="center"/>
        </w:trPr>
        <w:tc>
          <w:tcPr>
            <w:tcW w:w="4539" w:type="dxa"/>
          </w:tcPr>
          <w:p w:rsidR="00013A0F" w:rsidRPr="008A02C0" w:rsidRDefault="00013A0F" w:rsidP="007D2F6C">
            <w:pPr>
              <w:jc w:val="center"/>
            </w:pPr>
            <w:r w:rsidRPr="008A02C0">
              <w:t>Controller</w:t>
            </w:r>
            <w:r>
              <w:t xml:space="preserve"> Thread</w:t>
            </w:r>
          </w:p>
        </w:tc>
        <w:tc>
          <w:tcPr>
            <w:tcW w:w="4713" w:type="dxa"/>
          </w:tcPr>
          <w:p w:rsidR="00013A0F" w:rsidRPr="008A02C0" w:rsidRDefault="00013A0F" w:rsidP="0058530F">
            <w:pPr>
              <w:jc w:val="center"/>
            </w:pPr>
            <w:r w:rsidRPr="008A02C0">
              <w:t>Test Socket</w:t>
            </w:r>
            <w:r>
              <w:t xml:space="preserve"> Threads</w:t>
            </w:r>
          </w:p>
        </w:tc>
      </w:tr>
      <w:tr w:rsidR="00013A0F" w:rsidRPr="008A02C0" w:rsidTr="007D2F6C">
        <w:trPr>
          <w:trHeight w:val="1169"/>
          <w:jc w:val="center"/>
        </w:trPr>
        <w:tc>
          <w:tcPr>
            <w:tcW w:w="4539" w:type="dxa"/>
          </w:tcPr>
          <w:p w:rsidR="00013A0F" w:rsidRPr="008A02C0" w:rsidRDefault="00013A0F" w:rsidP="0058530F">
            <w:r w:rsidRPr="008A02C0">
              <w:t>ModelOptions Callback</w:t>
            </w:r>
          </w:p>
          <w:p w:rsidR="00013A0F" w:rsidRPr="008A02C0" w:rsidRDefault="00013A0F" w:rsidP="0058530F">
            <w:r w:rsidRPr="008A02C0">
              <w:t>PreBatchLoop Callback</w:t>
            </w:r>
          </w:p>
          <w:p w:rsidR="00013A0F" w:rsidRDefault="00013A0F" w:rsidP="0058530F">
            <w:pPr>
              <w:rPr>
                <w:b/>
              </w:rPr>
            </w:pPr>
            <w:r w:rsidRPr="00A2402A">
              <w:rPr>
                <w:b/>
              </w:rPr>
              <w:t xml:space="preserve">Model Plugin </w:t>
            </w:r>
            <w:r>
              <w:rPr>
                <w:b/>
              </w:rPr>
              <w:t>–</w:t>
            </w:r>
            <w:r w:rsidRPr="00A2402A">
              <w:rPr>
                <w:b/>
              </w:rPr>
              <w:t xml:space="preserve"> Begin</w:t>
            </w:r>
          </w:p>
          <w:p w:rsidR="00013A0F" w:rsidRPr="00CE33BA" w:rsidRDefault="00013A0F" w:rsidP="0058530F">
            <w:r w:rsidRPr="008A02C0">
              <w:t>Process Setup</w:t>
            </w:r>
          </w:p>
        </w:tc>
        <w:tc>
          <w:tcPr>
            <w:tcW w:w="4713" w:type="dxa"/>
          </w:tcPr>
          <w:p w:rsidR="00013A0F" w:rsidRPr="008A02C0" w:rsidRDefault="00013A0F" w:rsidP="0058530F"/>
        </w:tc>
      </w:tr>
      <w:tr w:rsidR="00013A0F" w:rsidRPr="008A02C0" w:rsidTr="007D2F6C">
        <w:trPr>
          <w:trHeight w:val="573"/>
          <w:jc w:val="center"/>
        </w:trPr>
        <w:tc>
          <w:tcPr>
            <w:tcW w:w="4539" w:type="dxa"/>
          </w:tcPr>
          <w:p w:rsidR="00013A0F" w:rsidRPr="008A02C0" w:rsidRDefault="00013A0F" w:rsidP="00170319"/>
        </w:tc>
        <w:tc>
          <w:tcPr>
            <w:tcW w:w="4713" w:type="dxa"/>
          </w:tcPr>
          <w:p w:rsidR="00013A0F" w:rsidRPr="008A02C0" w:rsidRDefault="00013A0F" w:rsidP="0058530F">
            <w:r w:rsidRPr="008A02C0">
              <w:t>PreUUTLoop Callback</w:t>
            </w:r>
          </w:p>
          <w:p w:rsidR="00013A0F" w:rsidRPr="00A2402A" w:rsidRDefault="00013A0F" w:rsidP="0058530F">
            <w:pPr>
              <w:rPr>
                <w:b/>
              </w:rPr>
            </w:pPr>
            <w:r w:rsidRPr="00A2402A">
              <w:rPr>
                <w:b/>
              </w:rPr>
              <w:t>Model Plugin - Begin</w:t>
            </w:r>
          </w:p>
        </w:tc>
      </w:tr>
      <w:tr w:rsidR="00013A0F" w:rsidRPr="008A02C0" w:rsidTr="007D2F6C">
        <w:trPr>
          <w:trHeight w:val="1169"/>
          <w:jc w:val="center"/>
        </w:trPr>
        <w:tc>
          <w:tcPr>
            <w:tcW w:w="4539" w:type="dxa"/>
          </w:tcPr>
          <w:p w:rsidR="00170319" w:rsidRPr="00D64269" w:rsidRDefault="00170319" w:rsidP="00170319">
            <w:pPr>
              <w:rPr>
                <w:i/>
              </w:rPr>
            </w:pPr>
            <w:r w:rsidRPr="00D64269">
              <w:rPr>
                <w:i/>
              </w:rPr>
              <w:t>[Begin Batch Loop]</w:t>
            </w:r>
          </w:p>
          <w:p w:rsidR="00170319" w:rsidRDefault="00170319" w:rsidP="0058530F"/>
          <w:p w:rsidR="00013A0F" w:rsidRPr="008A02C0" w:rsidRDefault="00013A0F" w:rsidP="0058530F">
            <w:r w:rsidRPr="008A02C0">
              <w:t>PreBatch Callback</w:t>
            </w:r>
          </w:p>
          <w:p w:rsidR="00013A0F" w:rsidRDefault="00013A0F" w:rsidP="0058530F">
            <w:pPr>
              <w:rPr>
                <w:b/>
              </w:rPr>
            </w:pPr>
            <w:r w:rsidRPr="00A2402A">
              <w:rPr>
                <w:b/>
              </w:rPr>
              <w:t>Model Plugin - Pre Batch</w:t>
            </w:r>
          </w:p>
          <w:p w:rsidR="00013A0F" w:rsidRPr="00A2402A" w:rsidRDefault="00013A0F" w:rsidP="0058530F">
            <w:pPr>
              <w:rPr>
                <w:b/>
              </w:rPr>
            </w:pPr>
          </w:p>
          <w:p w:rsidR="00013A0F" w:rsidRPr="00D64269" w:rsidRDefault="00013A0F" w:rsidP="0058530F">
            <w:pPr>
              <w:rPr>
                <w:i/>
              </w:rPr>
            </w:pPr>
            <w:r w:rsidRPr="00D64269">
              <w:rPr>
                <w:i/>
              </w:rPr>
              <w:t>If (!continueTesting) goto [End of Batch Loop]</w:t>
            </w:r>
          </w:p>
        </w:tc>
        <w:tc>
          <w:tcPr>
            <w:tcW w:w="4713" w:type="dxa"/>
          </w:tcPr>
          <w:p w:rsidR="00013A0F" w:rsidRPr="008A02C0" w:rsidRDefault="00013A0F" w:rsidP="0058530F"/>
        </w:tc>
      </w:tr>
      <w:tr w:rsidR="00013A0F" w:rsidRPr="008A02C0" w:rsidTr="007D2F6C">
        <w:trPr>
          <w:trHeight w:val="2339"/>
          <w:jc w:val="center"/>
        </w:trPr>
        <w:tc>
          <w:tcPr>
            <w:tcW w:w="4539" w:type="dxa"/>
          </w:tcPr>
          <w:p w:rsidR="00013A0F" w:rsidRPr="00A2402A" w:rsidRDefault="00013A0F" w:rsidP="0058530F">
            <w:pPr>
              <w:rPr>
                <w:b/>
              </w:rPr>
            </w:pPr>
            <w:r w:rsidRPr="00A2402A">
              <w:rPr>
                <w:b/>
              </w:rPr>
              <w:lastRenderedPageBreak/>
              <w:t xml:space="preserve">Model Plugin – Batch Start </w:t>
            </w:r>
          </w:p>
          <w:p w:rsidR="00013A0F" w:rsidRPr="008A02C0" w:rsidRDefault="00013A0F" w:rsidP="0058530F"/>
        </w:tc>
        <w:tc>
          <w:tcPr>
            <w:tcW w:w="4713" w:type="dxa"/>
          </w:tcPr>
          <w:p w:rsidR="00013A0F" w:rsidRPr="00D64269" w:rsidRDefault="00013A0F" w:rsidP="0058530F">
            <w:pPr>
              <w:rPr>
                <w:i/>
              </w:rPr>
            </w:pPr>
            <w:r w:rsidRPr="00D64269">
              <w:rPr>
                <w:i/>
              </w:rPr>
              <w:t>[Begin UUT Loop]</w:t>
            </w:r>
          </w:p>
          <w:p w:rsidR="00013A0F" w:rsidRDefault="00013A0F" w:rsidP="0058530F"/>
          <w:p w:rsidR="00013A0F" w:rsidRPr="008A02C0" w:rsidRDefault="00013A0F" w:rsidP="0058530F">
            <w:r w:rsidRPr="008A02C0">
              <w:t>PreUUT Callback</w:t>
            </w:r>
          </w:p>
          <w:p w:rsidR="00013A0F" w:rsidRPr="00A2402A" w:rsidRDefault="00013A0F" w:rsidP="0058530F">
            <w:pPr>
              <w:rPr>
                <w:b/>
              </w:rPr>
            </w:pPr>
            <w:r w:rsidRPr="00A2402A">
              <w:rPr>
                <w:b/>
              </w:rPr>
              <w:t>Model Plugin - Pre UUT</w:t>
            </w:r>
          </w:p>
          <w:p w:rsidR="00013A0F" w:rsidRDefault="00013A0F" w:rsidP="0058530F">
            <w:pPr>
              <w:rPr>
                <w:i/>
              </w:rPr>
            </w:pPr>
          </w:p>
          <w:p w:rsidR="00013A0F" w:rsidRPr="00D64269" w:rsidRDefault="00013A0F" w:rsidP="0058530F">
            <w:pPr>
              <w:rPr>
                <w:i/>
              </w:rPr>
            </w:pPr>
            <w:r w:rsidRPr="00D64269">
              <w:rPr>
                <w:i/>
              </w:rPr>
              <w:t>If (!continueTesting) goto [End of UUT Loop]</w:t>
            </w:r>
          </w:p>
          <w:p w:rsidR="00013A0F" w:rsidRDefault="00013A0F" w:rsidP="0058530F">
            <w:pPr>
              <w:rPr>
                <w:b/>
              </w:rPr>
            </w:pPr>
          </w:p>
          <w:p w:rsidR="00013A0F" w:rsidRPr="00A2402A" w:rsidRDefault="00013A0F" w:rsidP="0058530F">
            <w:pPr>
              <w:rPr>
                <w:b/>
              </w:rPr>
            </w:pPr>
            <w:r w:rsidRPr="00A2402A">
              <w:rPr>
                <w:b/>
              </w:rPr>
              <w:t>Model Plugin – UUT Start</w:t>
            </w:r>
          </w:p>
        </w:tc>
      </w:tr>
      <w:tr w:rsidR="00013A0F" w:rsidRPr="008A02C0" w:rsidTr="007D2F6C">
        <w:trPr>
          <w:trHeight w:val="287"/>
          <w:jc w:val="center"/>
        </w:trPr>
        <w:tc>
          <w:tcPr>
            <w:tcW w:w="4539" w:type="dxa"/>
          </w:tcPr>
          <w:p w:rsidR="00013A0F" w:rsidRPr="008A02C0" w:rsidRDefault="00013A0F" w:rsidP="0058530F"/>
        </w:tc>
        <w:tc>
          <w:tcPr>
            <w:tcW w:w="4713" w:type="dxa"/>
          </w:tcPr>
          <w:p w:rsidR="00013A0F" w:rsidRPr="008A02C0" w:rsidRDefault="00013A0F" w:rsidP="0058530F">
            <w:r w:rsidRPr="008A02C0">
              <w:t>MainSequence Callbac</w:t>
            </w:r>
            <w:r>
              <w:t>k</w:t>
            </w:r>
          </w:p>
        </w:tc>
      </w:tr>
      <w:tr w:rsidR="00013A0F" w:rsidRPr="008A02C0" w:rsidTr="007D2F6C">
        <w:trPr>
          <w:trHeight w:val="585"/>
          <w:jc w:val="center"/>
        </w:trPr>
        <w:tc>
          <w:tcPr>
            <w:tcW w:w="4539" w:type="dxa"/>
          </w:tcPr>
          <w:p w:rsidR="00013A0F" w:rsidRPr="00A2402A" w:rsidRDefault="00013A0F" w:rsidP="0058530F">
            <w:pPr>
              <w:rPr>
                <w:b/>
              </w:rPr>
            </w:pPr>
            <w:r w:rsidRPr="00A2402A">
              <w:rPr>
                <w:b/>
              </w:rPr>
              <w:t>Model Plugin –Batch Done</w:t>
            </w:r>
          </w:p>
        </w:tc>
        <w:tc>
          <w:tcPr>
            <w:tcW w:w="4713" w:type="dxa"/>
          </w:tcPr>
          <w:p w:rsidR="00013A0F" w:rsidRPr="00A2402A" w:rsidRDefault="00013A0F" w:rsidP="0058530F">
            <w:pPr>
              <w:rPr>
                <w:b/>
              </w:rPr>
            </w:pPr>
            <w:r w:rsidRPr="00A2402A">
              <w:rPr>
                <w:b/>
              </w:rPr>
              <w:t>Model Plugin – UUT Done</w:t>
            </w:r>
          </w:p>
          <w:p w:rsidR="00013A0F" w:rsidRPr="008A02C0" w:rsidRDefault="00013A0F" w:rsidP="0058530F">
            <w:pPr>
              <w:ind w:left="720"/>
            </w:pPr>
          </w:p>
        </w:tc>
      </w:tr>
      <w:tr w:rsidR="00013A0F" w:rsidRPr="008A02C0" w:rsidTr="007D2F6C">
        <w:trPr>
          <w:trHeight w:val="585"/>
          <w:jc w:val="center"/>
        </w:trPr>
        <w:tc>
          <w:tcPr>
            <w:tcW w:w="4539" w:type="dxa"/>
            <w:vAlign w:val="bottom"/>
          </w:tcPr>
          <w:p w:rsidR="00013A0F" w:rsidRPr="008A02C0" w:rsidRDefault="00013A0F" w:rsidP="0058530F"/>
        </w:tc>
        <w:tc>
          <w:tcPr>
            <w:tcW w:w="4713" w:type="dxa"/>
          </w:tcPr>
          <w:p w:rsidR="00013A0F" w:rsidRPr="00A2402A" w:rsidRDefault="00013A0F" w:rsidP="0058530F">
            <w:pPr>
              <w:rPr>
                <w:b/>
              </w:rPr>
            </w:pPr>
            <w:r w:rsidRPr="00A2402A">
              <w:rPr>
                <w:b/>
              </w:rPr>
              <w:t>Model Plugin - Post UUT</w:t>
            </w:r>
          </w:p>
          <w:p w:rsidR="00013A0F" w:rsidRPr="008A02C0" w:rsidRDefault="00013A0F" w:rsidP="0058530F">
            <w:r w:rsidRPr="008A02C0">
              <w:t>PostUUT Callback</w:t>
            </w:r>
          </w:p>
        </w:tc>
      </w:tr>
      <w:tr w:rsidR="00013A0F" w:rsidRPr="008A02C0" w:rsidTr="007D2F6C">
        <w:trPr>
          <w:trHeight w:val="573"/>
          <w:jc w:val="center"/>
        </w:trPr>
        <w:tc>
          <w:tcPr>
            <w:tcW w:w="4539" w:type="dxa"/>
          </w:tcPr>
          <w:p w:rsidR="00013A0F" w:rsidRPr="00A2402A" w:rsidRDefault="00013A0F" w:rsidP="0058530F">
            <w:pPr>
              <w:rPr>
                <w:b/>
              </w:rPr>
            </w:pPr>
            <w:r w:rsidRPr="00A2402A">
              <w:rPr>
                <w:b/>
              </w:rPr>
              <w:t>Model Plugin - Post Batch</w:t>
            </w:r>
          </w:p>
          <w:p w:rsidR="00013A0F" w:rsidRPr="008A02C0" w:rsidRDefault="00013A0F" w:rsidP="0058530F">
            <w:r w:rsidRPr="008A02C0">
              <w:t>PostBatch Callback</w:t>
            </w:r>
          </w:p>
        </w:tc>
        <w:tc>
          <w:tcPr>
            <w:tcW w:w="4713" w:type="dxa"/>
          </w:tcPr>
          <w:p w:rsidR="00013A0F" w:rsidRPr="008A02C0" w:rsidRDefault="00013A0F" w:rsidP="0058530F"/>
        </w:tc>
      </w:tr>
      <w:tr w:rsidR="00013A0F" w:rsidRPr="008A02C0" w:rsidTr="007D2F6C">
        <w:trPr>
          <w:trHeight w:val="1169"/>
          <w:jc w:val="center"/>
        </w:trPr>
        <w:tc>
          <w:tcPr>
            <w:tcW w:w="4539" w:type="dxa"/>
          </w:tcPr>
          <w:p w:rsidR="00013A0F" w:rsidRPr="00D64269" w:rsidRDefault="00013A0F" w:rsidP="0058530F">
            <w:pPr>
              <w:rPr>
                <w:i/>
              </w:rPr>
            </w:pPr>
            <w:r w:rsidRPr="00D64269">
              <w:rPr>
                <w:i/>
              </w:rPr>
              <w:t xml:space="preserve"> [End of Batch Loop]</w:t>
            </w:r>
          </w:p>
        </w:tc>
        <w:tc>
          <w:tcPr>
            <w:tcW w:w="4713" w:type="dxa"/>
          </w:tcPr>
          <w:p w:rsidR="00013A0F" w:rsidRPr="00D64269" w:rsidRDefault="00013A0F" w:rsidP="0058530F">
            <w:pPr>
              <w:rPr>
                <w:i/>
              </w:rPr>
            </w:pPr>
            <w:r w:rsidRPr="00D64269">
              <w:rPr>
                <w:i/>
              </w:rPr>
              <w:t>[End of UUT Loop]</w:t>
            </w:r>
          </w:p>
          <w:p w:rsidR="00013A0F" w:rsidRDefault="00013A0F" w:rsidP="0058530F"/>
          <w:p w:rsidR="00013A0F" w:rsidRPr="008A02C0" w:rsidRDefault="00013A0F" w:rsidP="0058530F">
            <w:r w:rsidRPr="008A02C0">
              <w:t>PostUUTLoop Callback</w:t>
            </w:r>
          </w:p>
          <w:p w:rsidR="00013A0F" w:rsidRPr="00A2402A" w:rsidRDefault="00013A0F" w:rsidP="0058530F">
            <w:pPr>
              <w:rPr>
                <w:b/>
              </w:rPr>
            </w:pPr>
            <w:r w:rsidRPr="00A2402A">
              <w:rPr>
                <w:b/>
              </w:rPr>
              <w:t>Model Plugin - End</w:t>
            </w:r>
          </w:p>
        </w:tc>
      </w:tr>
      <w:tr w:rsidR="00013A0F" w:rsidRPr="008A02C0" w:rsidTr="007D2F6C">
        <w:trPr>
          <w:trHeight w:val="287"/>
          <w:jc w:val="center"/>
        </w:trPr>
        <w:tc>
          <w:tcPr>
            <w:tcW w:w="4539" w:type="dxa"/>
          </w:tcPr>
          <w:p w:rsidR="00013A0F" w:rsidRDefault="00013A0F" w:rsidP="0058530F">
            <w:r w:rsidRPr="008A02C0">
              <w:t>PostBatchLoop Callback</w:t>
            </w:r>
          </w:p>
          <w:p w:rsidR="00DC1838" w:rsidRDefault="00DC1838" w:rsidP="00DC1838">
            <w:pPr>
              <w:rPr>
                <w:b/>
              </w:rPr>
            </w:pPr>
            <w:r w:rsidRPr="008A02C0">
              <w:t>Process Cleanup Callback</w:t>
            </w:r>
            <w:r w:rsidRPr="00A2402A">
              <w:rPr>
                <w:b/>
              </w:rPr>
              <w:t xml:space="preserve"> </w:t>
            </w:r>
          </w:p>
          <w:p w:rsidR="00DC1838" w:rsidRPr="008A02C0" w:rsidRDefault="00DC1838" w:rsidP="00DC1838">
            <w:r w:rsidRPr="00A2402A">
              <w:rPr>
                <w:b/>
              </w:rPr>
              <w:t>Model Plugin – End</w:t>
            </w:r>
          </w:p>
        </w:tc>
        <w:tc>
          <w:tcPr>
            <w:tcW w:w="4713" w:type="dxa"/>
          </w:tcPr>
          <w:p w:rsidR="00013A0F" w:rsidRPr="008A02C0" w:rsidRDefault="00013A0F" w:rsidP="0058530F"/>
        </w:tc>
      </w:tr>
    </w:tbl>
    <w:p w:rsidR="00013A0F" w:rsidRPr="00E733C1" w:rsidRDefault="00013A0F" w:rsidP="00013A0F">
      <w:pPr>
        <w:rPr>
          <w:b/>
        </w:rPr>
      </w:pPr>
    </w:p>
    <w:p w:rsidR="00013A0F" w:rsidRDefault="00D66B27" w:rsidP="00013A0F">
      <w:r>
        <w:rPr>
          <w:rStyle w:val="CommentReference"/>
        </w:rPr>
        <w:commentReference w:id="125"/>
      </w:r>
    </w:p>
    <w:p w:rsidR="005F5AED" w:rsidRDefault="005F5AED" w:rsidP="005F5AED">
      <w:pPr>
        <w:pStyle w:val="Heading3"/>
      </w:pPr>
      <w:bookmarkStart w:id="126" w:name="_Model_Plugin_-"/>
      <w:bookmarkEnd w:id="126"/>
      <w:r>
        <w:t xml:space="preserve">Model Plugin - Configure Standard Options </w:t>
      </w:r>
    </w:p>
    <w:p w:rsidR="00EE40F9" w:rsidRDefault="005F5AED" w:rsidP="005F5AED">
      <w:r>
        <w:t xml:space="preserve">Use the Configure Standard Options entry point to </w:t>
      </w:r>
      <w:r w:rsidR="003F5810">
        <w:t xml:space="preserve">provide a way to </w:t>
      </w:r>
      <w:r>
        <w:t>configure option settings for a</w:t>
      </w:r>
      <w:r w:rsidR="008A4A34">
        <w:t>n instance of a</w:t>
      </w:r>
      <w:r>
        <w:t xml:space="preserve"> plug-in. </w:t>
      </w:r>
      <w:r w:rsidR="0014552E">
        <w:t xml:space="preserve">A plug-in that implements Configure Standard Options includes an </w:t>
      </w:r>
      <w:commentRangeStart w:id="127"/>
      <w:r w:rsidR="0014552E">
        <w:t>icon</w:t>
      </w:r>
      <w:commentRangeEnd w:id="127"/>
      <w:r w:rsidR="000555D2">
        <w:rPr>
          <w:rStyle w:val="CommentReference"/>
        </w:rPr>
        <w:commentReference w:id="127"/>
      </w:r>
      <w:r w:rsidR="0014552E">
        <w:t xml:space="preserve"> in the Options column of the Result Processing dialog box. </w:t>
      </w:r>
      <w:r w:rsidR="00B609C8">
        <w:t xml:space="preserve">Plug-in end users </w:t>
      </w:r>
      <w:r w:rsidR="009A4D92">
        <w:t>c</w:t>
      </w:r>
      <w:r w:rsidR="0014552E">
        <w:t xml:space="preserve">lick the icon </w:t>
      </w:r>
      <w:r w:rsidR="00C67E94">
        <w:t xml:space="preserve">to </w:t>
      </w:r>
      <w:r w:rsidR="0014552E">
        <w:t xml:space="preserve">invoke Configure Standard Options, which launches a modal dialog box in which </w:t>
      </w:r>
      <w:r w:rsidR="009A4D92">
        <w:t xml:space="preserve">the </w:t>
      </w:r>
      <w:r w:rsidR="00B609C8">
        <w:t xml:space="preserve">end </w:t>
      </w:r>
      <w:r w:rsidR="009A4D92">
        <w:t xml:space="preserve">user </w:t>
      </w:r>
      <w:r w:rsidR="0014552E">
        <w:t>can view and edit options for the</w:t>
      </w:r>
      <w:r w:rsidR="008A4A34">
        <w:t xml:space="preserve"> instance of the </w:t>
      </w:r>
      <w:r w:rsidR="0014552E">
        <w:t xml:space="preserve">plug-in. </w:t>
      </w:r>
    </w:p>
    <w:p w:rsidR="00EE40F9" w:rsidRDefault="00EE40F9" w:rsidP="005F5AED"/>
    <w:p w:rsidR="0014552E" w:rsidRDefault="0014552E" w:rsidP="005F5AED">
      <w:r>
        <w:t xml:space="preserve">Use the </w:t>
      </w:r>
      <w:r w:rsidR="001637DD" w:rsidRPr="001637DD">
        <w:rPr>
          <w:rStyle w:val="Monospace"/>
        </w:rPr>
        <w:t>Parameters.ModelPlugin.PluginSpecific.Options</w:t>
      </w:r>
      <w:r>
        <w:t xml:space="preserve"> subproperty to store the plug-</w:t>
      </w:r>
      <w:r w:rsidR="008A4A34">
        <w:t>in-</w:t>
      </w:r>
      <w:r>
        <w:t xml:space="preserve">specific options </w:t>
      </w:r>
      <w:del w:id="128" w:author="Jed Beach" w:date="2012-05-14T10:35:00Z">
        <w:r w:rsidDel="000555D2">
          <w:delText xml:space="preserve">for </w:delText>
        </w:r>
      </w:del>
      <w:ins w:id="129" w:author="Jed Beach" w:date="2012-05-14T10:35:00Z">
        <w:r w:rsidR="000555D2">
          <w:t xml:space="preserve">configured by </w:t>
        </w:r>
      </w:ins>
      <w:r>
        <w:t xml:space="preserve">the dialog box the entry point launches. </w:t>
      </w:r>
    </w:p>
    <w:p w:rsidR="0014552E" w:rsidRDefault="0014552E" w:rsidP="005F5AED"/>
    <w:p w:rsidR="005F5AED" w:rsidRDefault="005F5AED" w:rsidP="005F5AED">
      <w:r w:rsidRPr="00EE7413">
        <w:rPr>
          <w:b/>
        </w:rPr>
        <w:t>Note:</w:t>
      </w:r>
      <w:r>
        <w:t xml:space="preserve"> If </w:t>
      </w:r>
      <w:r w:rsidR="0014552E">
        <w:t>the</w:t>
      </w:r>
      <w:r>
        <w:t xml:space="preserve"> plug-in implement</w:t>
      </w:r>
      <w:r w:rsidR="0014552E">
        <w:t>s</w:t>
      </w:r>
      <w:r>
        <w:t xml:space="preserve"> the </w:t>
      </w:r>
      <w:hyperlink w:anchor="_Model_Plugin_–" w:history="1">
        <w:r w:rsidRPr="0014552E">
          <w:rPr>
            <w:rStyle w:val="Hyperlink"/>
          </w:rPr>
          <w:t>OnTheFly Step Results entry point</w:t>
        </w:r>
      </w:hyperlink>
      <w:r>
        <w:t xml:space="preserve"> and you want </w:t>
      </w:r>
      <w:r w:rsidR="003F5810">
        <w:t>to provide a way</w:t>
      </w:r>
      <w:r>
        <w:t xml:space="preserve"> to </w:t>
      </w:r>
      <w:r w:rsidR="00C67E94">
        <w:t xml:space="preserve">specify </w:t>
      </w:r>
      <w:r>
        <w:t xml:space="preserve">whether to process results on-the-fly, include a Boolean on-the-fly option </w:t>
      </w:r>
      <w:r w:rsidR="0014552E">
        <w:t xml:space="preserve">in the </w:t>
      </w:r>
      <w:r>
        <w:t xml:space="preserve">dialog box and store the value of the option in the </w:t>
      </w:r>
      <w:proofErr w:type="spellStart"/>
      <w:r w:rsidR="001637DD" w:rsidRPr="001637DD">
        <w:rPr>
          <w:rStyle w:val="Monospace"/>
        </w:rPr>
        <w:t>ModelPlugin.Base.ProcessOnTheFly</w:t>
      </w:r>
      <w:proofErr w:type="spellEnd"/>
      <w:r>
        <w:t xml:space="preserve"> Boolean property</w:t>
      </w:r>
      <w:ins w:id="130" w:author="Jed Beach" w:date="2012-05-14T10:36:00Z">
        <w:r w:rsidR="000555D2">
          <w:t>, not a plug-in-specific property</w:t>
        </w:r>
      </w:ins>
      <w:r>
        <w:t>.</w:t>
      </w:r>
    </w:p>
    <w:p w:rsidR="005F5AED" w:rsidRDefault="005F5AED" w:rsidP="005F5AED"/>
    <w:p w:rsidR="005F5AED" w:rsidRDefault="005F5AED" w:rsidP="005F5AED">
      <w:r>
        <w:t xml:space="preserve">The Configure Standard Options </w:t>
      </w:r>
      <w:r w:rsidR="0014552E">
        <w:t xml:space="preserve">entry point </w:t>
      </w:r>
      <w:r w:rsidR="001C1D5C">
        <w:t xml:space="preserve">accepts </w:t>
      </w:r>
      <w:r w:rsidR="0014552E">
        <w:t xml:space="preserve">the following </w:t>
      </w:r>
      <w:hyperlink w:anchor="_Plug-in_Entry_Point" w:history="1">
        <w:r w:rsidR="0014552E" w:rsidRPr="00D62259">
          <w:rPr>
            <w:rStyle w:val="Hyperlink"/>
          </w:rPr>
          <w:t>parameters</w:t>
        </w:r>
      </w:hyperlink>
      <w:r>
        <w:t>:</w:t>
      </w:r>
    </w:p>
    <w:tbl>
      <w:tblPr>
        <w:tblStyle w:val="TableGrid"/>
        <w:tblW w:w="0" w:type="auto"/>
        <w:tblLook w:val="04A0"/>
      </w:tblPr>
      <w:tblGrid>
        <w:gridCol w:w="4788"/>
        <w:gridCol w:w="4788"/>
      </w:tblGrid>
      <w:tr w:rsidR="005F5AED" w:rsidTr="00D46240">
        <w:tc>
          <w:tcPr>
            <w:tcW w:w="4788" w:type="dxa"/>
          </w:tcPr>
          <w:p w:rsidR="005F5AED" w:rsidRPr="00EE7413" w:rsidRDefault="00C348DF" w:rsidP="00D46240">
            <w:pPr>
              <w:rPr>
                <w:b/>
              </w:rPr>
            </w:pPr>
            <w:r w:rsidRPr="00EE7413">
              <w:rPr>
                <w:b/>
              </w:rPr>
              <w:t>Parameter</w:t>
            </w:r>
            <w:r w:rsidR="005F5AED" w:rsidRPr="00EE7413">
              <w:rPr>
                <w:b/>
              </w:rPr>
              <w:t xml:space="preserve"> Name</w:t>
            </w:r>
          </w:p>
        </w:tc>
        <w:tc>
          <w:tcPr>
            <w:tcW w:w="4788" w:type="dxa"/>
          </w:tcPr>
          <w:p w:rsidR="005F5AED" w:rsidRPr="00EE7413" w:rsidRDefault="005F5AED" w:rsidP="00D46240">
            <w:pPr>
              <w:rPr>
                <w:b/>
              </w:rPr>
            </w:pPr>
            <w:r w:rsidRPr="00EE7413">
              <w:rPr>
                <w:b/>
              </w:rPr>
              <w:t>Data Type</w:t>
            </w:r>
          </w:p>
        </w:tc>
      </w:tr>
      <w:tr w:rsidR="000555D2" w:rsidTr="00D46240">
        <w:trPr>
          <w:ins w:id="131" w:author="Jed Beach" w:date="2012-05-14T10:37:00Z"/>
        </w:trPr>
        <w:tc>
          <w:tcPr>
            <w:tcW w:w="4788" w:type="dxa"/>
          </w:tcPr>
          <w:p w:rsidR="000555D2" w:rsidRPr="00D353E5" w:rsidRDefault="000555D2" w:rsidP="00D46240">
            <w:pPr>
              <w:rPr>
                <w:ins w:id="132" w:author="Jed Beach" w:date="2012-05-14T10:37:00Z"/>
              </w:rPr>
            </w:pPr>
            <w:ins w:id="133" w:author="Jed Beach" w:date="2012-05-14T10:37:00Z">
              <w:r>
                <w:t>Changed</w:t>
              </w:r>
            </w:ins>
          </w:p>
        </w:tc>
        <w:tc>
          <w:tcPr>
            <w:tcW w:w="4788" w:type="dxa"/>
          </w:tcPr>
          <w:p w:rsidR="000555D2" w:rsidRPr="006E51CF" w:rsidRDefault="000555D2" w:rsidP="00D46240">
            <w:pPr>
              <w:rPr>
                <w:ins w:id="134" w:author="Jed Beach" w:date="2012-05-14T10:37:00Z"/>
              </w:rPr>
            </w:pPr>
            <w:ins w:id="135" w:author="Jed Beach" w:date="2012-05-14T10:37:00Z">
              <w:r>
                <w:t>Boolean</w:t>
              </w:r>
            </w:ins>
          </w:p>
        </w:tc>
      </w:tr>
      <w:tr w:rsidR="005F5AED" w:rsidTr="00D46240">
        <w:tc>
          <w:tcPr>
            <w:tcW w:w="4788" w:type="dxa"/>
          </w:tcPr>
          <w:p w:rsidR="005F5AED" w:rsidRPr="00D353E5" w:rsidRDefault="005F5AED" w:rsidP="00D46240">
            <w:proofErr w:type="spellStart"/>
            <w:r w:rsidRPr="00D353E5">
              <w:t>ProcessModel</w:t>
            </w:r>
            <w:proofErr w:type="spellEnd"/>
          </w:p>
        </w:tc>
        <w:tc>
          <w:tcPr>
            <w:tcW w:w="4788" w:type="dxa"/>
          </w:tcPr>
          <w:p w:rsidR="005F5AED" w:rsidRPr="006E51CF" w:rsidRDefault="005F5AED" w:rsidP="00D46240">
            <w:r w:rsidRPr="006E51CF">
              <w:t>Reference</w:t>
            </w:r>
          </w:p>
        </w:tc>
      </w:tr>
      <w:tr w:rsidR="005F5AED" w:rsidTr="00D46240">
        <w:tc>
          <w:tcPr>
            <w:tcW w:w="4788" w:type="dxa"/>
          </w:tcPr>
          <w:p w:rsidR="005F5AED" w:rsidRPr="00D353E5" w:rsidRDefault="005F5AED" w:rsidP="00D46240">
            <w:r w:rsidRPr="00D353E5">
              <w:lastRenderedPageBreak/>
              <w:t>ModelType</w:t>
            </w:r>
          </w:p>
        </w:tc>
        <w:tc>
          <w:tcPr>
            <w:tcW w:w="4788" w:type="dxa"/>
          </w:tcPr>
          <w:p w:rsidR="005F5AED" w:rsidRPr="006E51CF" w:rsidRDefault="005F5AED" w:rsidP="00D46240">
            <w:r w:rsidRPr="006E51CF">
              <w:t>NI_ModelType</w:t>
            </w:r>
          </w:p>
        </w:tc>
      </w:tr>
      <w:tr w:rsidR="005F5AED" w:rsidTr="00D46240">
        <w:tc>
          <w:tcPr>
            <w:tcW w:w="4788" w:type="dxa"/>
          </w:tcPr>
          <w:p w:rsidR="005F5AED" w:rsidRDefault="005F5AED" w:rsidP="00D46240">
            <w:r w:rsidRPr="00D353E5">
              <w:t>ModelPlugin</w:t>
            </w:r>
          </w:p>
        </w:tc>
        <w:tc>
          <w:tcPr>
            <w:tcW w:w="4788" w:type="dxa"/>
          </w:tcPr>
          <w:p w:rsidR="005F5AED" w:rsidRDefault="005F5AED" w:rsidP="00663A38">
            <w:r w:rsidRPr="006E51CF">
              <w:t>NI_ModelPlugin</w:t>
            </w:r>
          </w:p>
        </w:tc>
      </w:tr>
    </w:tbl>
    <w:p w:rsidR="005F5AED" w:rsidRDefault="005F5AED" w:rsidP="005F5AED"/>
    <w:p w:rsidR="005F5AED" w:rsidRDefault="005F5AED" w:rsidP="005F5AED">
      <w:pPr>
        <w:pStyle w:val="Heading3"/>
      </w:pPr>
      <w:bookmarkStart w:id="136" w:name="_Model_Plugin_-_3"/>
      <w:bookmarkEnd w:id="136"/>
      <w:r>
        <w:t xml:space="preserve">Model Plugin - Configure Additional Options </w:t>
      </w:r>
    </w:p>
    <w:p w:rsidR="00D62259" w:rsidRDefault="00D62259" w:rsidP="005F5AED">
      <w:r>
        <w:t>Use t</w:t>
      </w:r>
      <w:r w:rsidR="005F5AED">
        <w:t>he Configure Additional Options entry</w:t>
      </w:r>
      <w:r>
        <w:t xml:space="preserve"> </w:t>
      </w:r>
      <w:r w:rsidR="005F5AED">
        <w:t xml:space="preserve">point </w:t>
      </w:r>
      <w:r>
        <w:t xml:space="preserve">to launch a second dialog box </w:t>
      </w:r>
      <w:r w:rsidR="003F5810">
        <w:t>to provide a way</w:t>
      </w:r>
      <w:r>
        <w:t xml:space="preserve"> </w:t>
      </w:r>
      <w:r w:rsidR="009A4D92">
        <w:t xml:space="preserve">for plug-in </w:t>
      </w:r>
      <w:r w:rsidR="00766468">
        <w:t xml:space="preserve">end </w:t>
      </w:r>
      <w:r w:rsidR="009A4D92">
        <w:t xml:space="preserve">users </w:t>
      </w:r>
      <w:r>
        <w:t>to configure option settings for the</w:t>
      </w:r>
      <w:r w:rsidR="008A4A34">
        <w:t xml:space="preserve"> instance of a</w:t>
      </w:r>
      <w:r>
        <w:t xml:space="preserve"> plug-in. </w:t>
      </w:r>
      <w:r w:rsidR="00E7350E">
        <w:t xml:space="preserve">Typically, you do not need this entry point because you can present options in a single dialog box, using tabs, </w:t>
      </w:r>
      <w:r w:rsidR="009A4D92">
        <w:t xml:space="preserve">modal popup </w:t>
      </w:r>
      <w:r w:rsidR="00E7350E">
        <w:t>dialog</w:t>
      </w:r>
      <w:r w:rsidR="00766468">
        <w:t xml:space="preserve"> boxe</w:t>
      </w:r>
      <w:r w:rsidR="00E7350E">
        <w:t xml:space="preserve">s, or other organizational methods to accommodate </w:t>
      </w:r>
      <w:del w:id="137" w:author="David Rohacek" w:date="2012-05-15T10:48:00Z">
        <w:r w:rsidR="00E7350E" w:rsidDel="001F76DD">
          <w:delText>a large number of</w:delText>
        </w:r>
      </w:del>
      <w:ins w:id="138" w:author="David Rohacek" w:date="2012-05-15T10:48:00Z">
        <w:r w:rsidR="001F76DD">
          <w:t>many</w:t>
        </w:r>
      </w:ins>
      <w:r w:rsidR="00E7350E">
        <w:t xml:space="preserve"> options. </w:t>
      </w:r>
    </w:p>
    <w:p w:rsidR="00D62259" w:rsidRDefault="00D62259" w:rsidP="005F5AED"/>
    <w:p w:rsidR="005F5AED" w:rsidRDefault="00E7350E" w:rsidP="005F5AED">
      <w:r>
        <w:t xml:space="preserve">Use this entry point when you </w:t>
      </w:r>
      <w:r w:rsidR="005F5AED">
        <w:t xml:space="preserve">create a new plug-in by extending an existing plug-in and you want to </w:t>
      </w:r>
      <w:r w:rsidR="009A4D92">
        <w:t xml:space="preserve">provide </w:t>
      </w:r>
      <w:r w:rsidR="005F5AED">
        <w:t xml:space="preserve">a small number of </w:t>
      </w:r>
      <w:r w:rsidR="009A4D92">
        <w:t xml:space="preserve">additional </w:t>
      </w:r>
      <w:r w:rsidR="005F5AED">
        <w:t xml:space="preserve">options </w:t>
      </w:r>
      <w:r w:rsidR="00EE40F9">
        <w:t xml:space="preserve">for the new plug-in </w:t>
      </w:r>
      <w:r w:rsidR="005F5AED">
        <w:t xml:space="preserve">without </w:t>
      </w:r>
      <w:r w:rsidR="00EE40F9">
        <w:t xml:space="preserve">changing </w:t>
      </w:r>
      <w:r w:rsidR="005F5AED">
        <w:t xml:space="preserve">the options dialog </w:t>
      </w:r>
      <w:r>
        <w:t xml:space="preserve">box </w:t>
      </w:r>
      <w:r w:rsidR="005F5AED">
        <w:t xml:space="preserve">for the original plug-in. </w:t>
      </w:r>
      <w:r w:rsidR="00EE40F9">
        <w:t xml:space="preserve">Configure Additional Options </w:t>
      </w:r>
      <w:r>
        <w:t>launch</w:t>
      </w:r>
      <w:r w:rsidR="00EE40F9">
        <w:t>es</w:t>
      </w:r>
      <w:r w:rsidR="005F5AED">
        <w:t xml:space="preserve"> a second dialog </w:t>
      </w:r>
      <w:r>
        <w:t xml:space="preserve">box </w:t>
      </w:r>
      <w:r w:rsidR="005F5AED">
        <w:t xml:space="preserve">that contains options </w:t>
      </w:r>
      <w:r w:rsidR="00EE40F9">
        <w:t xml:space="preserve">specific to the new plug-in, and </w:t>
      </w:r>
      <w:r w:rsidR="005F5AED">
        <w:t xml:space="preserve">the Configure </w:t>
      </w:r>
      <w:r w:rsidR="00D62259">
        <w:t xml:space="preserve">Standard </w:t>
      </w:r>
      <w:r w:rsidR="005F5AED">
        <w:t xml:space="preserve">Options entry point </w:t>
      </w:r>
      <w:r w:rsidR="00EE40F9">
        <w:t>launches</w:t>
      </w:r>
      <w:r w:rsidR="005F5AED">
        <w:t xml:space="preserve"> the unchanged </w:t>
      </w:r>
      <w:commentRangeStart w:id="139"/>
      <w:r w:rsidR="005F5AED">
        <w:t>options</w:t>
      </w:r>
      <w:commentRangeEnd w:id="139"/>
      <w:r w:rsidR="00753577">
        <w:rPr>
          <w:rStyle w:val="CommentReference"/>
        </w:rPr>
        <w:commentReference w:id="139"/>
      </w:r>
      <w:r w:rsidR="005F5AED">
        <w:t xml:space="preserve"> dialog </w:t>
      </w:r>
      <w:r>
        <w:t>box from t</w:t>
      </w:r>
      <w:r w:rsidR="005F5AED">
        <w:t xml:space="preserve">he </w:t>
      </w:r>
      <w:r w:rsidR="00EE40F9">
        <w:t>original</w:t>
      </w:r>
      <w:r w:rsidR="005F5AED">
        <w:t xml:space="preserve"> plug-in</w:t>
      </w:r>
      <w:commentRangeStart w:id="140"/>
      <w:r w:rsidR="005F5AED">
        <w:t>.</w:t>
      </w:r>
      <w:commentRangeEnd w:id="140"/>
      <w:r w:rsidR="001F76DD">
        <w:rPr>
          <w:rStyle w:val="CommentReference"/>
        </w:rPr>
        <w:commentReference w:id="140"/>
      </w:r>
    </w:p>
    <w:p w:rsidR="00EE40F9" w:rsidRDefault="00EE40F9" w:rsidP="005F5AED"/>
    <w:p w:rsidR="00EE40F9" w:rsidRDefault="00866C67" w:rsidP="005F5AED">
      <w:r>
        <w:t xml:space="preserve">If </w:t>
      </w:r>
      <w:r w:rsidR="00766468">
        <w:t xml:space="preserve">a </w:t>
      </w:r>
      <w:r w:rsidR="00EE40F9">
        <w:t>plug-in implements Configure Additional Options</w:t>
      </w:r>
      <w:r>
        <w:t>,</w:t>
      </w:r>
      <w:r w:rsidR="00EE40F9">
        <w:t xml:space="preserve"> </w:t>
      </w:r>
      <w:r w:rsidR="00766468">
        <w:t xml:space="preserve">the Options column of the Result Processing dialog box includes </w:t>
      </w:r>
      <w:r w:rsidR="00EE40F9">
        <w:t xml:space="preserve">a second </w:t>
      </w:r>
      <w:r>
        <w:t xml:space="preserve">settings </w:t>
      </w:r>
      <w:commentRangeStart w:id="141"/>
      <w:r w:rsidR="00EE40F9">
        <w:t xml:space="preserve">icon </w:t>
      </w:r>
      <w:commentRangeEnd w:id="141"/>
      <w:r w:rsidR="00753577">
        <w:rPr>
          <w:rStyle w:val="CommentReference"/>
        </w:rPr>
        <w:commentReference w:id="141"/>
      </w:r>
      <w:r w:rsidR="00EE40F9">
        <w:t xml:space="preserve">immediately to the right of the icon that invokes Configure Standard Options. </w:t>
      </w:r>
    </w:p>
    <w:p w:rsidR="00EE40F9" w:rsidRDefault="00EE40F9" w:rsidP="005F5AED"/>
    <w:p w:rsidR="00EE40F9" w:rsidRDefault="00EE40F9" w:rsidP="00EE40F9">
      <w:r>
        <w:t xml:space="preserve">Use the </w:t>
      </w:r>
      <w:r w:rsidR="001637DD" w:rsidRPr="001637DD">
        <w:rPr>
          <w:rStyle w:val="Monospace"/>
        </w:rPr>
        <w:t>Parameters.ModelPlugin.PluginSpecific.AdditionalOptions</w:t>
      </w:r>
      <w:r>
        <w:t xml:space="preserve"> subproperty</w:t>
      </w:r>
      <w:r w:rsidRPr="00EE40F9">
        <w:t xml:space="preserve"> </w:t>
      </w:r>
      <w:r>
        <w:t xml:space="preserve">to store the additional options for the enhanced plug-in. </w:t>
      </w:r>
    </w:p>
    <w:p w:rsidR="00EE40F9" w:rsidRDefault="00EE40F9" w:rsidP="005F5AED"/>
    <w:p w:rsidR="00EE40F9" w:rsidRDefault="00EE40F9" w:rsidP="00EE40F9">
      <w:r>
        <w:t xml:space="preserve">The Configure Additional Options entry point </w:t>
      </w:r>
      <w:r w:rsidR="00766468">
        <w:t>accepts</w:t>
      </w:r>
      <w:r>
        <w:t xml:space="preserve"> the same </w:t>
      </w:r>
      <w:hyperlink w:anchor="_Plug-in_Entry_Point" w:history="1">
        <w:r w:rsidRPr="00EE40F9">
          <w:rPr>
            <w:rStyle w:val="Hyperlink"/>
          </w:rPr>
          <w:t>parameters</w:t>
        </w:r>
      </w:hyperlink>
      <w:r>
        <w:t xml:space="preserve"> as the </w:t>
      </w:r>
      <w:hyperlink w:anchor="_Model_Plugin_-" w:history="1">
        <w:r w:rsidRPr="00EE40F9">
          <w:rPr>
            <w:rStyle w:val="Hyperlink"/>
          </w:rPr>
          <w:t>Configure Standard Options entry point</w:t>
        </w:r>
      </w:hyperlink>
      <w:r>
        <w:t xml:space="preserve">. </w:t>
      </w:r>
    </w:p>
    <w:p w:rsidR="00EE40F9" w:rsidRDefault="00EE40F9" w:rsidP="005F5AED"/>
    <w:p w:rsidR="005F5AED" w:rsidRDefault="005F5AED" w:rsidP="005F5AED">
      <w:pPr>
        <w:pStyle w:val="Heading3"/>
      </w:pPr>
      <w:bookmarkStart w:id="142" w:name="_Model_Plugin_-_4"/>
      <w:bookmarkEnd w:id="142"/>
      <w:r>
        <w:t>Model Plugin - Initialize</w:t>
      </w:r>
    </w:p>
    <w:p w:rsidR="00C737CE" w:rsidRDefault="005F5AED" w:rsidP="005F5AED">
      <w:r>
        <w:t xml:space="preserve">A process model calls </w:t>
      </w:r>
      <w:r w:rsidR="00471C77">
        <w:t xml:space="preserve">the </w:t>
      </w:r>
      <w:r>
        <w:t xml:space="preserve">Initialize </w:t>
      </w:r>
      <w:r w:rsidR="002C192C">
        <w:t xml:space="preserve">entry point </w:t>
      </w:r>
      <w:r>
        <w:t xml:space="preserve">once in its </w:t>
      </w:r>
      <w:hyperlink w:anchor="_Model_Thread_Types" w:history="1">
        <w:r w:rsidRPr="00471C77">
          <w:rPr>
            <w:rStyle w:val="Hyperlink"/>
          </w:rPr>
          <w:t>controller thread</w:t>
        </w:r>
      </w:hyperlink>
      <w:r>
        <w:t xml:space="preserve"> before calling any other run-time entry points and before calling</w:t>
      </w:r>
      <w:r w:rsidR="00D11AFA">
        <w:t xml:space="preserve"> the</w:t>
      </w:r>
      <w:r>
        <w:t xml:space="preserve"> </w:t>
      </w:r>
      <w:hyperlink w:anchor="_ModelPlugin_Client-File_Callbacks" w:history="1">
        <w:r w:rsidRPr="003A66AC">
          <w:rPr>
            <w:rStyle w:val="Hyperlink"/>
          </w:rPr>
          <w:t>ModelPluginOptions and ModelPluginConfiguration callbacks</w:t>
        </w:r>
      </w:hyperlink>
      <w:r>
        <w:t xml:space="preserve">. </w:t>
      </w:r>
    </w:p>
    <w:p w:rsidR="00C1745F" w:rsidRDefault="00C1745F" w:rsidP="005F5AED"/>
    <w:p w:rsidR="000171E8" w:rsidRDefault="000171E8" w:rsidP="000171E8">
      <w:r>
        <w:t xml:space="preserve">Typically, you </w:t>
      </w:r>
      <w:r w:rsidR="008F3951">
        <w:t>implement</w:t>
      </w:r>
      <w:r>
        <w:t xml:space="preserve"> Initialize only if you </w:t>
      </w:r>
      <w:r w:rsidR="00C1745F">
        <w:t xml:space="preserve">want </w:t>
      </w:r>
      <w:r>
        <w:t xml:space="preserve">to initialize variables or options before the </w:t>
      </w:r>
      <w:r w:rsidR="00FE4996">
        <w:t xml:space="preserve">process model calls the </w:t>
      </w:r>
      <w:r>
        <w:t>ModelPluginOptions and ModelPluginConfiguration callbacks</w:t>
      </w:r>
      <w:r w:rsidR="009642FF">
        <w:t xml:space="preserve">. Because these callbacks can disable or remove plug-ins, </w:t>
      </w:r>
      <w:ins w:id="143" w:author="Jed Beach" w:date="2012-05-14T10:47:00Z">
        <w:r w:rsidR="00753577">
          <w:t xml:space="preserve">there is </w:t>
        </w:r>
      </w:ins>
      <w:r w:rsidR="009E20B3">
        <w:t xml:space="preserve">no guarantee </w:t>
      </w:r>
      <w:del w:id="144" w:author="Jed Beach" w:date="2012-05-14T10:47:00Z">
        <w:r w:rsidR="009E20B3" w:rsidDel="00753577">
          <w:delText>exists</w:delText>
        </w:r>
        <w:r w:rsidR="00DB3AEE" w:rsidDel="00753577">
          <w:delText xml:space="preserve"> </w:delText>
        </w:r>
      </w:del>
      <w:r w:rsidR="00DB3AEE">
        <w:t xml:space="preserve">that the process model </w:t>
      </w:r>
      <w:ins w:id="145" w:author="Jed Beach" w:date="2012-05-14T10:47:00Z">
        <w:r w:rsidR="00753577">
          <w:t xml:space="preserve">will </w:t>
        </w:r>
      </w:ins>
      <w:r w:rsidR="00DB3AEE">
        <w:t>call</w:t>
      </w:r>
      <w:del w:id="146" w:author="Jed Beach" w:date="2012-05-14T10:47:00Z">
        <w:r w:rsidR="00DB3AEE" w:rsidDel="00753577">
          <w:delText>s</w:delText>
        </w:r>
      </w:del>
      <w:r w:rsidR="00DB3AEE">
        <w:t xml:space="preserve"> t</w:t>
      </w:r>
      <w:r w:rsidR="009E20B3">
        <w:t xml:space="preserve">he </w:t>
      </w:r>
      <w:r w:rsidR="009642FF">
        <w:t xml:space="preserve">Model Plugin – End </w:t>
      </w:r>
      <w:r w:rsidR="009E20B3">
        <w:t>entry point</w:t>
      </w:r>
      <w:del w:id="147" w:author="Jed Beach" w:date="2012-05-14T10:45:00Z">
        <w:r w:rsidR="009E20B3" w:rsidDel="00753577">
          <w:delText xml:space="preserve"> </w:delText>
        </w:r>
      </w:del>
      <w:r w:rsidR="009642FF">
        <w:t xml:space="preserve"> for every plug</w:t>
      </w:r>
      <w:r w:rsidR="009642FF" w:rsidRPr="00C04C4A">
        <w:t xml:space="preserve">-in </w:t>
      </w:r>
      <w:del w:id="148" w:author="Jed Beach" w:date="2012-05-14T10:48:00Z">
        <w:r w:rsidR="002A6C0C" w:rsidRPr="00C04C4A" w:rsidDel="00753577">
          <w:delText xml:space="preserve">that </w:delText>
        </w:r>
        <w:r w:rsidR="009E20B3" w:rsidDel="00753577">
          <w:delText xml:space="preserve"> </w:delText>
        </w:r>
      </w:del>
      <w:ins w:id="149" w:author="Jed Beach" w:date="2012-05-14T10:48:00Z">
        <w:r w:rsidR="00753577">
          <w:t>it calls</w:t>
        </w:r>
        <w:r w:rsidR="00753577" w:rsidRPr="00C04C4A">
          <w:t xml:space="preserve"> </w:t>
        </w:r>
      </w:ins>
      <w:r w:rsidR="009642FF">
        <w:t xml:space="preserve">Model </w:t>
      </w:r>
      <w:proofErr w:type="spellStart"/>
      <w:r w:rsidR="009642FF">
        <w:t>Plugin</w:t>
      </w:r>
      <w:proofErr w:type="spellEnd"/>
      <w:r w:rsidR="009642FF">
        <w:t xml:space="preserve"> – Initialize</w:t>
      </w:r>
      <w:ins w:id="150" w:author="Jed Beach" w:date="2012-05-14T10:48:00Z">
        <w:r w:rsidR="00753577">
          <w:t xml:space="preserve"> for</w:t>
        </w:r>
      </w:ins>
      <w:r w:rsidR="009642FF">
        <w:t xml:space="preserve">. </w:t>
      </w:r>
      <w:commentRangeStart w:id="151"/>
      <w:r w:rsidR="009642FF">
        <w:t xml:space="preserve">Therefore, </w:t>
      </w:r>
      <w:r w:rsidR="00647245">
        <w:t xml:space="preserve">use the Model Plugin – Begin entry point to perform </w:t>
      </w:r>
      <w:r w:rsidR="009642FF">
        <w:t xml:space="preserve">any initialization that </w:t>
      </w:r>
      <w:r w:rsidR="00647245">
        <w:t xml:space="preserve">requires cleanup in </w:t>
      </w:r>
      <w:r w:rsidR="009642FF">
        <w:t xml:space="preserve">Model </w:t>
      </w:r>
      <w:proofErr w:type="spellStart"/>
      <w:r w:rsidR="009642FF">
        <w:t>Plugin</w:t>
      </w:r>
      <w:proofErr w:type="spellEnd"/>
      <w:r w:rsidR="009642FF">
        <w:t xml:space="preserve"> – End.</w:t>
      </w:r>
      <w:commentRangeEnd w:id="151"/>
      <w:r w:rsidR="00A56DEB">
        <w:rPr>
          <w:rStyle w:val="CommentReference"/>
        </w:rPr>
        <w:commentReference w:id="151"/>
      </w:r>
    </w:p>
    <w:p w:rsidR="000171E8" w:rsidRDefault="000171E8" w:rsidP="005F5AED"/>
    <w:p w:rsidR="00C737CE" w:rsidRDefault="00C737CE" w:rsidP="005F5AED">
      <w:proofErr w:type="gramStart"/>
      <w:r>
        <w:t>Do not use</w:t>
      </w:r>
      <w:proofErr w:type="gramEnd"/>
      <w:r>
        <w:t xml:space="preserve"> </w:t>
      </w:r>
      <w:r w:rsidR="00F3573F">
        <w:t>Initialize to perform initialization</w:t>
      </w:r>
      <w:r>
        <w:t xml:space="preserve"> that depends on the values of model plug</w:t>
      </w:r>
      <w:r w:rsidR="00647245">
        <w:t>-</w:t>
      </w:r>
      <w:r>
        <w:t xml:space="preserve">in options because the subsequent ModelPlugOptions and ModelPluginConfiguration callbacks can alter the option </w:t>
      </w:r>
      <w:r w:rsidR="00A56ABD">
        <w:t>values</w:t>
      </w:r>
      <w:r>
        <w:t>.</w:t>
      </w:r>
      <w:r w:rsidR="00F3573F">
        <w:t xml:space="preserve"> Instead, </w:t>
      </w:r>
      <w:r w:rsidR="00647245">
        <w:t xml:space="preserve">use the Begin entry point to </w:t>
      </w:r>
      <w:r w:rsidR="00F3573F">
        <w:t xml:space="preserve">perform </w:t>
      </w:r>
      <w:r w:rsidR="00A9079C">
        <w:t>option-</w:t>
      </w:r>
      <w:r w:rsidR="00F3573F">
        <w:t xml:space="preserve">dependent initialization.  </w:t>
      </w:r>
    </w:p>
    <w:p w:rsidR="00C737CE" w:rsidRDefault="00C737CE" w:rsidP="005F5AED"/>
    <w:p w:rsidR="001B5695" w:rsidDel="00A56DEB" w:rsidRDefault="00E9418C" w:rsidP="005F5AED">
      <w:pPr>
        <w:rPr>
          <w:del w:id="152" w:author="Jed Beach" w:date="2012-05-14T10:50:00Z"/>
        </w:rPr>
      </w:pPr>
      <w:r>
        <w:t>Initialize is the only run-time entry point in which you can change the enabled state of a plug-in instance.</w:t>
      </w:r>
      <w:ins w:id="153" w:author="Jed Beach" w:date="2012-05-14T10:50:00Z">
        <w:r w:rsidR="00A56DEB">
          <w:t xml:space="preserve">  </w:t>
        </w:r>
      </w:ins>
    </w:p>
    <w:p w:rsidR="00E9418C" w:rsidDel="00A56DEB" w:rsidRDefault="00E9418C" w:rsidP="005F5AED">
      <w:pPr>
        <w:rPr>
          <w:del w:id="154" w:author="Jed Beach" w:date="2012-05-14T10:50:00Z"/>
        </w:rPr>
      </w:pPr>
    </w:p>
    <w:p w:rsidR="00B31C73" w:rsidRDefault="003A66AC" w:rsidP="003A66AC">
      <w:pPr>
        <w:rPr>
          <w:rFonts w:ascii="Courier" w:hAnsi="Courier"/>
          <w:sz w:val="20"/>
        </w:rPr>
      </w:pPr>
      <w:r>
        <w:t xml:space="preserve">Set the value of the </w:t>
      </w:r>
      <w:r w:rsidRPr="003A66AC">
        <w:rPr>
          <w:rFonts w:ascii="Courier" w:hAnsi="Courier"/>
          <w:sz w:val="20"/>
        </w:rPr>
        <w:t>FileGlobals.ModelPluginComponentDescription.</w:t>
      </w:r>
    </w:p>
    <w:p w:rsidR="003A66AC" w:rsidRDefault="003A66AC" w:rsidP="003A66AC">
      <w:proofErr w:type="gramStart"/>
      <w:r w:rsidRPr="003A66AC">
        <w:rPr>
          <w:rFonts w:ascii="Courier" w:hAnsi="Courier"/>
          <w:sz w:val="20"/>
        </w:rPr>
        <w:t>Default.Base.AlwaysInitialize</w:t>
      </w:r>
      <w:r>
        <w:t xml:space="preserve"> property to </w:t>
      </w:r>
      <w:r w:rsidRPr="003A66AC">
        <w:rPr>
          <w:rFonts w:ascii="Courier" w:hAnsi="Courier"/>
          <w:sz w:val="20"/>
        </w:rPr>
        <w:t>True</w:t>
      </w:r>
      <w:r>
        <w:t xml:space="preserve"> for the process model to call the Initialize entry point and the ModelPluginOptions callback even if you do not enable the instance of the plug-in so that the plug-in and the client sequence file can dynamically enable or disable the instances of the plug-in.</w:t>
      </w:r>
      <w:proofErr w:type="gramEnd"/>
      <w:r>
        <w:t xml:space="preserve"> </w:t>
      </w:r>
    </w:p>
    <w:p w:rsidR="003A66AC" w:rsidRDefault="003A66AC" w:rsidP="003A66AC"/>
    <w:p w:rsidR="003A66AC" w:rsidRDefault="003A66AC" w:rsidP="005F5AED">
      <w:commentRangeStart w:id="155"/>
      <w:r>
        <w:t xml:space="preserve">If you </w:t>
      </w:r>
      <w:del w:id="156" w:author="Jed Beach" w:date="2012-05-14T10:52:00Z">
        <w:r w:rsidDel="00A56DEB">
          <w:delText xml:space="preserve">do not </w:delText>
        </w:r>
      </w:del>
      <w:r>
        <w:t xml:space="preserve">set the value of the </w:t>
      </w:r>
      <w:proofErr w:type="spellStart"/>
      <w:r w:rsidRPr="003A66AC">
        <w:rPr>
          <w:rFonts w:ascii="Courier" w:hAnsi="Courier"/>
          <w:sz w:val="20"/>
        </w:rPr>
        <w:t>AlwaysInitialize</w:t>
      </w:r>
      <w:proofErr w:type="spellEnd"/>
      <w:r>
        <w:t xml:space="preserve"> property </w:t>
      </w:r>
      <w:ins w:id="157" w:author="Jed Beach" w:date="2012-05-14T10:52:00Z">
        <w:r w:rsidR="00A56DEB">
          <w:t xml:space="preserve">to False </w:t>
        </w:r>
      </w:ins>
      <w:r>
        <w:t xml:space="preserve">and the </w:t>
      </w:r>
      <w:proofErr w:type="spellStart"/>
      <w:r>
        <w:t>ModelPluginConfiguration</w:t>
      </w:r>
      <w:proofErr w:type="spellEnd"/>
      <w:r>
        <w:t xml:space="preserve"> callback enables a disabled instance of the plug-in, the process model calls </w:t>
      </w:r>
      <w:proofErr w:type="gramStart"/>
      <w:r>
        <w:t>Initialize</w:t>
      </w:r>
      <w:proofErr w:type="gramEnd"/>
      <w:r>
        <w:t xml:space="preserve"> and the ModelPluginOptions callback after the </w:t>
      </w:r>
      <w:proofErr w:type="spellStart"/>
      <w:r>
        <w:t>ModelPluginConfiguration</w:t>
      </w:r>
      <w:proofErr w:type="spellEnd"/>
      <w:r>
        <w:t xml:space="preserve"> callback returns.</w:t>
      </w:r>
      <w:commentRangeEnd w:id="155"/>
      <w:r w:rsidR="00A56DEB">
        <w:rPr>
          <w:rStyle w:val="CommentReference"/>
        </w:rPr>
        <w:commentReference w:id="155"/>
      </w:r>
    </w:p>
    <w:p w:rsidR="003A66AC" w:rsidRDefault="003A66AC" w:rsidP="005F5AED"/>
    <w:p w:rsidR="00D11AFA" w:rsidRDefault="00D11AFA" w:rsidP="00D11AFA">
      <w:r>
        <w:t xml:space="preserve">The Initialize entry point </w:t>
      </w:r>
      <w:r w:rsidR="00766468">
        <w:t>accepts</w:t>
      </w:r>
      <w:r>
        <w:t xml:space="preserve"> the following </w:t>
      </w:r>
      <w:hyperlink w:anchor="_Plug-in_Entry_Point" w:history="1">
        <w:r w:rsidRPr="00D62259">
          <w:rPr>
            <w:rStyle w:val="Hyperlink"/>
          </w:rPr>
          <w:t>parameters</w:t>
        </w:r>
      </w:hyperlink>
      <w:r>
        <w:t>:</w:t>
      </w:r>
    </w:p>
    <w:tbl>
      <w:tblPr>
        <w:tblStyle w:val="TableGrid"/>
        <w:tblW w:w="0" w:type="auto"/>
        <w:tblLook w:val="04A0"/>
      </w:tblPr>
      <w:tblGrid>
        <w:gridCol w:w="4788"/>
        <w:gridCol w:w="4788"/>
      </w:tblGrid>
      <w:tr w:rsidR="005F5AED" w:rsidTr="00D46240">
        <w:tc>
          <w:tcPr>
            <w:tcW w:w="4788" w:type="dxa"/>
          </w:tcPr>
          <w:p w:rsidR="005F5AED" w:rsidRPr="00EE7413" w:rsidRDefault="00C348DF" w:rsidP="00D46240">
            <w:pPr>
              <w:rPr>
                <w:b/>
              </w:rPr>
            </w:pPr>
            <w:r w:rsidRPr="00EE7413">
              <w:rPr>
                <w:b/>
              </w:rPr>
              <w:t>Parameter</w:t>
            </w:r>
            <w:r w:rsidR="005F5AED" w:rsidRPr="00EE7413">
              <w:rPr>
                <w:b/>
              </w:rPr>
              <w:t xml:space="preserve"> Name</w:t>
            </w:r>
          </w:p>
        </w:tc>
        <w:tc>
          <w:tcPr>
            <w:tcW w:w="4788" w:type="dxa"/>
          </w:tcPr>
          <w:p w:rsidR="005F5AED" w:rsidRPr="00EE7413" w:rsidRDefault="005F5AED" w:rsidP="00D46240">
            <w:pPr>
              <w:rPr>
                <w:b/>
              </w:rPr>
            </w:pPr>
            <w:r w:rsidRPr="00EE7413">
              <w:rPr>
                <w:b/>
              </w:rPr>
              <w:t>Data Type</w:t>
            </w:r>
          </w:p>
        </w:tc>
      </w:tr>
      <w:tr w:rsidR="005F5AED" w:rsidTr="00D46240">
        <w:tc>
          <w:tcPr>
            <w:tcW w:w="4788" w:type="dxa"/>
          </w:tcPr>
          <w:p w:rsidR="005F5AED" w:rsidRPr="00AA7D63" w:rsidRDefault="005F5AED" w:rsidP="00D46240">
            <w:r w:rsidRPr="00AA7D63">
              <w:t>ModelPlugin</w:t>
            </w:r>
          </w:p>
        </w:tc>
        <w:tc>
          <w:tcPr>
            <w:tcW w:w="4788" w:type="dxa"/>
          </w:tcPr>
          <w:p w:rsidR="005F5AED" w:rsidRPr="00CE6A63" w:rsidRDefault="005F5AED" w:rsidP="00D46240">
            <w:r w:rsidRPr="00CE6A63">
              <w:t>NI_ModelPlugin</w:t>
            </w:r>
          </w:p>
        </w:tc>
      </w:tr>
      <w:tr w:rsidR="005F5AED" w:rsidTr="00D46240">
        <w:tc>
          <w:tcPr>
            <w:tcW w:w="4788" w:type="dxa"/>
          </w:tcPr>
          <w:p w:rsidR="005F5AED" w:rsidRDefault="005F5AED" w:rsidP="00D46240">
            <w:r w:rsidRPr="00AA7D63">
              <w:t>ModelPluginConfiguration</w:t>
            </w:r>
          </w:p>
        </w:tc>
        <w:tc>
          <w:tcPr>
            <w:tcW w:w="4788" w:type="dxa"/>
          </w:tcPr>
          <w:p w:rsidR="005F5AED" w:rsidRDefault="005F5AED" w:rsidP="00D46240">
            <w:r w:rsidRPr="00CE6A63">
              <w:t>NI_ModelPluginConfiguration</w:t>
            </w:r>
          </w:p>
        </w:tc>
      </w:tr>
      <w:tr w:rsidR="00A56DEB" w:rsidTr="00D46240">
        <w:trPr>
          <w:ins w:id="158" w:author="Jed Beach" w:date="2012-05-14T10:54:00Z"/>
        </w:trPr>
        <w:tc>
          <w:tcPr>
            <w:tcW w:w="4788" w:type="dxa"/>
          </w:tcPr>
          <w:p w:rsidR="00A56DEB" w:rsidRPr="00AA7D63" w:rsidRDefault="00A56DEB" w:rsidP="00D46240">
            <w:pPr>
              <w:rPr>
                <w:ins w:id="159" w:author="Jed Beach" w:date="2012-05-14T10:54:00Z"/>
              </w:rPr>
            </w:pPr>
            <w:proofErr w:type="spellStart"/>
            <w:ins w:id="160" w:author="Jed Beach" w:date="2012-05-14T10:54:00Z">
              <w:r>
                <w:t>ModelData</w:t>
              </w:r>
              <w:proofErr w:type="spellEnd"/>
            </w:ins>
          </w:p>
        </w:tc>
        <w:tc>
          <w:tcPr>
            <w:tcW w:w="4788" w:type="dxa"/>
          </w:tcPr>
          <w:p w:rsidR="00A56DEB" w:rsidRPr="00CE6A63" w:rsidRDefault="00A56DEB" w:rsidP="00D46240">
            <w:pPr>
              <w:rPr>
                <w:ins w:id="161" w:author="Jed Beach" w:date="2012-05-14T10:54:00Z"/>
              </w:rPr>
            </w:pPr>
            <w:ins w:id="162" w:author="Jed Beach" w:date="2012-05-14T10:54:00Z">
              <w:r>
                <w:t>Container</w:t>
              </w:r>
            </w:ins>
          </w:p>
        </w:tc>
      </w:tr>
    </w:tbl>
    <w:p w:rsidR="005F5AED" w:rsidRDefault="005F5AED" w:rsidP="00863A87"/>
    <w:p w:rsidR="00863A87" w:rsidRDefault="00863A87" w:rsidP="00863A87">
      <w:pPr>
        <w:pStyle w:val="Heading3"/>
      </w:pPr>
      <w:bookmarkStart w:id="163" w:name="_Model_Plugin_–_1"/>
      <w:bookmarkEnd w:id="163"/>
      <w:r>
        <w:t xml:space="preserve">Model Plugin </w:t>
      </w:r>
      <w:r w:rsidR="00471C77">
        <w:t>–</w:t>
      </w:r>
      <w:r>
        <w:t xml:space="preserve"> Begin</w:t>
      </w:r>
    </w:p>
    <w:p w:rsidR="00471C77" w:rsidRDefault="00471C77" w:rsidP="00471C77">
      <w:r>
        <w:t>Use the Begin entry point to perform required setup or initialization</w:t>
      </w:r>
      <w:r w:rsidR="004A14AC">
        <w:t xml:space="preserve"> tasks</w:t>
      </w:r>
      <w:r>
        <w:t xml:space="preserve">, such as opening files or </w:t>
      </w:r>
      <w:r w:rsidR="004A14AC">
        <w:t xml:space="preserve">establishing </w:t>
      </w:r>
      <w:r>
        <w:t>database connections.</w:t>
      </w:r>
    </w:p>
    <w:p w:rsidR="008B6791" w:rsidRPr="00471C77" w:rsidRDefault="008B6791" w:rsidP="00471C77"/>
    <w:p w:rsidR="00C522CA" w:rsidRDefault="00863A87" w:rsidP="00863A87">
      <w:r>
        <w:t xml:space="preserve">A process model calls Begin once in its </w:t>
      </w:r>
      <w:hyperlink w:anchor="_Model_Thread_Types" w:history="1">
        <w:r w:rsidRPr="00471C77">
          <w:rPr>
            <w:rStyle w:val="Hyperlink"/>
          </w:rPr>
          <w:t>controller thread</w:t>
        </w:r>
      </w:hyperlink>
      <w:r>
        <w:t xml:space="preserve"> and once in each </w:t>
      </w:r>
      <w:hyperlink w:anchor="_Model_Thread_Types" w:history="1">
        <w:r w:rsidR="008B6791">
          <w:rPr>
            <w:rStyle w:val="Hyperlink"/>
          </w:rPr>
          <w:t>test socket thread</w:t>
        </w:r>
      </w:hyperlink>
      <w:r w:rsidR="008B6791">
        <w:t xml:space="preserve"> </w:t>
      </w:r>
      <w:r w:rsidR="008B6791" w:rsidRPr="008B6791">
        <w:t xml:space="preserve"> after calling the </w:t>
      </w:r>
      <w:hyperlink w:anchor="_Model_Types" w:history="1">
        <w:proofErr w:type="spellStart"/>
        <w:r w:rsidR="008B6791" w:rsidRPr="008B6791">
          <w:rPr>
            <w:rStyle w:val="Hyperlink"/>
          </w:rPr>
          <w:t>ModelPluginOptions</w:t>
        </w:r>
        <w:proofErr w:type="spellEnd"/>
        <w:r w:rsidR="008B6791" w:rsidRPr="008B6791">
          <w:rPr>
            <w:rStyle w:val="Hyperlink"/>
          </w:rPr>
          <w:t xml:space="preserve"> and </w:t>
        </w:r>
        <w:proofErr w:type="spellStart"/>
        <w:r w:rsidR="008B6791" w:rsidRPr="008B6791">
          <w:rPr>
            <w:rStyle w:val="Hyperlink"/>
          </w:rPr>
          <w:t>ModelPluginConfiguration</w:t>
        </w:r>
        <w:proofErr w:type="spellEnd"/>
        <w:r w:rsidR="008B6791" w:rsidRPr="008B6791">
          <w:rPr>
            <w:rStyle w:val="Hyperlink"/>
          </w:rPr>
          <w:t xml:space="preserve"> callbacks</w:t>
        </w:r>
      </w:hyperlink>
      <w:ins w:id="164" w:author="David Rohacek" w:date="2012-05-15T10:53:00Z">
        <w:r w:rsidR="00632B19">
          <w:t>.</w:t>
        </w:r>
      </w:ins>
      <w:del w:id="165" w:author="David Rohacek" w:date="2012-05-15T10:53:00Z">
        <w:r w:rsidR="008B6791" w:rsidDel="00632B19">
          <w:delText>,</w:delText>
        </w:r>
      </w:del>
      <w:r w:rsidR="008B6791">
        <w:t xml:space="preserve"> </w:t>
      </w:r>
      <w:del w:id="166" w:author="David Rohacek" w:date="2012-05-15T10:53:00Z">
        <w:r w:rsidR="008B6791" w:rsidDel="00632B19">
          <w:delText>i</w:delText>
        </w:r>
      </w:del>
      <w:ins w:id="167" w:author="David Rohacek" w:date="2012-05-15T10:53:00Z">
        <w:r w:rsidR="00632B19">
          <w:t>I</w:t>
        </w:r>
      </w:ins>
      <w:r w:rsidR="008B6791">
        <w:t>n contrast</w:t>
      </w:r>
      <w:ins w:id="168" w:author="David Rohacek" w:date="2012-05-15T10:53:00Z">
        <w:r w:rsidR="00632B19">
          <w:t>,</w:t>
        </w:r>
      </w:ins>
      <w:r w:rsidR="008B6791">
        <w:t xml:space="preserve"> </w:t>
      </w:r>
      <w:del w:id="169" w:author="David Rohacek" w:date="2012-05-15T10:54:00Z">
        <w:r w:rsidR="008B6791" w:rsidDel="00632B19">
          <w:delText xml:space="preserve">to the Initialize entry point, </w:delText>
        </w:r>
      </w:del>
      <w:del w:id="170" w:author="David Rohacek" w:date="2012-05-15T10:53:00Z">
        <w:r w:rsidR="008B6791" w:rsidDel="00632B19">
          <w:delText xml:space="preserve">which </w:delText>
        </w:r>
      </w:del>
      <w:r w:rsidR="008B6791">
        <w:t xml:space="preserve">the model calls </w:t>
      </w:r>
      <w:ins w:id="171" w:author="David Rohacek" w:date="2012-05-15T10:53:00Z">
        <w:r w:rsidR="00632B19">
          <w:t>the</w:t>
        </w:r>
        <w:r w:rsidR="00632B19">
          <w:t xml:space="preserve"> Initialize entry point </w:t>
        </w:r>
      </w:ins>
      <w:r w:rsidR="008B6791">
        <w:t xml:space="preserve">only </w:t>
      </w:r>
      <w:del w:id="172" w:author="David Rohacek" w:date="2012-05-15T10:53:00Z">
        <w:r w:rsidR="008B6791" w:rsidDel="00632B19">
          <w:delText xml:space="preserve">for </w:delText>
        </w:r>
      </w:del>
      <w:ins w:id="173" w:author="David Rohacek" w:date="2012-05-15T10:53:00Z">
        <w:r w:rsidR="00632B19">
          <w:t xml:space="preserve">in </w:t>
        </w:r>
      </w:ins>
      <w:r w:rsidR="008B6791">
        <w:t>the controller thread</w:t>
      </w:r>
      <w:del w:id="174" w:author="Jed Beach" w:date="2012-05-14T10:55:00Z">
        <w:r w:rsidR="008B6791" w:rsidDel="00A56DEB">
          <w:delText xml:space="preserve"> and </w:delText>
        </w:r>
        <w:r w:rsidR="008F3951" w:rsidDel="00A56DEB">
          <w:delText>calls</w:delText>
        </w:r>
      </w:del>
      <w:r w:rsidR="008F3951">
        <w:t xml:space="preserve"> </w:t>
      </w:r>
      <w:ins w:id="175" w:author="David Rohacek" w:date="2012-05-15T10:54:00Z">
        <w:r w:rsidR="00632B19">
          <w:t xml:space="preserve">and </w:t>
        </w:r>
      </w:ins>
      <w:r w:rsidR="008B6791">
        <w:t xml:space="preserve">before </w:t>
      </w:r>
      <w:ins w:id="176" w:author="David Rohacek" w:date="2012-05-15T10:54:00Z">
        <w:r w:rsidR="00632B19">
          <w:t xml:space="preserve">calling </w:t>
        </w:r>
      </w:ins>
      <w:r w:rsidR="008B6791">
        <w:t xml:space="preserve">the </w:t>
      </w:r>
      <w:proofErr w:type="spellStart"/>
      <w:r w:rsidR="008B6791" w:rsidRPr="008B6791">
        <w:t>ModelPluginOptions</w:t>
      </w:r>
      <w:proofErr w:type="spellEnd"/>
      <w:r w:rsidR="008B6791" w:rsidRPr="008B6791">
        <w:t xml:space="preserve"> and ModelPluginConfiguration callbacks</w:t>
      </w:r>
      <w:r>
        <w:t xml:space="preserve">. </w:t>
      </w:r>
    </w:p>
    <w:p w:rsidR="00C522CA" w:rsidRDefault="00C522CA" w:rsidP="00863A87"/>
    <w:p w:rsidR="00471C77" w:rsidRDefault="00471C77" w:rsidP="00863A87">
      <w:r>
        <w:t>P</w:t>
      </w:r>
      <w:r w:rsidRPr="00863A87">
        <w:t xml:space="preserve">rocess models complete the call to Begin from </w:t>
      </w:r>
      <w:r>
        <w:t>the</w:t>
      </w:r>
      <w:r w:rsidRPr="00863A87">
        <w:t xml:space="preserve"> controller thread before calling </w:t>
      </w:r>
      <w:del w:id="177" w:author="Jed Beach" w:date="2012-05-14T10:55:00Z">
        <w:r w:rsidR="003D5D9A" w:rsidDel="00A56DEB">
          <w:delText xml:space="preserve"> </w:delText>
        </w:r>
      </w:del>
      <w:r w:rsidRPr="00863A87">
        <w:t>Begin from any socket thread</w:t>
      </w:r>
      <w:r>
        <w:t xml:space="preserve">. </w:t>
      </w:r>
    </w:p>
    <w:p w:rsidR="00471C77" w:rsidRDefault="00471C77" w:rsidP="00863A87"/>
    <w:p w:rsidR="00471C77" w:rsidRDefault="00471C77" w:rsidP="00471C77">
      <w:r>
        <w:t xml:space="preserve">The Begin entry point </w:t>
      </w:r>
      <w:r w:rsidR="00766468">
        <w:t>accepts</w:t>
      </w:r>
      <w:r>
        <w:t xml:space="preserve"> the following </w:t>
      </w:r>
      <w:hyperlink w:anchor="_Plug-in_Entry_Point" w:history="1">
        <w:r w:rsidRPr="00D62259">
          <w:rPr>
            <w:rStyle w:val="Hyperlink"/>
          </w:rPr>
          <w:t>parameters</w:t>
        </w:r>
      </w:hyperlink>
      <w:r>
        <w:t>:</w:t>
      </w:r>
    </w:p>
    <w:tbl>
      <w:tblPr>
        <w:tblStyle w:val="TableGrid"/>
        <w:tblW w:w="0" w:type="auto"/>
        <w:tblLook w:val="04A0"/>
      </w:tblPr>
      <w:tblGrid>
        <w:gridCol w:w="4788"/>
        <w:gridCol w:w="4788"/>
      </w:tblGrid>
      <w:tr w:rsidR="00863A87" w:rsidTr="00863A87">
        <w:tc>
          <w:tcPr>
            <w:tcW w:w="4788" w:type="dxa"/>
          </w:tcPr>
          <w:p w:rsidR="00863A87" w:rsidRPr="00863A87" w:rsidRDefault="00863A87" w:rsidP="00863A87">
            <w:pPr>
              <w:rPr>
                <w:b/>
              </w:rPr>
            </w:pPr>
            <w:r w:rsidRPr="00863A87">
              <w:rPr>
                <w:b/>
              </w:rPr>
              <w:t>Parameter Name</w:t>
            </w:r>
          </w:p>
        </w:tc>
        <w:tc>
          <w:tcPr>
            <w:tcW w:w="4788" w:type="dxa"/>
          </w:tcPr>
          <w:p w:rsidR="00863A87" w:rsidRPr="00863A87" w:rsidRDefault="00863A87" w:rsidP="00863A87">
            <w:pPr>
              <w:rPr>
                <w:b/>
              </w:rPr>
            </w:pPr>
            <w:r w:rsidRPr="00863A87">
              <w:rPr>
                <w:b/>
              </w:rPr>
              <w:t>Data Type</w:t>
            </w:r>
          </w:p>
        </w:tc>
      </w:tr>
      <w:tr w:rsidR="00863A87" w:rsidTr="00863A87">
        <w:tc>
          <w:tcPr>
            <w:tcW w:w="4788" w:type="dxa"/>
          </w:tcPr>
          <w:p w:rsidR="00863A87" w:rsidRPr="00F832B4" w:rsidRDefault="00863A87" w:rsidP="005403E4">
            <w:r w:rsidRPr="00F832B4">
              <w:t>ModelPlugin</w:t>
            </w:r>
          </w:p>
        </w:tc>
        <w:tc>
          <w:tcPr>
            <w:tcW w:w="4788" w:type="dxa"/>
          </w:tcPr>
          <w:p w:rsidR="00863A87" w:rsidRPr="00353C7D" w:rsidRDefault="00863A87" w:rsidP="005403E4">
            <w:r w:rsidRPr="00353C7D">
              <w:t>NI_ ModelPlugin</w:t>
            </w:r>
          </w:p>
        </w:tc>
      </w:tr>
      <w:tr w:rsidR="00863A87" w:rsidTr="00863A87">
        <w:tc>
          <w:tcPr>
            <w:tcW w:w="4788" w:type="dxa"/>
          </w:tcPr>
          <w:p w:rsidR="00863A87" w:rsidRPr="00F832B4" w:rsidRDefault="00863A87" w:rsidP="005403E4">
            <w:r w:rsidRPr="00F832B4">
              <w:t>ModelPluginConfiguration</w:t>
            </w:r>
          </w:p>
        </w:tc>
        <w:tc>
          <w:tcPr>
            <w:tcW w:w="4788" w:type="dxa"/>
          </w:tcPr>
          <w:p w:rsidR="00863A87" w:rsidRPr="00353C7D" w:rsidRDefault="00863A87" w:rsidP="005403E4">
            <w:r w:rsidRPr="00353C7D">
              <w:t>NI_ModelPluginConfiguration</w:t>
            </w:r>
          </w:p>
        </w:tc>
      </w:tr>
      <w:tr w:rsidR="00863A87" w:rsidTr="00863A87">
        <w:tc>
          <w:tcPr>
            <w:tcW w:w="4788" w:type="dxa"/>
          </w:tcPr>
          <w:p w:rsidR="00863A87" w:rsidRPr="00F832B4" w:rsidRDefault="00863A87" w:rsidP="005403E4">
            <w:r w:rsidRPr="00F832B4">
              <w:t>ModelThreadType</w:t>
            </w:r>
          </w:p>
        </w:tc>
        <w:tc>
          <w:tcPr>
            <w:tcW w:w="4788" w:type="dxa"/>
          </w:tcPr>
          <w:p w:rsidR="00863A87" w:rsidRPr="00353C7D" w:rsidRDefault="00863A87" w:rsidP="005403E4">
            <w:r w:rsidRPr="00353C7D">
              <w:t>NI_ModelThreadType</w:t>
            </w:r>
          </w:p>
        </w:tc>
      </w:tr>
      <w:tr w:rsidR="00863A87" w:rsidTr="00863A87">
        <w:tc>
          <w:tcPr>
            <w:tcW w:w="4788" w:type="dxa"/>
          </w:tcPr>
          <w:p w:rsidR="00863A87" w:rsidRPr="00F832B4" w:rsidRDefault="00863A87" w:rsidP="005403E4">
            <w:r w:rsidRPr="00F832B4">
              <w:t>ModelData</w:t>
            </w:r>
          </w:p>
        </w:tc>
        <w:tc>
          <w:tcPr>
            <w:tcW w:w="4788" w:type="dxa"/>
          </w:tcPr>
          <w:p w:rsidR="00863A87" w:rsidRPr="00353C7D" w:rsidRDefault="00863A87" w:rsidP="005403E4">
            <w:r w:rsidRPr="00353C7D">
              <w:t>Container</w:t>
            </w:r>
          </w:p>
        </w:tc>
      </w:tr>
      <w:tr w:rsidR="00863A87" w:rsidTr="00863A87">
        <w:tc>
          <w:tcPr>
            <w:tcW w:w="4788" w:type="dxa"/>
          </w:tcPr>
          <w:p w:rsidR="00863A87" w:rsidRPr="00F832B4" w:rsidRDefault="00863A87" w:rsidP="005403E4">
            <w:r w:rsidRPr="00F832B4">
              <w:t>StartDate</w:t>
            </w:r>
          </w:p>
        </w:tc>
        <w:tc>
          <w:tcPr>
            <w:tcW w:w="4788" w:type="dxa"/>
          </w:tcPr>
          <w:p w:rsidR="00863A87" w:rsidRPr="00353C7D" w:rsidRDefault="00863A87" w:rsidP="005403E4">
            <w:r w:rsidRPr="00353C7D">
              <w:t>DateDetails</w:t>
            </w:r>
          </w:p>
        </w:tc>
      </w:tr>
      <w:tr w:rsidR="00863A87" w:rsidTr="00863A87">
        <w:tc>
          <w:tcPr>
            <w:tcW w:w="4788" w:type="dxa"/>
          </w:tcPr>
          <w:p w:rsidR="00863A87" w:rsidRPr="00F832B4" w:rsidRDefault="00863A87" w:rsidP="005403E4">
            <w:r w:rsidRPr="00F832B4">
              <w:t>StartTime</w:t>
            </w:r>
          </w:p>
        </w:tc>
        <w:tc>
          <w:tcPr>
            <w:tcW w:w="4788" w:type="dxa"/>
          </w:tcPr>
          <w:p w:rsidR="00863A87" w:rsidRPr="00353C7D" w:rsidRDefault="00863A87" w:rsidP="005403E4">
            <w:r w:rsidRPr="00353C7D">
              <w:t>TimeDetails</w:t>
            </w:r>
          </w:p>
        </w:tc>
      </w:tr>
      <w:tr w:rsidR="00863A87" w:rsidTr="00863A87">
        <w:tc>
          <w:tcPr>
            <w:tcW w:w="4788" w:type="dxa"/>
          </w:tcPr>
          <w:p w:rsidR="00863A87" w:rsidRPr="00F832B4" w:rsidRDefault="00863A87" w:rsidP="005403E4">
            <w:r w:rsidRPr="00F832B4">
              <w:t>ProcessModelClientPath</w:t>
            </w:r>
          </w:p>
        </w:tc>
        <w:tc>
          <w:tcPr>
            <w:tcW w:w="4788" w:type="dxa"/>
          </w:tcPr>
          <w:p w:rsidR="00863A87" w:rsidRPr="00353C7D" w:rsidRDefault="00863A87" w:rsidP="005403E4">
            <w:r w:rsidRPr="00353C7D">
              <w:t>Path</w:t>
            </w:r>
          </w:p>
        </w:tc>
      </w:tr>
      <w:tr w:rsidR="00863A87" w:rsidTr="00863A87">
        <w:tc>
          <w:tcPr>
            <w:tcW w:w="4788" w:type="dxa"/>
          </w:tcPr>
          <w:p w:rsidR="00863A87" w:rsidRPr="00F832B4" w:rsidRDefault="00863A87" w:rsidP="005403E4">
            <w:r w:rsidRPr="00863A87">
              <w:lastRenderedPageBreak/>
              <w:t>ParentThread</w:t>
            </w:r>
          </w:p>
        </w:tc>
        <w:tc>
          <w:tcPr>
            <w:tcW w:w="4788" w:type="dxa"/>
          </w:tcPr>
          <w:p w:rsidR="00863A87" w:rsidRDefault="00863A87" w:rsidP="005403E4">
            <w:r w:rsidRPr="00353C7D">
              <w:t>Reference</w:t>
            </w:r>
          </w:p>
        </w:tc>
      </w:tr>
    </w:tbl>
    <w:p w:rsidR="00863A87" w:rsidRDefault="00863A87" w:rsidP="00863A87"/>
    <w:p w:rsidR="006A02B0" w:rsidRDefault="006A02B0" w:rsidP="006A02B0">
      <w:pPr>
        <w:pStyle w:val="Heading3"/>
      </w:pPr>
      <w:bookmarkStart w:id="178" w:name="_Model_Plugin_-_1"/>
      <w:bookmarkEnd w:id="178"/>
      <w:r>
        <w:t>Model Plugin - Pre UUT</w:t>
      </w:r>
    </w:p>
    <w:p w:rsidR="006A02B0" w:rsidRDefault="00471C77" w:rsidP="006A02B0">
      <w:r>
        <w:t>Use t</w:t>
      </w:r>
      <w:r w:rsidR="006A02B0">
        <w:t>he Pre UUT entry</w:t>
      </w:r>
      <w:r w:rsidR="00107D47">
        <w:t xml:space="preserve"> </w:t>
      </w:r>
      <w:r w:rsidR="006A02B0">
        <w:t xml:space="preserve">point </w:t>
      </w:r>
      <w:r w:rsidR="00107D47">
        <w:t xml:space="preserve">to </w:t>
      </w:r>
      <w:r w:rsidR="00055EB8">
        <w:t>identify the UUT or determine whether to continue testing.</w:t>
      </w:r>
      <w:r w:rsidR="00131CBA">
        <w:t xml:space="preserve">  </w:t>
      </w:r>
    </w:p>
    <w:p w:rsidR="006A02B0" w:rsidRDefault="006A02B0" w:rsidP="006A02B0"/>
    <w:p w:rsidR="007C621E" w:rsidRDefault="007C621E" w:rsidP="006A02B0">
      <w:r>
        <w:t xml:space="preserve">A process model calls </w:t>
      </w:r>
      <w:r w:rsidR="000269D9">
        <w:t xml:space="preserve">Pre </w:t>
      </w:r>
      <w:r>
        <w:t xml:space="preserve">UUT in the </w:t>
      </w:r>
      <w:hyperlink w:anchor="_Model_Thread_Types" w:history="1">
        <w:r w:rsidRPr="00107D47">
          <w:rPr>
            <w:rStyle w:val="Hyperlink"/>
          </w:rPr>
          <w:t>test socket thread</w:t>
        </w:r>
      </w:hyperlink>
      <w:r>
        <w:t xml:space="preserve"> before testing each UUT.</w:t>
      </w:r>
    </w:p>
    <w:p w:rsidR="007C621E" w:rsidRDefault="007C621E" w:rsidP="006A02B0"/>
    <w:p w:rsidR="006A02B0" w:rsidRDefault="00FE1B85" w:rsidP="006A02B0">
      <w:r>
        <w:t>The</w:t>
      </w:r>
      <w:r w:rsidR="00B60E82">
        <w:t xml:space="preserve"> Batch </w:t>
      </w:r>
      <w:r>
        <w:t xml:space="preserve">process </w:t>
      </w:r>
      <w:r w:rsidR="00B60E82">
        <w:t xml:space="preserve">model completes the call to </w:t>
      </w:r>
      <w:r>
        <w:t xml:space="preserve">the </w:t>
      </w:r>
      <w:r w:rsidR="00B60E82">
        <w:t xml:space="preserve">Pre Batch </w:t>
      </w:r>
      <w:r>
        <w:t xml:space="preserve">entry point </w:t>
      </w:r>
      <w:r w:rsidR="00B60E82">
        <w:t>before calling Pre UUT for any test socket.</w:t>
      </w:r>
    </w:p>
    <w:p w:rsidR="006A02B0" w:rsidRDefault="006A02B0" w:rsidP="006A02B0"/>
    <w:p w:rsidR="00863A87" w:rsidRDefault="006A02B0" w:rsidP="006A02B0">
      <w:r>
        <w:t xml:space="preserve">The </w:t>
      </w:r>
      <w:r w:rsidR="00107D47">
        <w:t xml:space="preserve">Pre UUT entry point </w:t>
      </w:r>
      <w:r w:rsidR="00766468">
        <w:t>accepts</w:t>
      </w:r>
      <w:r w:rsidR="00107D47">
        <w:t xml:space="preserve"> the following </w:t>
      </w:r>
      <w:hyperlink w:anchor="_Plug-in_Entry_Point" w:history="1">
        <w:r w:rsidR="00107D47" w:rsidRPr="00107D47">
          <w:rPr>
            <w:rStyle w:val="Hyperlink"/>
          </w:rPr>
          <w:t>parameters</w:t>
        </w:r>
      </w:hyperlink>
      <w:r>
        <w:t>:</w:t>
      </w:r>
    </w:p>
    <w:tbl>
      <w:tblPr>
        <w:tblStyle w:val="TableGrid"/>
        <w:tblW w:w="0" w:type="auto"/>
        <w:tblLook w:val="04A0"/>
      </w:tblPr>
      <w:tblGrid>
        <w:gridCol w:w="4788"/>
        <w:gridCol w:w="4788"/>
      </w:tblGrid>
      <w:tr w:rsidR="006A02B0" w:rsidTr="005403E4">
        <w:tc>
          <w:tcPr>
            <w:tcW w:w="4788" w:type="dxa"/>
          </w:tcPr>
          <w:p w:rsidR="006A02B0" w:rsidRPr="00863A87" w:rsidRDefault="006A02B0" w:rsidP="005403E4">
            <w:pPr>
              <w:rPr>
                <w:b/>
              </w:rPr>
            </w:pPr>
            <w:r w:rsidRPr="00863A87">
              <w:rPr>
                <w:b/>
              </w:rPr>
              <w:t>Parameter Name</w:t>
            </w:r>
          </w:p>
        </w:tc>
        <w:tc>
          <w:tcPr>
            <w:tcW w:w="4788" w:type="dxa"/>
          </w:tcPr>
          <w:p w:rsidR="006A02B0" w:rsidRPr="00863A87" w:rsidRDefault="006A02B0" w:rsidP="005403E4">
            <w:pPr>
              <w:rPr>
                <w:b/>
              </w:rPr>
            </w:pPr>
            <w:r w:rsidRPr="00863A87">
              <w:rPr>
                <w:b/>
              </w:rPr>
              <w:t>Data Type</w:t>
            </w:r>
          </w:p>
        </w:tc>
      </w:tr>
      <w:tr w:rsidR="006A02B0" w:rsidTr="005403E4">
        <w:tc>
          <w:tcPr>
            <w:tcW w:w="4788" w:type="dxa"/>
          </w:tcPr>
          <w:p w:rsidR="006A02B0" w:rsidRPr="00855068" w:rsidRDefault="006A02B0" w:rsidP="005403E4">
            <w:r w:rsidRPr="00855068">
              <w:t>ModelPlugin</w:t>
            </w:r>
          </w:p>
        </w:tc>
        <w:tc>
          <w:tcPr>
            <w:tcW w:w="4788" w:type="dxa"/>
          </w:tcPr>
          <w:p w:rsidR="006A02B0" w:rsidRPr="00CC41A7" w:rsidRDefault="006A02B0" w:rsidP="005403E4">
            <w:r w:rsidRPr="00CC41A7">
              <w:t>NI_ ModelPlugin</w:t>
            </w:r>
          </w:p>
        </w:tc>
      </w:tr>
      <w:tr w:rsidR="006A02B0" w:rsidTr="005403E4">
        <w:tc>
          <w:tcPr>
            <w:tcW w:w="4788" w:type="dxa"/>
          </w:tcPr>
          <w:p w:rsidR="006A02B0" w:rsidRPr="00855068" w:rsidRDefault="006A02B0" w:rsidP="005403E4">
            <w:r w:rsidRPr="00855068">
              <w:t>ModelPluginConfiguration</w:t>
            </w:r>
          </w:p>
        </w:tc>
        <w:tc>
          <w:tcPr>
            <w:tcW w:w="4788" w:type="dxa"/>
          </w:tcPr>
          <w:p w:rsidR="006A02B0" w:rsidRPr="00CC41A7" w:rsidRDefault="006A02B0" w:rsidP="005403E4">
            <w:r w:rsidRPr="00CC41A7">
              <w:t>NI_ModelPluginConfiguration</w:t>
            </w:r>
          </w:p>
        </w:tc>
      </w:tr>
      <w:tr w:rsidR="006A02B0" w:rsidTr="005403E4">
        <w:tc>
          <w:tcPr>
            <w:tcW w:w="4788" w:type="dxa"/>
          </w:tcPr>
          <w:p w:rsidR="006A02B0" w:rsidRPr="00855068" w:rsidRDefault="006A02B0" w:rsidP="005403E4">
            <w:r w:rsidRPr="00855068">
              <w:t>ModelThreadType</w:t>
            </w:r>
          </w:p>
        </w:tc>
        <w:tc>
          <w:tcPr>
            <w:tcW w:w="4788" w:type="dxa"/>
          </w:tcPr>
          <w:p w:rsidR="006A02B0" w:rsidRPr="00CC41A7" w:rsidRDefault="006A02B0" w:rsidP="005403E4">
            <w:r w:rsidRPr="00CC41A7">
              <w:t>NI_ModelThreadType</w:t>
            </w:r>
          </w:p>
        </w:tc>
      </w:tr>
      <w:tr w:rsidR="006A02B0" w:rsidTr="005403E4">
        <w:tc>
          <w:tcPr>
            <w:tcW w:w="4788" w:type="dxa"/>
          </w:tcPr>
          <w:p w:rsidR="006A02B0" w:rsidRPr="00855068" w:rsidRDefault="006A02B0" w:rsidP="005403E4">
            <w:r w:rsidRPr="00855068">
              <w:t>ModelData</w:t>
            </w:r>
          </w:p>
        </w:tc>
        <w:tc>
          <w:tcPr>
            <w:tcW w:w="4788" w:type="dxa"/>
          </w:tcPr>
          <w:p w:rsidR="006A02B0" w:rsidRPr="00CC41A7" w:rsidRDefault="006A02B0" w:rsidP="005403E4">
            <w:r w:rsidRPr="00CC41A7">
              <w:t>Container</w:t>
            </w:r>
          </w:p>
        </w:tc>
      </w:tr>
      <w:tr w:rsidR="006A02B0" w:rsidTr="005403E4">
        <w:tc>
          <w:tcPr>
            <w:tcW w:w="4788" w:type="dxa"/>
          </w:tcPr>
          <w:p w:rsidR="006A02B0" w:rsidRPr="00855068" w:rsidRDefault="006A02B0" w:rsidP="005403E4">
            <w:r w:rsidRPr="00855068">
              <w:t>ProcessModelClientPath</w:t>
            </w:r>
          </w:p>
        </w:tc>
        <w:tc>
          <w:tcPr>
            <w:tcW w:w="4788" w:type="dxa"/>
          </w:tcPr>
          <w:p w:rsidR="006A02B0" w:rsidRPr="00CC41A7" w:rsidRDefault="006A02B0" w:rsidP="005403E4">
            <w:r w:rsidRPr="00CC41A7">
              <w:t>Path</w:t>
            </w:r>
          </w:p>
        </w:tc>
      </w:tr>
      <w:tr w:rsidR="006A02B0" w:rsidTr="005403E4">
        <w:tc>
          <w:tcPr>
            <w:tcW w:w="4788" w:type="dxa"/>
          </w:tcPr>
          <w:p w:rsidR="006A02B0" w:rsidRPr="00855068" w:rsidRDefault="006A02B0" w:rsidP="005403E4">
            <w:r w:rsidRPr="00855068">
              <w:t>StartDate</w:t>
            </w:r>
          </w:p>
        </w:tc>
        <w:tc>
          <w:tcPr>
            <w:tcW w:w="4788" w:type="dxa"/>
          </w:tcPr>
          <w:p w:rsidR="006A02B0" w:rsidRPr="00CC41A7" w:rsidRDefault="006A02B0" w:rsidP="005403E4">
            <w:r w:rsidRPr="00CC41A7">
              <w:t>DateDetails</w:t>
            </w:r>
          </w:p>
        </w:tc>
      </w:tr>
      <w:tr w:rsidR="006A02B0" w:rsidTr="005403E4">
        <w:tc>
          <w:tcPr>
            <w:tcW w:w="4788" w:type="dxa"/>
          </w:tcPr>
          <w:p w:rsidR="006A02B0" w:rsidRPr="00855068" w:rsidRDefault="006A02B0" w:rsidP="005403E4">
            <w:r w:rsidRPr="00855068">
              <w:t>StartTime</w:t>
            </w:r>
          </w:p>
        </w:tc>
        <w:tc>
          <w:tcPr>
            <w:tcW w:w="4788" w:type="dxa"/>
          </w:tcPr>
          <w:p w:rsidR="006A02B0" w:rsidRPr="00CC41A7" w:rsidRDefault="006A02B0" w:rsidP="005403E4">
            <w:r w:rsidRPr="00CC41A7">
              <w:t>TimeDetails</w:t>
            </w:r>
          </w:p>
        </w:tc>
      </w:tr>
      <w:tr w:rsidR="006A02B0" w:rsidTr="005403E4">
        <w:tc>
          <w:tcPr>
            <w:tcW w:w="4788" w:type="dxa"/>
          </w:tcPr>
          <w:p w:rsidR="006A02B0" w:rsidRPr="00855068" w:rsidRDefault="006A02B0" w:rsidP="005403E4">
            <w:r w:rsidRPr="00855068">
              <w:t>UUT</w:t>
            </w:r>
          </w:p>
        </w:tc>
        <w:tc>
          <w:tcPr>
            <w:tcW w:w="4788" w:type="dxa"/>
          </w:tcPr>
          <w:p w:rsidR="006A02B0" w:rsidRPr="00CC41A7" w:rsidRDefault="006A02B0" w:rsidP="005403E4">
            <w:r w:rsidRPr="00CC41A7">
              <w:t>UUT</w:t>
            </w:r>
          </w:p>
        </w:tc>
      </w:tr>
      <w:tr w:rsidR="00131CBA" w:rsidTr="005403E4">
        <w:tc>
          <w:tcPr>
            <w:tcW w:w="4788" w:type="dxa"/>
          </w:tcPr>
          <w:p w:rsidR="00131CBA" w:rsidRPr="00855068" w:rsidRDefault="00131CBA" w:rsidP="005403E4">
            <w:r>
              <w:t>ContinueTesting</w:t>
            </w:r>
          </w:p>
        </w:tc>
        <w:tc>
          <w:tcPr>
            <w:tcW w:w="4788" w:type="dxa"/>
          </w:tcPr>
          <w:p w:rsidR="00131CBA" w:rsidRPr="00CC41A7" w:rsidRDefault="00131CBA" w:rsidP="005403E4">
            <w:r>
              <w:t>Boolean</w:t>
            </w:r>
          </w:p>
        </w:tc>
      </w:tr>
    </w:tbl>
    <w:p w:rsidR="006A02B0" w:rsidRDefault="006A02B0" w:rsidP="006A02B0"/>
    <w:p w:rsidR="00980637" w:rsidRDefault="00980637" w:rsidP="006A02B0">
      <w:commentRangeStart w:id="179"/>
      <w:commentRangeStart w:id="180"/>
      <w:r>
        <w:t xml:space="preserve">If </w:t>
      </w:r>
      <w:r w:rsidR="00FE1B85">
        <w:t xml:space="preserve">the </w:t>
      </w:r>
      <w:r>
        <w:t xml:space="preserve">ContinueTesting </w:t>
      </w:r>
      <w:r w:rsidR="00FE1B85">
        <w:t xml:space="preserve">parameter </w:t>
      </w:r>
      <w:r>
        <w:t xml:space="preserve">is False after the </w:t>
      </w:r>
      <w:r w:rsidR="00FE1B85">
        <w:t xml:space="preserve">process </w:t>
      </w:r>
      <w:r>
        <w:t xml:space="preserve">model </w:t>
      </w:r>
      <w:r w:rsidR="00942535">
        <w:t>calls</w:t>
      </w:r>
      <w:r w:rsidR="00652B09">
        <w:t xml:space="preserve"> Pre UUT for every plug-in, the </w:t>
      </w:r>
      <w:r w:rsidR="00FE1B85">
        <w:t xml:space="preserve">process </w:t>
      </w:r>
      <w:r w:rsidR="00652B09">
        <w:t xml:space="preserve">model exits the UUT loop without calling </w:t>
      </w:r>
      <w:r w:rsidR="00FE1B85">
        <w:t xml:space="preserve">the </w:t>
      </w:r>
      <w:r w:rsidR="00652B09">
        <w:t>UUT Start, UUT Done, or Post UUT</w:t>
      </w:r>
      <w:r w:rsidR="00FE1B85">
        <w:t xml:space="preserve"> entry points</w:t>
      </w:r>
      <w:r w:rsidR="00652B09">
        <w:t>.</w:t>
      </w:r>
      <w:commentRangeEnd w:id="179"/>
      <w:r w:rsidR="00A56DEB">
        <w:rPr>
          <w:rStyle w:val="CommentReference"/>
        </w:rPr>
        <w:commentReference w:id="179"/>
      </w:r>
      <w:commentRangeEnd w:id="180"/>
      <w:r w:rsidR="00632B19">
        <w:rPr>
          <w:rStyle w:val="CommentReference"/>
        </w:rPr>
        <w:commentReference w:id="180"/>
      </w:r>
    </w:p>
    <w:p w:rsidR="00C90A35" w:rsidRDefault="00C90A35" w:rsidP="006A02B0"/>
    <w:p w:rsidR="00131CBA" w:rsidRDefault="00131CBA" w:rsidP="00131CBA">
      <w:pPr>
        <w:pStyle w:val="Heading3"/>
      </w:pPr>
      <w:r>
        <w:t>Model Plugin – UUT Start</w:t>
      </w:r>
    </w:p>
    <w:p w:rsidR="00131CBA" w:rsidRDefault="00131CBA" w:rsidP="00131CBA">
      <w:r>
        <w:t xml:space="preserve">Use the UUT Start entry point to perform setup or initialization tasks before </w:t>
      </w:r>
      <w:r w:rsidR="00E9418C">
        <w:t xml:space="preserve">testing </w:t>
      </w:r>
      <w:r>
        <w:t xml:space="preserve">each UUT.  </w:t>
      </w:r>
      <w:commentRangeStart w:id="181"/>
      <w:commentRangeStart w:id="182"/>
      <w:r w:rsidR="00A724DE">
        <w:t>For example, a</w:t>
      </w:r>
      <w:r w:rsidR="00394595">
        <w:t xml:space="preserve"> plug-in might use UUT Start to initialize database connections or open report files.</w:t>
      </w:r>
      <w:commentRangeEnd w:id="181"/>
      <w:r w:rsidR="00A56DEB">
        <w:rPr>
          <w:rStyle w:val="CommentReference"/>
        </w:rPr>
        <w:commentReference w:id="181"/>
      </w:r>
      <w:commentRangeEnd w:id="182"/>
      <w:r w:rsidR="008B545B">
        <w:rPr>
          <w:rStyle w:val="CommentReference"/>
        </w:rPr>
        <w:commentReference w:id="182"/>
      </w:r>
    </w:p>
    <w:p w:rsidR="00131CBA" w:rsidRDefault="008B545B" w:rsidP="008B545B">
      <w:pPr>
        <w:tabs>
          <w:tab w:val="left" w:pos="3432"/>
        </w:tabs>
        <w:pPrChange w:id="183" w:author="David Rohacek" w:date="2012-05-15T11:06:00Z">
          <w:pPr/>
        </w:pPrChange>
      </w:pPr>
      <w:ins w:id="184" w:author="David Rohacek" w:date="2012-05-15T11:06:00Z">
        <w:r>
          <w:tab/>
        </w:r>
      </w:ins>
    </w:p>
    <w:p w:rsidR="00131CBA" w:rsidRDefault="00131CBA" w:rsidP="00131CBA">
      <w:r>
        <w:t xml:space="preserve">A process model calls UUT </w:t>
      </w:r>
      <w:r w:rsidR="00F65305">
        <w:t xml:space="preserve">Start </w:t>
      </w:r>
      <w:r w:rsidR="00980637">
        <w:t xml:space="preserve">in the </w:t>
      </w:r>
      <w:hyperlink w:anchor="_Model_Thread_Types" w:history="1">
        <w:r w:rsidR="00980637" w:rsidRPr="00107D47">
          <w:rPr>
            <w:rStyle w:val="Hyperlink"/>
          </w:rPr>
          <w:t>test socket thread</w:t>
        </w:r>
      </w:hyperlink>
      <w:r w:rsidR="00980637">
        <w:t xml:space="preserve"> </w:t>
      </w:r>
      <w:r w:rsidR="000269D9">
        <w:t xml:space="preserve">after calling </w:t>
      </w:r>
      <w:r w:rsidR="00FE1B85">
        <w:t xml:space="preserve">the </w:t>
      </w:r>
      <w:r w:rsidR="000269D9">
        <w:t xml:space="preserve">Pre UUT </w:t>
      </w:r>
      <w:r w:rsidR="00FE1B85">
        <w:t xml:space="preserve">entry point </w:t>
      </w:r>
      <w:r w:rsidR="000269D9">
        <w:t xml:space="preserve">but </w:t>
      </w:r>
      <w:r>
        <w:t xml:space="preserve">before </w:t>
      </w:r>
      <w:r w:rsidR="00980637">
        <w:t xml:space="preserve">testing </w:t>
      </w:r>
      <w:r w:rsidR="009848A7">
        <w:t>the</w:t>
      </w:r>
      <w:r>
        <w:t xml:space="preserve"> UUT. </w:t>
      </w:r>
    </w:p>
    <w:p w:rsidR="00906731" w:rsidRDefault="00906731" w:rsidP="00131CBA"/>
    <w:p w:rsidR="00906731" w:rsidRDefault="003428DB" w:rsidP="00131CBA">
      <w:r>
        <w:t>The</w:t>
      </w:r>
      <w:r w:rsidR="00906731">
        <w:t xml:space="preserve"> Batch </w:t>
      </w:r>
      <w:r>
        <w:t xml:space="preserve">process </w:t>
      </w:r>
      <w:r w:rsidR="00906731">
        <w:t xml:space="preserve">model </w:t>
      </w:r>
      <w:r>
        <w:t xml:space="preserve">runs </w:t>
      </w:r>
      <w:r w:rsidR="00906731">
        <w:t xml:space="preserve">UUT Start and </w:t>
      </w:r>
      <w:r>
        <w:t xml:space="preserve">the </w:t>
      </w:r>
      <w:r w:rsidR="00906731">
        <w:t xml:space="preserve">Batch Start </w:t>
      </w:r>
      <w:r>
        <w:t>entry point</w:t>
      </w:r>
      <w:ins w:id="185" w:author="Jed Beach" w:date="2012-05-14T10:58:00Z">
        <w:r w:rsidR="00820345">
          <w:t>s</w:t>
        </w:r>
      </w:ins>
      <w:del w:id="186" w:author="Jed Beach" w:date="2012-05-14T10:58:00Z">
        <w:r w:rsidDel="00820345">
          <w:delText xml:space="preserve"> </w:delText>
        </w:r>
      </w:del>
      <w:r w:rsidR="00906731">
        <w:t xml:space="preserve"> in parallel.</w:t>
      </w:r>
    </w:p>
    <w:p w:rsidR="00131CBA" w:rsidRDefault="00131CBA" w:rsidP="00131CBA"/>
    <w:p w:rsidR="0058530F" w:rsidRDefault="00131CBA">
      <w:r>
        <w:t xml:space="preserve">The UUT </w:t>
      </w:r>
      <w:r w:rsidR="00B0109D">
        <w:t xml:space="preserve">Start </w:t>
      </w:r>
      <w:r>
        <w:t xml:space="preserve">entry point accepts the </w:t>
      </w:r>
      <w:r w:rsidR="00394595">
        <w:t>same</w:t>
      </w:r>
      <w:r>
        <w:t xml:space="preserve"> </w:t>
      </w:r>
      <w:hyperlink w:anchor="_Plug-in_Entry_Point" w:history="1">
        <w:r w:rsidRPr="00107D47">
          <w:rPr>
            <w:rStyle w:val="Hyperlink"/>
          </w:rPr>
          <w:t>parameters</w:t>
        </w:r>
      </w:hyperlink>
      <w:r w:rsidR="006E1866">
        <w:t xml:space="preserve"> as Pre UUT </w:t>
      </w:r>
      <w:r w:rsidR="003428DB">
        <w:t xml:space="preserve">with the exception of the </w:t>
      </w:r>
      <w:proofErr w:type="spellStart"/>
      <w:r w:rsidR="006E1866">
        <w:t>ContinueTesting</w:t>
      </w:r>
      <w:proofErr w:type="spellEnd"/>
      <w:r w:rsidR="006E1866">
        <w:t xml:space="preserve"> parameter.</w:t>
      </w:r>
    </w:p>
    <w:p w:rsidR="005F5AED" w:rsidRDefault="005F5AED" w:rsidP="005F5AED">
      <w:pPr>
        <w:pStyle w:val="Heading3"/>
      </w:pPr>
      <w:bookmarkStart w:id="187" w:name="_Model_Plugin_–"/>
      <w:bookmarkEnd w:id="187"/>
      <w:r>
        <w:t>Model Plugin – OnTheFly Step Results</w:t>
      </w:r>
    </w:p>
    <w:p w:rsidR="005F5AED" w:rsidRDefault="002C192C" w:rsidP="005F5AED">
      <w:r>
        <w:t>Use t</w:t>
      </w:r>
      <w:r w:rsidR="005F5AED">
        <w:t>he OnTheFly Step Results entry</w:t>
      </w:r>
      <w:r>
        <w:t xml:space="preserve"> </w:t>
      </w:r>
      <w:r w:rsidR="005F5AED">
        <w:t xml:space="preserve">point to obtain step results </w:t>
      </w:r>
      <w:r>
        <w:t xml:space="preserve">during test execution. </w:t>
      </w:r>
      <w:ins w:id="188" w:author="Jed Beach" w:date="2012-05-14T10:59:00Z">
        <w:r w:rsidR="00820345">
          <w:t xml:space="preserve"> </w:t>
        </w:r>
      </w:ins>
      <w:proofErr w:type="gramStart"/>
      <w:r w:rsidR="005F5AED">
        <w:t xml:space="preserve">For example, </w:t>
      </w:r>
      <w:r>
        <w:t>when you enable the On-The-Fly Reporting option</w:t>
      </w:r>
      <w:r w:rsidR="009F7B00">
        <w:t xml:space="preserve"> in the Report Options dialog box</w:t>
      </w:r>
      <w:r>
        <w:t xml:space="preserve">, </w:t>
      </w:r>
      <w:r w:rsidR="005F5AED">
        <w:lastRenderedPageBreak/>
        <w:t xml:space="preserve">the </w:t>
      </w:r>
      <w:r w:rsidR="004A14AC">
        <w:t>built-in reporting</w:t>
      </w:r>
      <w:r w:rsidR="00814AA9">
        <w:t xml:space="preserve"> </w:t>
      </w:r>
      <w:r w:rsidR="005F5AED">
        <w:t xml:space="preserve">plug-in </w:t>
      </w:r>
      <w:r w:rsidR="009F7B00">
        <w:t>calls</w:t>
      </w:r>
      <w:r w:rsidR="005F5AED">
        <w:t xml:space="preserve"> </w:t>
      </w:r>
      <w:r>
        <w:t>OnTheFly Step Results</w:t>
      </w:r>
      <w:r w:rsidR="005F5AED">
        <w:t xml:space="preserve"> to append results information to the report </w:t>
      </w:r>
      <w:r>
        <w:t>during test execution</w:t>
      </w:r>
      <w:r w:rsidR="005F5AED">
        <w:t>.</w:t>
      </w:r>
      <w:proofErr w:type="gramEnd"/>
    </w:p>
    <w:p w:rsidR="005F5AED" w:rsidRDefault="005F5AED" w:rsidP="005F5AED"/>
    <w:p w:rsidR="005F5AED" w:rsidRDefault="005F5AED" w:rsidP="005F5AED">
      <w:commentRangeStart w:id="189"/>
      <w:r>
        <w:t xml:space="preserve">A process model calls OnTheFly Step Results only for plug-ins configured to process results on-the-fly. </w:t>
      </w:r>
      <w:r w:rsidR="005E0149">
        <w:t>T</w:t>
      </w:r>
      <w:r w:rsidR="009F7B00">
        <w:t xml:space="preserve">he </w:t>
      </w:r>
      <w:r w:rsidR="00AF0D0E" w:rsidRPr="00CA4D84">
        <w:rPr>
          <w:rFonts w:ascii="Courier" w:hAnsi="Courier"/>
          <w:sz w:val="20"/>
        </w:rPr>
        <w:t>&lt;</w:t>
      </w:r>
      <w:proofErr w:type="spellStart"/>
      <w:r w:rsidR="00AF0D0E" w:rsidRPr="00AF0D0E">
        <w:rPr>
          <w:rFonts w:ascii="Courier" w:hAnsi="Courier"/>
          <w:sz w:val="20"/>
        </w:rPr>
        <w:t>NI_</w:t>
      </w:r>
      <w:r w:rsidR="001637DD" w:rsidRPr="001637DD">
        <w:rPr>
          <w:rStyle w:val="Monospace"/>
        </w:rPr>
        <w:t>ModelPlugin</w:t>
      </w:r>
      <w:proofErr w:type="spellEnd"/>
      <w:r w:rsidR="00AF0D0E">
        <w:rPr>
          <w:rStyle w:val="Monospace"/>
        </w:rPr>
        <w:t>&gt;</w:t>
      </w:r>
      <w:r w:rsidR="001637DD" w:rsidRPr="001637DD">
        <w:rPr>
          <w:rStyle w:val="Monospace"/>
        </w:rPr>
        <w:t>.</w:t>
      </w:r>
      <w:proofErr w:type="spellStart"/>
      <w:r w:rsidR="001637DD" w:rsidRPr="001637DD">
        <w:rPr>
          <w:rStyle w:val="Monospace"/>
        </w:rPr>
        <w:t>Base.ProcessOnTheFly</w:t>
      </w:r>
      <w:proofErr w:type="spellEnd"/>
      <w:r w:rsidR="009F7B00">
        <w:t xml:space="preserve"> </w:t>
      </w:r>
      <w:proofErr w:type="spellStart"/>
      <w:r w:rsidR="005E0149">
        <w:t>subproperty</w:t>
      </w:r>
      <w:proofErr w:type="spellEnd"/>
      <w:r w:rsidR="005E0149">
        <w:t xml:space="preserve"> stores </w:t>
      </w:r>
      <w:del w:id="190" w:author="Jed Beach" w:date="2012-05-14T10:59:00Z">
        <w:r w:rsidR="009F7B00" w:rsidDel="00820345">
          <w:delText xml:space="preserve"> </w:delText>
        </w:r>
      </w:del>
      <w:r w:rsidR="009F7B00">
        <w:t>the on</w:t>
      </w:r>
      <w:r>
        <w:t xml:space="preserve">-the-fly setting. </w:t>
      </w:r>
      <w:r w:rsidR="007370BC">
        <w:t>Test</w:t>
      </w:r>
      <w:ins w:id="191" w:author="David Rohacek" w:date="2012-05-15T14:23:00Z">
        <w:r w:rsidR="00883BED">
          <w:t>S</w:t>
        </w:r>
      </w:ins>
      <w:del w:id="192" w:author="David Rohacek" w:date="2012-05-15T14:23:00Z">
        <w:r w:rsidR="007370BC" w:rsidDel="00883BED">
          <w:delText>s</w:delText>
        </w:r>
      </w:del>
      <w:r w:rsidR="007370BC">
        <w:t>tand</w:t>
      </w:r>
      <w:r>
        <w:t xml:space="preserve"> collects step results until </w:t>
      </w:r>
      <w:r w:rsidR="009F7B00">
        <w:t>the number of results exceeds a threshold value you specify and</w:t>
      </w:r>
      <w:r>
        <w:t xml:space="preserve"> then passes the results</w:t>
      </w:r>
      <w:r w:rsidR="007370BC">
        <w:t xml:space="preserve"> through the process model</w:t>
      </w:r>
      <w:r>
        <w:t xml:space="preserve"> to OnTheFly Step Results</w:t>
      </w:r>
      <w:r w:rsidR="001635A8">
        <w:t xml:space="preserve"> </w:t>
      </w:r>
      <w:r>
        <w:t xml:space="preserve">for processing. The number of results </w:t>
      </w:r>
      <w:r w:rsidR="009F7B00">
        <w:t xml:space="preserve">the </w:t>
      </w:r>
      <w:r w:rsidR="007370BC">
        <w:t>entry point</w:t>
      </w:r>
      <w:r>
        <w:t xml:space="preserve"> </w:t>
      </w:r>
      <w:r w:rsidR="007370BC">
        <w:t xml:space="preserve">receives </w:t>
      </w:r>
      <w:r>
        <w:t xml:space="preserve">can vary </w:t>
      </w:r>
      <w:r w:rsidR="009F7B00">
        <w:t xml:space="preserve">depending on </w:t>
      </w:r>
      <w:r>
        <w:t>multiple factors</w:t>
      </w:r>
      <w:r w:rsidR="00CA4D84">
        <w:t>, such as the options you set in the Advanced Result Settings dialog box</w:t>
      </w:r>
      <w:r>
        <w:t xml:space="preserve">. </w:t>
      </w:r>
      <w:commentRangeEnd w:id="189"/>
      <w:r w:rsidR="00820345">
        <w:rPr>
          <w:rStyle w:val="CommentReference"/>
        </w:rPr>
        <w:commentReference w:id="189"/>
      </w:r>
    </w:p>
    <w:p w:rsidR="005F5AED" w:rsidRDefault="005F5AED" w:rsidP="005F5AED"/>
    <w:p w:rsidR="002D70FA" w:rsidRDefault="009F7B00" w:rsidP="005F5AED">
      <w:r>
        <w:t xml:space="preserve">A </w:t>
      </w:r>
      <w:r w:rsidR="005F5AED">
        <w:t xml:space="preserve">process model calls </w:t>
      </w:r>
      <w:r>
        <w:t>OnTheFly Step Results</w:t>
      </w:r>
      <w:r w:rsidR="001635A8">
        <w:t xml:space="preserve"> </w:t>
      </w:r>
      <w:r w:rsidR="005F5AED">
        <w:t xml:space="preserve">from </w:t>
      </w:r>
      <w:commentRangeStart w:id="193"/>
      <w:r w:rsidR="005F5AED">
        <w:t xml:space="preserve">any </w:t>
      </w:r>
      <w:commentRangeEnd w:id="193"/>
      <w:r w:rsidR="00883BED">
        <w:rPr>
          <w:rStyle w:val="CommentReference"/>
        </w:rPr>
        <w:commentReference w:id="193"/>
      </w:r>
      <w:r w:rsidR="005F5AED">
        <w:t xml:space="preserve">thread that generates results. </w:t>
      </w:r>
      <w:hyperlink w:anchor="_Model_Thread_Types" w:history="1">
        <w:r w:rsidR="00B409BC">
          <w:rPr>
            <w:rStyle w:val="Hyperlink"/>
          </w:rPr>
          <w:t>C</w:t>
        </w:r>
        <w:r w:rsidR="005F5AED" w:rsidRPr="009F7B00">
          <w:rPr>
            <w:rStyle w:val="Hyperlink"/>
          </w:rPr>
          <w:t>ontroller threads</w:t>
        </w:r>
      </w:hyperlink>
      <w:r w:rsidR="005F5AED">
        <w:t xml:space="preserve"> </w:t>
      </w:r>
      <w:r w:rsidR="00CA4D84">
        <w:t xml:space="preserve">in the </w:t>
      </w:r>
      <w:r w:rsidR="00B409BC">
        <w:t xml:space="preserve">Batch and Parallel </w:t>
      </w:r>
      <w:r w:rsidR="00CA4D84">
        <w:t xml:space="preserve">TestStand process models </w:t>
      </w:r>
      <w:r w:rsidR="005F5AED">
        <w:t>do not generate results.</w:t>
      </w:r>
    </w:p>
    <w:p w:rsidR="002D70FA" w:rsidRDefault="002D70FA" w:rsidP="005F5AED"/>
    <w:p w:rsidR="005F5AED" w:rsidRDefault="002D70FA" w:rsidP="005F5AED">
      <w:r>
        <w:t>Although a</w:t>
      </w:r>
      <w:r w:rsidR="005F5AED">
        <w:t xml:space="preserve"> test socket </w:t>
      </w:r>
      <w:r w:rsidR="00A638E0">
        <w:t xml:space="preserve">thread </w:t>
      </w:r>
      <w:r w:rsidR="005F5AED">
        <w:t xml:space="preserve">can </w:t>
      </w:r>
      <w:r w:rsidR="008B0C9D">
        <w:t xml:space="preserve">create </w:t>
      </w:r>
      <w:r w:rsidR="005F5AED">
        <w:t>multiple child threads</w:t>
      </w:r>
      <w:r>
        <w:t xml:space="preserve">, </w:t>
      </w:r>
      <w:r w:rsidR="005F5AED">
        <w:t xml:space="preserve">the </w:t>
      </w:r>
      <w:r w:rsidR="008B0C9D">
        <w:t xml:space="preserve">TestStand </w:t>
      </w:r>
      <w:r w:rsidR="005F5AED">
        <w:t>process model</w:t>
      </w:r>
      <w:r w:rsidR="008B0C9D">
        <w:t>s</w:t>
      </w:r>
      <w:r w:rsidR="005F5AED">
        <w:t xml:space="preserve"> prevent</w:t>
      </w:r>
      <w:r w:rsidR="008B0C9D">
        <w:t xml:space="preserve"> sockets from</w:t>
      </w:r>
      <w:r w:rsidR="005F5AED">
        <w:t xml:space="preserve"> </w:t>
      </w:r>
      <w:r>
        <w:t xml:space="preserve">calling </w:t>
      </w:r>
      <w:del w:id="194" w:author="Jed Beach" w:date="2012-05-14T11:00:00Z">
        <w:r w:rsidR="001635A8" w:rsidDel="00820345">
          <w:delText xml:space="preserve"> </w:delText>
        </w:r>
      </w:del>
      <w:proofErr w:type="spellStart"/>
      <w:r>
        <w:t>OnTheFly</w:t>
      </w:r>
      <w:proofErr w:type="spellEnd"/>
      <w:r>
        <w:t xml:space="preserve"> Step Results</w:t>
      </w:r>
      <w:r w:rsidR="001635A8">
        <w:t xml:space="preserve"> </w:t>
      </w:r>
      <w:r w:rsidR="005F5AED">
        <w:t>simultaneously for results from more than one thread in the same test socket</w:t>
      </w:r>
      <w:r>
        <w:t xml:space="preserve">. Therefore, OnTheFly Step Results </w:t>
      </w:r>
      <w:r w:rsidR="005F5AED">
        <w:t xml:space="preserve">can access </w:t>
      </w:r>
      <w:del w:id="195" w:author="David Rohacek" w:date="2012-05-15T14:25:00Z">
        <w:r w:rsidR="005F5AED" w:rsidDel="00883BED">
          <w:delText xml:space="preserve">any </w:delText>
        </w:r>
      </w:del>
      <w:r w:rsidR="005F5AED">
        <w:t>per-socket data without additional synchronization.</w:t>
      </w:r>
    </w:p>
    <w:p w:rsidR="005F5AED" w:rsidRDefault="005F5AED" w:rsidP="005F5AED"/>
    <w:p w:rsidR="009F7B00" w:rsidRDefault="009F7B00" w:rsidP="005F5AED">
      <w:r>
        <w:t xml:space="preserve">The OnTheFly Step Results entry point </w:t>
      </w:r>
      <w:r w:rsidR="00766468">
        <w:t>accepts</w:t>
      </w:r>
      <w:r>
        <w:t xml:space="preserve"> the following </w:t>
      </w:r>
      <w:hyperlink w:anchor="_Plug-in_Entry_Point" w:history="1">
        <w:r w:rsidRPr="00107D47">
          <w:rPr>
            <w:rStyle w:val="Hyperlink"/>
          </w:rPr>
          <w:t>parameters</w:t>
        </w:r>
      </w:hyperlink>
      <w:r>
        <w:t>:</w:t>
      </w:r>
    </w:p>
    <w:tbl>
      <w:tblPr>
        <w:tblStyle w:val="TableGrid"/>
        <w:tblW w:w="0" w:type="auto"/>
        <w:tblLook w:val="04A0"/>
      </w:tblPr>
      <w:tblGrid>
        <w:gridCol w:w="4788"/>
        <w:gridCol w:w="4788"/>
      </w:tblGrid>
      <w:tr w:rsidR="005F5AED" w:rsidTr="00D46240">
        <w:tc>
          <w:tcPr>
            <w:tcW w:w="4788" w:type="dxa"/>
          </w:tcPr>
          <w:p w:rsidR="005F5AED" w:rsidRPr="00EE7413" w:rsidRDefault="00C348DF" w:rsidP="00D46240">
            <w:pPr>
              <w:rPr>
                <w:b/>
              </w:rPr>
            </w:pPr>
            <w:r w:rsidRPr="00EE7413">
              <w:rPr>
                <w:b/>
              </w:rPr>
              <w:t>Parameter</w:t>
            </w:r>
            <w:r w:rsidR="005F5AED" w:rsidRPr="00EE7413">
              <w:rPr>
                <w:b/>
              </w:rPr>
              <w:t xml:space="preserve"> Name</w:t>
            </w:r>
          </w:p>
        </w:tc>
        <w:tc>
          <w:tcPr>
            <w:tcW w:w="4788" w:type="dxa"/>
          </w:tcPr>
          <w:p w:rsidR="005F5AED" w:rsidRPr="00EE7413" w:rsidRDefault="005F5AED" w:rsidP="00D46240">
            <w:pPr>
              <w:rPr>
                <w:b/>
              </w:rPr>
            </w:pPr>
            <w:r w:rsidRPr="00EE7413">
              <w:rPr>
                <w:b/>
              </w:rPr>
              <w:t>Data Type</w:t>
            </w:r>
          </w:p>
        </w:tc>
      </w:tr>
      <w:tr w:rsidR="005F5AED" w:rsidTr="00D46240">
        <w:tc>
          <w:tcPr>
            <w:tcW w:w="4788" w:type="dxa"/>
          </w:tcPr>
          <w:p w:rsidR="005F5AED" w:rsidRPr="000C3540" w:rsidRDefault="005F5AED" w:rsidP="00D46240">
            <w:r w:rsidRPr="000C3540">
              <w:t>ModelPlugin</w:t>
            </w:r>
          </w:p>
        </w:tc>
        <w:tc>
          <w:tcPr>
            <w:tcW w:w="4788" w:type="dxa"/>
          </w:tcPr>
          <w:p w:rsidR="005F5AED" w:rsidRPr="00351990" w:rsidRDefault="005F5AED" w:rsidP="00D46240">
            <w:r w:rsidRPr="00351990">
              <w:t>NI_ ModelPlugin</w:t>
            </w:r>
          </w:p>
        </w:tc>
      </w:tr>
      <w:tr w:rsidR="005F5AED" w:rsidTr="00D46240">
        <w:tc>
          <w:tcPr>
            <w:tcW w:w="4788" w:type="dxa"/>
          </w:tcPr>
          <w:p w:rsidR="005F5AED" w:rsidRPr="000C3540" w:rsidRDefault="005F5AED" w:rsidP="00D46240">
            <w:r w:rsidRPr="000C3540">
              <w:t>ModelData</w:t>
            </w:r>
          </w:p>
        </w:tc>
        <w:tc>
          <w:tcPr>
            <w:tcW w:w="4788" w:type="dxa"/>
          </w:tcPr>
          <w:p w:rsidR="005F5AED" w:rsidRPr="00351990" w:rsidRDefault="005F5AED" w:rsidP="00D46240">
            <w:r w:rsidRPr="00351990">
              <w:t>Container</w:t>
            </w:r>
          </w:p>
        </w:tc>
      </w:tr>
      <w:tr w:rsidR="005F5AED" w:rsidTr="00D46240">
        <w:tc>
          <w:tcPr>
            <w:tcW w:w="4788" w:type="dxa"/>
          </w:tcPr>
          <w:p w:rsidR="005F5AED" w:rsidRPr="000C3540" w:rsidRDefault="005F5AED" w:rsidP="00D46240">
            <w:r w:rsidRPr="000C3540">
              <w:t>StartDate</w:t>
            </w:r>
          </w:p>
        </w:tc>
        <w:tc>
          <w:tcPr>
            <w:tcW w:w="4788" w:type="dxa"/>
          </w:tcPr>
          <w:p w:rsidR="005F5AED" w:rsidRPr="00351990" w:rsidRDefault="005F5AED" w:rsidP="00D46240">
            <w:r w:rsidRPr="00351990">
              <w:t>DateDetails</w:t>
            </w:r>
          </w:p>
        </w:tc>
      </w:tr>
      <w:tr w:rsidR="005F5AED" w:rsidTr="00D46240">
        <w:tc>
          <w:tcPr>
            <w:tcW w:w="4788" w:type="dxa"/>
          </w:tcPr>
          <w:p w:rsidR="005F5AED" w:rsidRPr="000C3540" w:rsidRDefault="005F5AED" w:rsidP="00D46240">
            <w:r w:rsidRPr="000C3540">
              <w:t>StartTime</w:t>
            </w:r>
          </w:p>
        </w:tc>
        <w:tc>
          <w:tcPr>
            <w:tcW w:w="4788" w:type="dxa"/>
          </w:tcPr>
          <w:p w:rsidR="005F5AED" w:rsidRPr="00351990" w:rsidRDefault="005F5AED" w:rsidP="00D46240">
            <w:r w:rsidRPr="00351990">
              <w:t>TimeDetails</w:t>
            </w:r>
          </w:p>
        </w:tc>
      </w:tr>
      <w:tr w:rsidR="005F5AED" w:rsidTr="00D46240">
        <w:tc>
          <w:tcPr>
            <w:tcW w:w="4788" w:type="dxa"/>
          </w:tcPr>
          <w:p w:rsidR="005F5AED" w:rsidRPr="000C3540" w:rsidRDefault="005F5AED" w:rsidP="00D46240">
            <w:r w:rsidRPr="000C3540">
              <w:t>UUT</w:t>
            </w:r>
          </w:p>
        </w:tc>
        <w:tc>
          <w:tcPr>
            <w:tcW w:w="4788" w:type="dxa"/>
          </w:tcPr>
          <w:p w:rsidR="005F5AED" w:rsidRPr="00351990" w:rsidRDefault="005F5AED" w:rsidP="00D46240">
            <w:r w:rsidRPr="00351990">
              <w:t>UUT</w:t>
            </w:r>
          </w:p>
        </w:tc>
      </w:tr>
      <w:tr w:rsidR="005F5AED" w:rsidTr="00D46240">
        <w:tc>
          <w:tcPr>
            <w:tcW w:w="4788" w:type="dxa"/>
          </w:tcPr>
          <w:p w:rsidR="005F5AED" w:rsidRPr="000C3540" w:rsidRDefault="005F5AED" w:rsidP="00D46240">
            <w:r w:rsidRPr="000C3540">
              <w:t>Context</w:t>
            </w:r>
          </w:p>
        </w:tc>
        <w:tc>
          <w:tcPr>
            <w:tcW w:w="4788" w:type="dxa"/>
          </w:tcPr>
          <w:p w:rsidR="005F5AED" w:rsidRPr="00351990" w:rsidRDefault="005F5AED" w:rsidP="00D46240">
            <w:r w:rsidRPr="00351990">
              <w:t>Reference</w:t>
            </w:r>
          </w:p>
        </w:tc>
      </w:tr>
      <w:tr w:rsidR="005F5AED" w:rsidTr="00D46240">
        <w:tc>
          <w:tcPr>
            <w:tcW w:w="4788" w:type="dxa"/>
          </w:tcPr>
          <w:p w:rsidR="005F5AED" w:rsidRPr="000C3540" w:rsidRDefault="005F5AED" w:rsidP="00D46240">
            <w:r w:rsidRPr="000C3540">
              <w:t>Steps</w:t>
            </w:r>
          </w:p>
        </w:tc>
        <w:tc>
          <w:tcPr>
            <w:tcW w:w="4788" w:type="dxa"/>
          </w:tcPr>
          <w:p w:rsidR="005F5AED" w:rsidRPr="00351990" w:rsidRDefault="005F5AED" w:rsidP="00D46240">
            <w:r w:rsidRPr="00351990">
              <w:t>Reference Array</w:t>
            </w:r>
          </w:p>
        </w:tc>
      </w:tr>
      <w:tr w:rsidR="005F5AED" w:rsidTr="00D46240">
        <w:tc>
          <w:tcPr>
            <w:tcW w:w="4788" w:type="dxa"/>
          </w:tcPr>
          <w:p w:rsidR="005F5AED" w:rsidRPr="000C3540" w:rsidRDefault="005F5AED" w:rsidP="00D46240">
            <w:r w:rsidRPr="000C3540">
              <w:t>Results</w:t>
            </w:r>
          </w:p>
        </w:tc>
        <w:tc>
          <w:tcPr>
            <w:tcW w:w="4788" w:type="dxa"/>
          </w:tcPr>
          <w:p w:rsidR="005F5AED" w:rsidRPr="00351990" w:rsidRDefault="005F5AED" w:rsidP="00D46240">
            <w:r w:rsidRPr="00351990">
              <w:t>Reference Array</w:t>
            </w:r>
          </w:p>
        </w:tc>
      </w:tr>
      <w:tr w:rsidR="005F5AED" w:rsidTr="00D46240">
        <w:tc>
          <w:tcPr>
            <w:tcW w:w="4788" w:type="dxa"/>
          </w:tcPr>
          <w:p w:rsidR="005F5AED" w:rsidRPr="000C3540" w:rsidRDefault="005F5AED" w:rsidP="00D46240">
            <w:r w:rsidRPr="000C3540">
              <w:t>CallbackNames</w:t>
            </w:r>
          </w:p>
        </w:tc>
        <w:tc>
          <w:tcPr>
            <w:tcW w:w="4788" w:type="dxa"/>
          </w:tcPr>
          <w:p w:rsidR="005F5AED" w:rsidRPr="00351990" w:rsidRDefault="005F5AED" w:rsidP="00D46240">
            <w:r w:rsidRPr="00351990">
              <w:t>String Array</w:t>
            </w:r>
          </w:p>
        </w:tc>
      </w:tr>
      <w:tr w:rsidR="005F5AED" w:rsidTr="00D46240">
        <w:tc>
          <w:tcPr>
            <w:tcW w:w="4788" w:type="dxa"/>
          </w:tcPr>
          <w:p w:rsidR="005F5AED" w:rsidRDefault="005F5AED" w:rsidP="00D46240">
            <w:r w:rsidRPr="000C3540">
              <w:t>ParentIds</w:t>
            </w:r>
          </w:p>
        </w:tc>
        <w:tc>
          <w:tcPr>
            <w:tcW w:w="4788" w:type="dxa"/>
          </w:tcPr>
          <w:p w:rsidR="005F5AED" w:rsidRDefault="005F5AED" w:rsidP="00D46240">
            <w:r w:rsidRPr="00351990">
              <w:t>Numeric Array</w:t>
            </w:r>
          </w:p>
        </w:tc>
      </w:tr>
      <w:tr w:rsidR="00820345" w:rsidTr="00D46240">
        <w:trPr>
          <w:ins w:id="196" w:author="Jed Beach" w:date="2012-05-14T11:01:00Z"/>
        </w:trPr>
        <w:tc>
          <w:tcPr>
            <w:tcW w:w="4788" w:type="dxa"/>
          </w:tcPr>
          <w:p w:rsidR="00820345" w:rsidRPr="000C3540" w:rsidRDefault="00820345" w:rsidP="00D46240">
            <w:pPr>
              <w:rPr>
                <w:ins w:id="197" w:author="Jed Beach" w:date="2012-05-14T11:01:00Z"/>
              </w:rPr>
            </w:pPr>
            <w:proofErr w:type="spellStart"/>
            <w:ins w:id="198" w:author="Jed Beach" w:date="2012-05-14T11:01:00Z">
              <w:r w:rsidRPr="00820345">
                <w:t>ModelPluginConfiguration</w:t>
              </w:r>
              <w:proofErr w:type="spellEnd"/>
            </w:ins>
          </w:p>
        </w:tc>
        <w:tc>
          <w:tcPr>
            <w:tcW w:w="4788" w:type="dxa"/>
          </w:tcPr>
          <w:p w:rsidR="00820345" w:rsidRPr="00351990" w:rsidRDefault="00820345" w:rsidP="00D46240">
            <w:pPr>
              <w:rPr>
                <w:ins w:id="199" w:author="Jed Beach" w:date="2012-05-14T11:01:00Z"/>
              </w:rPr>
            </w:pPr>
            <w:proofErr w:type="spellStart"/>
            <w:ins w:id="200" w:author="Jed Beach" w:date="2012-05-14T11:01:00Z">
              <w:r>
                <w:t>NI_</w:t>
              </w:r>
              <w:r w:rsidRPr="00820345">
                <w:t>ModelPluginConfiguration</w:t>
              </w:r>
              <w:proofErr w:type="spellEnd"/>
            </w:ins>
          </w:p>
        </w:tc>
      </w:tr>
    </w:tbl>
    <w:p w:rsidR="002C192C" w:rsidRDefault="002C192C" w:rsidP="002C192C">
      <w:r>
        <w:t xml:space="preserve">The </w:t>
      </w:r>
      <w:r w:rsidR="001637DD" w:rsidRPr="001637DD">
        <w:rPr>
          <w:b/>
        </w:rPr>
        <w:t>Steps</w:t>
      </w:r>
      <w:r>
        <w:t xml:space="preserve">, </w:t>
      </w:r>
      <w:r w:rsidR="001637DD" w:rsidRPr="001637DD">
        <w:rPr>
          <w:b/>
        </w:rPr>
        <w:t>Results</w:t>
      </w:r>
      <w:r>
        <w:t xml:space="preserve">, </w:t>
      </w:r>
      <w:proofErr w:type="spellStart"/>
      <w:r w:rsidR="001637DD" w:rsidRPr="001637DD">
        <w:rPr>
          <w:b/>
        </w:rPr>
        <w:t>CallbackNames</w:t>
      </w:r>
      <w:proofErr w:type="spellEnd"/>
      <w:r>
        <w:t xml:space="preserve">, and </w:t>
      </w:r>
      <w:proofErr w:type="spellStart"/>
      <w:r w:rsidR="001637DD" w:rsidRPr="001637DD">
        <w:rPr>
          <w:b/>
        </w:rPr>
        <w:t>ParentIds</w:t>
      </w:r>
      <w:proofErr w:type="spellEnd"/>
      <w:r>
        <w:t xml:space="preserve"> parameters are parallel arrays. For </w:t>
      </w:r>
      <w:del w:id="201" w:author="Jed Beach" w:date="2012-05-14T11:02:00Z">
        <w:r w:rsidDel="00820345">
          <w:delText>example</w:delText>
        </w:r>
      </w:del>
      <w:ins w:id="202" w:author="Jed Beach" w:date="2012-05-14T11:02:00Z">
        <w:r w:rsidR="00820345">
          <w:t>any given array index, n</w:t>
        </w:r>
      </w:ins>
      <w:r w:rsidR="00D169AE">
        <w:t>,</w:t>
      </w:r>
      <w:r>
        <w:t xml:space="preserve"> </w:t>
      </w:r>
      <w:r w:rsidR="002D70FA">
        <w:t xml:space="preserve">for the </w:t>
      </w:r>
      <w:r>
        <w:t xml:space="preserve">result element at </w:t>
      </w:r>
      <w:r w:rsidR="001637DD" w:rsidRPr="001637DD">
        <w:rPr>
          <w:rStyle w:val="Monospace"/>
        </w:rPr>
        <w:t>Results[</w:t>
      </w:r>
      <w:del w:id="203" w:author="Jed Beach" w:date="2012-05-14T11:02:00Z">
        <w:r w:rsidR="001637DD" w:rsidRPr="001637DD" w:rsidDel="00820345">
          <w:rPr>
            <w:rStyle w:val="Monospace"/>
          </w:rPr>
          <w:delText>5</w:delText>
        </w:r>
      </w:del>
      <w:ins w:id="204" w:author="Jed Beach" w:date="2012-05-14T11:02:00Z">
        <w:r w:rsidR="00820345">
          <w:rPr>
            <w:rStyle w:val="Monospace"/>
          </w:rPr>
          <w:t>n</w:t>
        </w:r>
      </w:ins>
      <w:r w:rsidR="001637DD" w:rsidRPr="001637DD">
        <w:rPr>
          <w:rStyle w:val="Monospace"/>
        </w:rPr>
        <w:t>]</w:t>
      </w:r>
      <w:r>
        <w:t>, the</w:t>
      </w:r>
      <w:r w:rsidR="002D70FA">
        <w:t xml:space="preserve"> values of </w:t>
      </w:r>
      <w:r w:rsidR="001637DD" w:rsidRPr="001637DD">
        <w:rPr>
          <w:rStyle w:val="Monospace"/>
        </w:rPr>
        <w:t>Steps[</w:t>
      </w:r>
      <w:del w:id="205" w:author="Jed Beach" w:date="2012-05-14T11:02:00Z">
        <w:r w:rsidR="001637DD" w:rsidRPr="001637DD" w:rsidDel="00820345">
          <w:rPr>
            <w:rStyle w:val="Monospace"/>
          </w:rPr>
          <w:delText>5</w:delText>
        </w:r>
      </w:del>
      <w:ins w:id="206" w:author="Jed Beach" w:date="2012-05-14T11:02:00Z">
        <w:r w:rsidR="00820345">
          <w:rPr>
            <w:rStyle w:val="Monospace"/>
          </w:rPr>
          <w:t>n</w:t>
        </w:r>
      </w:ins>
      <w:r w:rsidR="001637DD" w:rsidRPr="001637DD">
        <w:rPr>
          <w:rStyle w:val="Monospace"/>
        </w:rPr>
        <w:t>]</w:t>
      </w:r>
      <w:r>
        <w:t xml:space="preserve">, </w:t>
      </w:r>
      <w:proofErr w:type="spellStart"/>
      <w:r w:rsidR="001637DD" w:rsidRPr="001637DD">
        <w:rPr>
          <w:rStyle w:val="Monospace"/>
        </w:rPr>
        <w:t>CallbackNames</w:t>
      </w:r>
      <w:proofErr w:type="spellEnd"/>
      <w:r w:rsidR="001637DD" w:rsidRPr="001637DD">
        <w:rPr>
          <w:rStyle w:val="Monospace"/>
        </w:rPr>
        <w:t>[</w:t>
      </w:r>
      <w:del w:id="207" w:author="Jed Beach" w:date="2012-05-14T11:02:00Z">
        <w:r w:rsidR="001637DD" w:rsidRPr="001637DD" w:rsidDel="00820345">
          <w:rPr>
            <w:rStyle w:val="Monospace"/>
          </w:rPr>
          <w:delText>5</w:delText>
        </w:r>
      </w:del>
      <w:ins w:id="208" w:author="Jed Beach" w:date="2012-05-14T11:02:00Z">
        <w:r w:rsidR="00820345">
          <w:rPr>
            <w:rStyle w:val="Monospace"/>
          </w:rPr>
          <w:t>n</w:t>
        </w:r>
      </w:ins>
      <w:r w:rsidR="001637DD" w:rsidRPr="001637DD">
        <w:rPr>
          <w:rStyle w:val="Monospace"/>
        </w:rPr>
        <w:t>]</w:t>
      </w:r>
      <w:r>
        <w:t xml:space="preserve">, and </w:t>
      </w:r>
      <w:proofErr w:type="spellStart"/>
      <w:r w:rsidR="001637DD" w:rsidRPr="001637DD">
        <w:rPr>
          <w:rStyle w:val="Monospace"/>
        </w:rPr>
        <w:t>ParentIds</w:t>
      </w:r>
      <w:proofErr w:type="spellEnd"/>
      <w:r w:rsidR="001637DD" w:rsidRPr="001637DD">
        <w:rPr>
          <w:rStyle w:val="Monospace"/>
        </w:rPr>
        <w:t>[</w:t>
      </w:r>
      <w:del w:id="209" w:author="Jed Beach" w:date="2012-05-14T11:02:00Z">
        <w:r w:rsidR="001637DD" w:rsidRPr="001637DD" w:rsidDel="00820345">
          <w:rPr>
            <w:rStyle w:val="Monospace"/>
          </w:rPr>
          <w:delText>5</w:delText>
        </w:r>
      </w:del>
      <w:ins w:id="210" w:author="Jed Beach" w:date="2012-05-14T11:02:00Z">
        <w:r w:rsidR="00820345">
          <w:rPr>
            <w:rStyle w:val="Monospace"/>
          </w:rPr>
          <w:t>n</w:t>
        </w:r>
      </w:ins>
      <w:r w:rsidR="001637DD" w:rsidRPr="001637DD">
        <w:rPr>
          <w:rStyle w:val="Monospace"/>
        </w:rPr>
        <w:t>]</w:t>
      </w:r>
      <w:r>
        <w:t xml:space="preserve"> </w:t>
      </w:r>
      <w:r w:rsidR="002D70FA">
        <w:t xml:space="preserve">represent </w:t>
      </w:r>
      <w:r>
        <w:t xml:space="preserve">the </w:t>
      </w:r>
      <w:ins w:id="211" w:author="Jed Beach" w:date="2012-05-14T11:03:00Z">
        <w:r w:rsidR="00820345">
          <w:t xml:space="preserve">nth result, the </w:t>
        </w:r>
      </w:ins>
      <w:r>
        <w:t xml:space="preserve">step that generated the result, </w:t>
      </w:r>
      <w:commentRangeStart w:id="212"/>
      <w:r>
        <w:t>the callback name of the result</w:t>
      </w:r>
      <w:commentRangeEnd w:id="212"/>
      <w:r w:rsidR="00883BED">
        <w:rPr>
          <w:rStyle w:val="CommentReference"/>
        </w:rPr>
        <w:commentReference w:id="212"/>
      </w:r>
      <w:r>
        <w:t xml:space="preserve">, and the ID of the parent </w:t>
      </w:r>
      <w:del w:id="213" w:author="Jed Beach" w:date="2012-05-14T11:03:00Z">
        <w:r w:rsidDel="00820345">
          <w:delText xml:space="preserve">result </w:delText>
        </w:r>
      </w:del>
      <w:r>
        <w:t>for that result.</w:t>
      </w:r>
    </w:p>
    <w:p w:rsidR="00320F12" w:rsidRDefault="00320F12" w:rsidP="00320F12">
      <w:pPr>
        <w:pStyle w:val="Heading3"/>
      </w:pPr>
      <w:bookmarkStart w:id="214" w:name="_Model_Plugin_-_2"/>
      <w:bookmarkEnd w:id="214"/>
      <w:r>
        <w:t>Model Plugin – UUT Done</w:t>
      </w:r>
    </w:p>
    <w:p w:rsidR="00320F12" w:rsidRDefault="00320F12" w:rsidP="00320F12">
      <w:r>
        <w:t xml:space="preserve">Use the UUT </w:t>
      </w:r>
      <w:proofErr w:type="gramStart"/>
      <w:r>
        <w:t>Done</w:t>
      </w:r>
      <w:proofErr w:type="gramEnd"/>
      <w:r>
        <w:t xml:space="preserve"> entry point to </w:t>
      </w:r>
      <w:r w:rsidR="00A724DE">
        <w:t xml:space="preserve">perform an action </w:t>
      </w:r>
      <w:r>
        <w:t>after each UUT completes</w:t>
      </w:r>
      <w:del w:id="215" w:author="Jed Beach" w:date="2012-05-14T11:04:00Z">
        <w:r w:rsidR="00A724DE" w:rsidDel="00820345">
          <w:delText>, such as processing results</w:delText>
        </w:r>
      </w:del>
      <w:r>
        <w:t>. For example, a plug-in might process the UUT test results and store the information in a report file or database tables.</w:t>
      </w:r>
    </w:p>
    <w:p w:rsidR="00320F12" w:rsidRDefault="00320F12" w:rsidP="00320F12"/>
    <w:p w:rsidR="00320F12" w:rsidRDefault="00320F12" w:rsidP="00320F12">
      <w:r>
        <w:t xml:space="preserve">A process model calls UUT </w:t>
      </w:r>
      <w:proofErr w:type="gramStart"/>
      <w:r w:rsidR="002906FE">
        <w:t>Done</w:t>
      </w:r>
      <w:proofErr w:type="gramEnd"/>
      <w:r w:rsidR="004541CB">
        <w:t xml:space="preserve"> </w:t>
      </w:r>
      <w:r w:rsidR="00A724DE">
        <w:t xml:space="preserve">in each </w:t>
      </w:r>
      <w:hyperlink w:anchor="_Model_Thread_Types" w:history="1">
        <w:r w:rsidR="00A724DE" w:rsidRPr="002D70FA">
          <w:rPr>
            <w:rStyle w:val="Hyperlink"/>
          </w:rPr>
          <w:t>test socket thread</w:t>
        </w:r>
      </w:hyperlink>
      <w:r w:rsidR="00A724DE">
        <w:t xml:space="preserve"> </w:t>
      </w:r>
      <w:r>
        <w:t xml:space="preserve">after </w:t>
      </w:r>
      <w:r w:rsidR="00461B25">
        <w:t>testing the</w:t>
      </w:r>
      <w:r>
        <w:t xml:space="preserve"> UUT. </w:t>
      </w:r>
    </w:p>
    <w:p w:rsidR="00320F12" w:rsidRDefault="00320F12" w:rsidP="00320F12"/>
    <w:p w:rsidR="009D1056" w:rsidRDefault="003428DB" w:rsidP="00320F12">
      <w:r>
        <w:lastRenderedPageBreak/>
        <w:t>The</w:t>
      </w:r>
      <w:r w:rsidR="009D1056">
        <w:t xml:space="preserve"> Batch </w:t>
      </w:r>
      <w:r>
        <w:t xml:space="preserve">process </w:t>
      </w:r>
      <w:r w:rsidR="009D1056">
        <w:t>model</w:t>
      </w:r>
      <w:r>
        <w:t xml:space="preserve"> runs </w:t>
      </w:r>
      <w:r w:rsidR="009D1056">
        <w:t xml:space="preserve">UUT </w:t>
      </w:r>
      <w:proofErr w:type="gramStart"/>
      <w:r w:rsidR="009D1056">
        <w:t>Done</w:t>
      </w:r>
      <w:proofErr w:type="gramEnd"/>
      <w:r w:rsidR="009D1056">
        <w:t xml:space="preserve"> and </w:t>
      </w:r>
      <w:r>
        <w:t xml:space="preserve">the </w:t>
      </w:r>
      <w:r w:rsidR="009D1056">
        <w:t xml:space="preserve">Batch Done </w:t>
      </w:r>
      <w:r>
        <w:t xml:space="preserve">entry point </w:t>
      </w:r>
      <w:r w:rsidR="009D1056">
        <w:t>in parallel.</w:t>
      </w:r>
    </w:p>
    <w:p w:rsidR="00320F12" w:rsidRDefault="00320F12" w:rsidP="00320F12"/>
    <w:p w:rsidR="00320F12" w:rsidRDefault="00320F12" w:rsidP="00320F12">
      <w:r>
        <w:t xml:space="preserve">Set the </w:t>
      </w:r>
      <w:hyperlink w:anchor="_Base" w:history="1">
        <w:r w:rsidRPr="00CA4D84">
          <w:rPr>
            <w:rStyle w:val="Hyperlink"/>
            <w:rFonts w:ascii="Courier" w:hAnsi="Courier"/>
            <w:sz w:val="20"/>
          </w:rPr>
          <w:t>&lt;NI_ModelPlugin&gt;.Base.NewThread</w:t>
        </w:r>
        <w:r w:rsidRPr="00CA4D84">
          <w:rPr>
            <w:rStyle w:val="Hyperlink"/>
          </w:rPr>
          <w:t xml:space="preserve"> and </w:t>
        </w:r>
        <w:r w:rsidRPr="00CA4D84">
          <w:rPr>
            <w:rStyle w:val="Hyperlink"/>
            <w:rFonts w:ascii="Courier" w:hAnsi="Courier"/>
            <w:sz w:val="20"/>
          </w:rPr>
          <w:t>&lt;NI_ModelPlugin&gt;. UseDefaultNewThreadImplementation</w:t>
        </w:r>
        <w:r w:rsidRPr="00CA4D84">
          <w:rPr>
            <w:rStyle w:val="Hyperlink"/>
          </w:rPr>
          <w:t xml:space="preserve"> properties</w:t>
        </w:r>
      </w:hyperlink>
      <w:r>
        <w:t xml:space="preserve"> to </w:t>
      </w:r>
      <w:r w:rsidRPr="00CA4D84">
        <w:rPr>
          <w:rFonts w:ascii="Courier" w:hAnsi="Courier"/>
          <w:sz w:val="20"/>
        </w:rPr>
        <w:t>True</w:t>
      </w:r>
      <w:r>
        <w:t xml:space="preserve"> for the process model to invoke UUT </w:t>
      </w:r>
      <w:proofErr w:type="gramStart"/>
      <w:r w:rsidR="00B52DD4">
        <w:t>Done</w:t>
      </w:r>
      <w:proofErr w:type="gramEnd"/>
      <w:r w:rsidR="00B52DD4">
        <w:t xml:space="preserve"> </w:t>
      </w:r>
      <w:r>
        <w:t>in a new thread.</w:t>
      </w:r>
    </w:p>
    <w:p w:rsidR="00320F12" w:rsidRDefault="00320F12" w:rsidP="00320F12"/>
    <w:p w:rsidR="00320F12" w:rsidRDefault="00320F12" w:rsidP="00320F12">
      <w:commentRangeStart w:id="216"/>
      <w:commentRangeStart w:id="217"/>
      <w:r>
        <w:t>The UUT</w:t>
      </w:r>
      <w:r w:rsidR="000B3511">
        <w:t xml:space="preserve"> </w:t>
      </w:r>
      <w:proofErr w:type="gramStart"/>
      <w:r w:rsidR="000B3511">
        <w:t>Done</w:t>
      </w:r>
      <w:proofErr w:type="gramEnd"/>
      <w:r>
        <w:t xml:space="preserve"> entry point accepts the same parameters as the </w:t>
      </w:r>
      <w:hyperlink w:anchor="_Model_Plugin_-_1" w:history="1">
        <w:r w:rsidRPr="002D70FA">
          <w:rPr>
            <w:rStyle w:val="Hyperlink"/>
          </w:rPr>
          <w:t xml:space="preserve">UUT </w:t>
        </w:r>
        <w:r w:rsidR="000B3511">
          <w:rPr>
            <w:rStyle w:val="Hyperlink"/>
          </w:rPr>
          <w:t xml:space="preserve">Start </w:t>
        </w:r>
        <w:r w:rsidRPr="002D70FA">
          <w:rPr>
            <w:rStyle w:val="Hyperlink"/>
          </w:rPr>
          <w:t>entry point</w:t>
        </w:r>
      </w:hyperlink>
      <w:r>
        <w:t xml:space="preserve"> and the following additional parameters:</w:t>
      </w:r>
      <w:commentRangeEnd w:id="216"/>
      <w:r w:rsidR="00820345">
        <w:rPr>
          <w:rStyle w:val="CommentReference"/>
        </w:rPr>
        <w:commentReference w:id="216"/>
      </w:r>
      <w:commentRangeEnd w:id="217"/>
      <w:r w:rsidR="004E391B">
        <w:rPr>
          <w:rStyle w:val="CommentReference"/>
        </w:rPr>
        <w:commentReference w:id="217"/>
      </w:r>
    </w:p>
    <w:tbl>
      <w:tblPr>
        <w:tblStyle w:val="TableGrid"/>
        <w:tblW w:w="0" w:type="auto"/>
        <w:tblLook w:val="04A0"/>
      </w:tblPr>
      <w:tblGrid>
        <w:gridCol w:w="4788"/>
        <w:gridCol w:w="4788"/>
      </w:tblGrid>
      <w:tr w:rsidR="00320F12" w:rsidTr="0058530F">
        <w:tc>
          <w:tcPr>
            <w:tcW w:w="4788" w:type="dxa"/>
          </w:tcPr>
          <w:p w:rsidR="00320F12" w:rsidRPr="00863A87" w:rsidRDefault="00320F12" w:rsidP="0058530F">
            <w:pPr>
              <w:rPr>
                <w:b/>
              </w:rPr>
            </w:pPr>
            <w:r w:rsidRPr="00863A87">
              <w:rPr>
                <w:b/>
              </w:rPr>
              <w:t>Parameter Name</w:t>
            </w:r>
          </w:p>
        </w:tc>
        <w:tc>
          <w:tcPr>
            <w:tcW w:w="4788" w:type="dxa"/>
          </w:tcPr>
          <w:p w:rsidR="00320F12" w:rsidRPr="00863A87" w:rsidRDefault="00320F12" w:rsidP="0058530F">
            <w:pPr>
              <w:rPr>
                <w:b/>
              </w:rPr>
            </w:pPr>
            <w:r w:rsidRPr="00863A87">
              <w:rPr>
                <w:b/>
              </w:rPr>
              <w:t>Data Type</w:t>
            </w:r>
          </w:p>
        </w:tc>
      </w:tr>
      <w:tr w:rsidR="00320F12" w:rsidTr="0058530F">
        <w:tc>
          <w:tcPr>
            <w:tcW w:w="4788" w:type="dxa"/>
          </w:tcPr>
          <w:p w:rsidR="00320F12" w:rsidRPr="0010777C" w:rsidRDefault="00320F12" w:rsidP="0058530F">
            <w:r w:rsidRPr="0010777C">
              <w:t>UUTStatus</w:t>
            </w:r>
          </w:p>
        </w:tc>
        <w:tc>
          <w:tcPr>
            <w:tcW w:w="4788" w:type="dxa"/>
          </w:tcPr>
          <w:p w:rsidR="00320F12" w:rsidRPr="008F23EC" w:rsidRDefault="00320F12" w:rsidP="0058530F">
            <w:r w:rsidRPr="008F23EC">
              <w:t>String</w:t>
            </w:r>
          </w:p>
        </w:tc>
      </w:tr>
      <w:tr w:rsidR="00320F12" w:rsidTr="0058530F">
        <w:tc>
          <w:tcPr>
            <w:tcW w:w="4788" w:type="dxa"/>
          </w:tcPr>
          <w:p w:rsidR="00320F12" w:rsidRPr="0010777C" w:rsidRDefault="00320F12" w:rsidP="0058530F">
            <w:r w:rsidRPr="0010777C">
              <w:t>MainSequenceResult</w:t>
            </w:r>
          </w:p>
        </w:tc>
        <w:tc>
          <w:tcPr>
            <w:tcW w:w="4788" w:type="dxa"/>
          </w:tcPr>
          <w:p w:rsidR="00320F12" w:rsidRPr="008F23EC" w:rsidRDefault="00320F12" w:rsidP="0058530F">
            <w:r w:rsidRPr="008F23EC">
              <w:t>Reference</w:t>
            </w:r>
          </w:p>
        </w:tc>
      </w:tr>
      <w:tr w:rsidR="00320F12" w:rsidTr="0058530F">
        <w:tc>
          <w:tcPr>
            <w:tcW w:w="4788" w:type="dxa"/>
          </w:tcPr>
          <w:p w:rsidR="00320F12" w:rsidRPr="0010777C" w:rsidRDefault="00320F12" w:rsidP="0058530F">
            <w:r w:rsidRPr="0010777C">
              <w:t>CallingThread</w:t>
            </w:r>
          </w:p>
        </w:tc>
        <w:tc>
          <w:tcPr>
            <w:tcW w:w="4788" w:type="dxa"/>
          </w:tcPr>
          <w:p w:rsidR="00320F12" w:rsidRPr="008F23EC" w:rsidRDefault="00320F12" w:rsidP="0058530F">
            <w:r w:rsidRPr="008F23EC">
              <w:t>Reference</w:t>
            </w:r>
          </w:p>
        </w:tc>
      </w:tr>
      <w:tr w:rsidR="00320F12" w:rsidTr="0058530F">
        <w:tc>
          <w:tcPr>
            <w:tcW w:w="4788" w:type="dxa"/>
          </w:tcPr>
          <w:p w:rsidR="00320F12" w:rsidRPr="0010777C" w:rsidRDefault="00C454AC" w:rsidP="0058530F">
            <w:r w:rsidRPr="00C454AC">
              <w:t>CallingThreadBlocker</w:t>
            </w:r>
          </w:p>
        </w:tc>
        <w:tc>
          <w:tcPr>
            <w:tcW w:w="4788" w:type="dxa"/>
          </w:tcPr>
          <w:p w:rsidR="00320F12" w:rsidRPr="008F23EC" w:rsidRDefault="00320F12" w:rsidP="0058530F">
            <w:r w:rsidRPr="008F23EC">
              <w:t>Reference</w:t>
            </w:r>
          </w:p>
        </w:tc>
      </w:tr>
      <w:tr w:rsidR="00320F12" w:rsidTr="0058530F">
        <w:tc>
          <w:tcPr>
            <w:tcW w:w="4788" w:type="dxa"/>
          </w:tcPr>
          <w:p w:rsidR="00320F12" w:rsidRDefault="00C454AC" w:rsidP="0058530F">
            <w:r w:rsidRPr="00C454AC">
              <w:t>PriorIterationNewThread</w:t>
            </w:r>
          </w:p>
        </w:tc>
        <w:tc>
          <w:tcPr>
            <w:tcW w:w="4788" w:type="dxa"/>
          </w:tcPr>
          <w:p w:rsidR="00320F12" w:rsidRDefault="00320F12" w:rsidP="0058530F">
            <w:r w:rsidRPr="008F23EC">
              <w:t>Reference</w:t>
            </w:r>
          </w:p>
        </w:tc>
      </w:tr>
    </w:tbl>
    <w:p w:rsidR="00320F12" w:rsidRDefault="00320F12" w:rsidP="00320F12"/>
    <w:p w:rsidR="006A02B0" w:rsidRDefault="006A02B0" w:rsidP="006A02B0">
      <w:pPr>
        <w:pStyle w:val="Heading3"/>
      </w:pPr>
      <w:r>
        <w:t>Model Plugin - Post UUT</w:t>
      </w:r>
    </w:p>
    <w:p w:rsidR="003C3B76" w:rsidRDefault="003C3B76" w:rsidP="003C3B76">
      <w:r>
        <w:t xml:space="preserve">A process model calls </w:t>
      </w:r>
      <w:r w:rsidR="001C40BF">
        <w:t xml:space="preserve">the </w:t>
      </w:r>
      <w:r>
        <w:t xml:space="preserve">Post UUT </w:t>
      </w:r>
      <w:r w:rsidR="001C40BF">
        <w:t xml:space="preserve">entry point </w:t>
      </w:r>
      <w:r>
        <w:t xml:space="preserve">after </w:t>
      </w:r>
      <w:r w:rsidR="001C40BF">
        <w:t xml:space="preserve">calling </w:t>
      </w:r>
      <w:r w:rsidR="003428DB">
        <w:t xml:space="preserve">the </w:t>
      </w:r>
      <w:r>
        <w:t xml:space="preserve">UUT </w:t>
      </w:r>
      <w:proofErr w:type="gramStart"/>
      <w:r>
        <w:t>Done</w:t>
      </w:r>
      <w:proofErr w:type="gramEnd"/>
      <w:r w:rsidR="003428DB">
        <w:t xml:space="preserve"> entry point</w:t>
      </w:r>
      <w:r>
        <w:t>.</w:t>
      </w:r>
    </w:p>
    <w:p w:rsidR="003C3B76" w:rsidRDefault="003C3B76" w:rsidP="006A02B0"/>
    <w:p w:rsidR="006A02B0" w:rsidRDefault="000B3511" w:rsidP="006A02B0">
      <w:r>
        <w:t xml:space="preserve">Post UUT is similar to UUT </w:t>
      </w:r>
      <w:proofErr w:type="gramStart"/>
      <w:r>
        <w:t>Done</w:t>
      </w:r>
      <w:proofErr w:type="gramEnd"/>
      <w:r>
        <w:t xml:space="preserve"> except that </w:t>
      </w:r>
      <w:r w:rsidR="003428DB">
        <w:t xml:space="preserve">Post UUT </w:t>
      </w:r>
      <w:r>
        <w:t xml:space="preserve">never </w:t>
      </w:r>
      <w:commentRangeStart w:id="218"/>
      <w:r>
        <w:t>run</w:t>
      </w:r>
      <w:r w:rsidR="00492750">
        <w:t>s</w:t>
      </w:r>
      <w:r>
        <w:t xml:space="preserve"> in a new thread</w:t>
      </w:r>
      <w:commentRangeEnd w:id="218"/>
      <w:r w:rsidR="004E391B">
        <w:rPr>
          <w:rStyle w:val="CommentReference"/>
        </w:rPr>
        <w:commentReference w:id="218"/>
      </w:r>
      <w:r>
        <w:t xml:space="preserve"> and the Batch </w:t>
      </w:r>
      <w:r w:rsidR="003428DB">
        <w:t xml:space="preserve">process </w:t>
      </w:r>
      <w:r>
        <w:t xml:space="preserve">model does not call </w:t>
      </w:r>
      <w:r w:rsidR="003428DB">
        <w:t xml:space="preserve">the </w:t>
      </w:r>
      <w:r>
        <w:t xml:space="preserve">Post Batch </w:t>
      </w:r>
      <w:r w:rsidR="003428DB">
        <w:t xml:space="preserve">entry point </w:t>
      </w:r>
      <w:r>
        <w:t>until every call to Post UUT completes.</w:t>
      </w:r>
    </w:p>
    <w:p w:rsidR="006A02B0" w:rsidRDefault="006A02B0" w:rsidP="006A02B0"/>
    <w:p w:rsidR="0058530F" w:rsidRDefault="006A02B0">
      <w:commentRangeStart w:id="219"/>
      <w:commentRangeStart w:id="220"/>
      <w:r>
        <w:t xml:space="preserve">Post UUT </w:t>
      </w:r>
      <w:r w:rsidR="00766468">
        <w:t>accepts</w:t>
      </w:r>
      <w:r w:rsidR="002D70FA">
        <w:t xml:space="preserve"> </w:t>
      </w:r>
      <w:r>
        <w:t>the same parameters as</w:t>
      </w:r>
      <w:r w:rsidR="00BB3ECC">
        <w:t xml:space="preserve"> UUT Done </w:t>
      </w:r>
      <w:r w:rsidR="003428DB">
        <w:t xml:space="preserve">with the exception of the </w:t>
      </w:r>
      <w:del w:id="221" w:author="Jed Beach" w:date="2012-05-14T11:07:00Z">
        <w:r w:rsidR="00BB3ECC" w:rsidDel="00820345">
          <w:delText xml:space="preserve"> </w:delText>
        </w:r>
      </w:del>
      <w:proofErr w:type="spellStart"/>
      <w:r w:rsidR="00BB3ECC">
        <w:t>Call</w:t>
      </w:r>
      <w:r w:rsidR="00C454AC">
        <w:t>ing</w:t>
      </w:r>
      <w:r w:rsidR="00BB3ECC">
        <w:t>Thread</w:t>
      </w:r>
      <w:proofErr w:type="spellEnd"/>
      <w:r w:rsidR="00BB3ECC">
        <w:t xml:space="preserve">, </w:t>
      </w:r>
      <w:proofErr w:type="spellStart"/>
      <w:r w:rsidR="00C454AC" w:rsidRPr="00C454AC">
        <w:t>CallingThreadBlocker</w:t>
      </w:r>
      <w:proofErr w:type="spellEnd"/>
      <w:r w:rsidR="00BB3ECC">
        <w:t xml:space="preserve">, </w:t>
      </w:r>
      <w:r w:rsidR="006357C0">
        <w:t xml:space="preserve">and </w:t>
      </w:r>
      <w:proofErr w:type="spellStart"/>
      <w:r w:rsidR="00C454AC" w:rsidRPr="00C454AC">
        <w:t>PriorIterationNewThread</w:t>
      </w:r>
      <w:proofErr w:type="spellEnd"/>
      <w:r w:rsidR="006357C0">
        <w:t xml:space="preserve"> parameters</w:t>
      </w:r>
      <w:r w:rsidR="00BB3ECC">
        <w:t xml:space="preserve">. </w:t>
      </w:r>
      <w:r>
        <w:t xml:space="preserve"> </w:t>
      </w:r>
      <w:commentRangeEnd w:id="219"/>
      <w:r w:rsidR="00820345">
        <w:rPr>
          <w:rStyle w:val="CommentReference"/>
        </w:rPr>
        <w:commentReference w:id="219"/>
      </w:r>
      <w:commentRangeEnd w:id="220"/>
      <w:r w:rsidR="004E391B">
        <w:rPr>
          <w:rStyle w:val="CommentReference"/>
        </w:rPr>
        <w:commentReference w:id="220"/>
      </w:r>
    </w:p>
    <w:p w:rsidR="005F5AED" w:rsidRDefault="005F5AED" w:rsidP="005F5AED">
      <w:pPr>
        <w:pStyle w:val="Heading3"/>
      </w:pPr>
      <w:r>
        <w:t>Model Plugin - End</w:t>
      </w:r>
    </w:p>
    <w:p w:rsidR="005F5AED" w:rsidRDefault="002D70FA" w:rsidP="005F5AED">
      <w:r>
        <w:t>Use t</w:t>
      </w:r>
      <w:r w:rsidR="005F5AED">
        <w:t xml:space="preserve">he </w:t>
      </w:r>
      <w:commentRangeStart w:id="222"/>
      <w:r w:rsidR="005F5AED">
        <w:t xml:space="preserve">End </w:t>
      </w:r>
      <w:commentRangeEnd w:id="222"/>
      <w:r w:rsidR="00820345">
        <w:rPr>
          <w:rStyle w:val="CommentReference"/>
        </w:rPr>
        <w:commentReference w:id="222"/>
      </w:r>
      <w:r w:rsidR="005F5AED">
        <w:t>entry</w:t>
      </w:r>
      <w:r>
        <w:t xml:space="preserve"> </w:t>
      </w:r>
      <w:r w:rsidR="005F5AED">
        <w:t xml:space="preserve">point to perform </w:t>
      </w:r>
      <w:r>
        <w:t>required cleanup or finalization</w:t>
      </w:r>
      <w:r w:rsidR="004A14AC">
        <w:t xml:space="preserve"> tasks</w:t>
      </w:r>
      <w:r>
        <w:t xml:space="preserve">, </w:t>
      </w:r>
      <w:r w:rsidR="005F5AED">
        <w:t>such as closing files or database connections.</w:t>
      </w:r>
    </w:p>
    <w:p w:rsidR="005F5AED" w:rsidRDefault="005F5AED" w:rsidP="005F5AED"/>
    <w:p w:rsidR="005F5AED" w:rsidRDefault="005F5AED" w:rsidP="005F5AED">
      <w:r>
        <w:t xml:space="preserve">A process model calls End once in its </w:t>
      </w:r>
      <w:hyperlink w:anchor="_Model_Thread_Types" w:history="1">
        <w:r w:rsidRPr="00851D52">
          <w:rPr>
            <w:rStyle w:val="Hyperlink"/>
          </w:rPr>
          <w:t>controller thread</w:t>
        </w:r>
      </w:hyperlink>
      <w:r>
        <w:t xml:space="preserve"> and once in each </w:t>
      </w:r>
      <w:hyperlink w:anchor="_Model_Thread_Types" w:history="1">
        <w:r w:rsidRPr="00851D52">
          <w:rPr>
            <w:rStyle w:val="Hyperlink"/>
          </w:rPr>
          <w:t>test socket thread</w:t>
        </w:r>
      </w:hyperlink>
      <w:r>
        <w:t xml:space="preserve">. </w:t>
      </w:r>
      <w:r w:rsidR="008A41B8">
        <w:t xml:space="preserve">Process models call End from the controller thread only after all calls to End from </w:t>
      </w:r>
      <w:r w:rsidR="00EC4BDC">
        <w:t xml:space="preserve">test </w:t>
      </w:r>
      <w:r w:rsidR="008A41B8">
        <w:t>socket threads complete. End</w:t>
      </w:r>
      <w:r>
        <w:t xml:space="preserve"> is the last entry point the </w:t>
      </w:r>
      <w:r w:rsidR="008A41B8">
        <w:t xml:space="preserve">process </w:t>
      </w:r>
      <w:r>
        <w:t>model calls at run</w:t>
      </w:r>
      <w:r w:rsidR="008A41B8">
        <w:t xml:space="preserve"> </w:t>
      </w:r>
      <w:r>
        <w:t>time</w:t>
      </w:r>
      <w:r w:rsidR="008A41B8">
        <w:t xml:space="preserve"> </w:t>
      </w:r>
      <w:r>
        <w:t>after the UUT loop</w:t>
      </w:r>
      <w:r w:rsidR="008A41B8">
        <w:t>, if any,</w:t>
      </w:r>
      <w:r>
        <w:t xml:space="preserve"> exits.</w:t>
      </w:r>
    </w:p>
    <w:p w:rsidR="005F5AED" w:rsidRDefault="005F5AED" w:rsidP="005F5AED"/>
    <w:p w:rsidR="00A724DE" w:rsidRDefault="00A724DE" w:rsidP="00A724DE">
      <w:r>
        <w:t xml:space="preserve">The End entry point accepts the following </w:t>
      </w:r>
      <w:hyperlink w:anchor="_Plug-in_Entry_Point" w:history="1">
        <w:r w:rsidRPr="00D62259">
          <w:rPr>
            <w:rStyle w:val="Hyperlink"/>
          </w:rPr>
          <w:t>parameters</w:t>
        </w:r>
      </w:hyperlink>
      <w:r>
        <w:t>:</w:t>
      </w:r>
    </w:p>
    <w:tbl>
      <w:tblPr>
        <w:tblStyle w:val="TableGrid"/>
        <w:tblW w:w="0" w:type="auto"/>
        <w:tblLook w:val="04A0"/>
      </w:tblPr>
      <w:tblGrid>
        <w:gridCol w:w="4788"/>
        <w:gridCol w:w="4788"/>
      </w:tblGrid>
      <w:tr w:rsidR="00A724DE" w:rsidTr="00E76EBD">
        <w:tc>
          <w:tcPr>
            <w:tcW w:w="4788" w:type="dxa"/>
          </w:tcPr>
          <w:p w:rsidR="00A724DE" w:rsidRPr="00863A87" w:rsidRDefault="00A724DE" w:rsidP="00E76EBD">
            <w:pPr>
              <w:rPr>
                <w:b/>
              </w:rPr>
            </w:pPr>
            <w:r w:rsidRPr="00863A87">
              <w:rPr>
                <w:b/>
              </w:rPr>
              <w:t>Parameter Name</w:t>
            </w:r>
          </w:p>
        </w:tc>
        <w:tc>
          <w:tcPr>
            <w:tcW w:w="4788" w:type="dxa"/>
          </w:tcPr>
          <w:p w:rsidR="00A724DE" w:rsidRPr="00863A87" w:rsidRDefault="00A724DE" w:rsidP="00E76EBD">
            <w:pPr>
              <w:rPr>
                <w:b/>
              </w:rPr>
            </w:pPr>
            <w:r w:rsidRPr="00863A87">
              <w:rPr>
                <w:b/>
              </w:rPr>
              <w:t>Data Type</w:t>
            </w:r>
          </w:p>
        </w:tc>
      </w:tr>
      <w:tr w:rsidR="00A724DE" w:rsidTr="00E76EBD">
        <w:tc>
          <w:tcPr>
            <w:tcW w:w="4788" w:type="dxa"/>
          </w:tcPr>
          <w:p w:rsidR="00A724DE" w:rsidRPr="00F832B4" w:rsidRDefault="00A724DE" w:rsidP="00E76EBD">
            <w:r w:rsidRPr="00F832B4">
              <w:t>ModelPlugin</w:t>
            </w:r>
          </w:p>
        </w:tc>
        <w:tc>
          <w:tcPr>
            <w:tcW w:w="4788" w:type="dxa"/>
          </w:tcPr>
          <w:p w:rsidR="00A724DE" w:rsidRPr="00353C7D" w:rsidRDefault="00A724DE" w:rsidP="00E76EBD">
            <w:r w:rsidRPr="00353C7D">
              <w:t>NI_ ModelPlugin</w:t>
            </w:r>
          </w:p>
        </w:tc>
      </w:tr>
      <w:tr w:rsidR="00A724DE" w:rsidTr="00E76EBD">
        <w:tc>
          <w:tcPr>
            <w:tcW w:w="4788" w:type="dxa"/>
          </w:tcPr>
          <w:p w:rsidR="00A724DE" w:rsidRPr="00F832B4" w:rsidRDefault="00A724DE" w:rsidP="00E76EBD">
            <w:r w:rsidRPr="00F832B4">
              <w:t>ModelPluginConfiguration</w:t>
            </w:r>
          </w:p>
        </w:tc>
        <w:tc>
          <w:tcPr>
            <w:tcW w:w="4788" w:type="dxa"/>
          </w:tcPr>
          <w:p w:rsidR="00A724DE" w:rsidRPr="00353C7D" w:rsidRDefault="00A724DE" w:rsidP="00E76EBD">
            <w:r w:rsidRPr="00353C7D">
              <w:t>NI_ModelPluginConfiguration</w:t>
            </w:r>
          </w:p>
        </w:tc>
      </w:tr>
      <w:tr w:rsidR="00A724DE" w:rsidTr="00E76EBD">
        <w:tc>
          <w:tcPr>
            <w:tcW w:w="4788" w:type="dxa"/>
          </w:tcPr>
          <w:p w:rsidR="00A724DE" w:rsidRPr="00F832B4" w:rsidRDefault="00A724DE" w:rsidP="00E76EBD">
            <w:r w:rsidRPr="00F832B4">
              <w:t>ModelThreadType</w:t>
            </w:r>
          </w:p>
        </w:tc>
        <w:tc>
          <w:tcPr>
            <w:tcW w:w="4788" w:type="dxa"/>
          </w:tcPr>
          <w:p w:rsidR="00A724DE" w:rsidRPr="00353C7D" w:rsidRDefault="00A724DE" w:rsidP="00E76EBD">
            <w:r w:rsidRPr="00353C7D">
              <w:t>NI_ModelThreadType</w:t>
            </w:r>
          </w:p>
        </w:tc>
      </w:tr>
      <w:tr w:rsidR="00A724DE" w:rsidTr="00E76EBD">
        <w:tc>
          <w:tcPr>
            <w:tcW w:w="4788" w:type="dxa"/>
          </w:tcPr>
          <w:p w:rsidR="00A724DE" w:rsidRPr="00F832B4" w:rsidRDefault="00A724DE" w:rsidP="00E76EBD">
            <w:r w:rsidRPr="00F832B4">
              <w:t>ModelData</w:t>
            </w:r>
          </w:p>
        </w:tc>
        <w:tc>
          <w:tcPr>
            <w:tcW w:w="4788" w:type="dxa"/>
          </w:tcPr>
          <w:p w:rsidR="00A724DE" w:rsidRPr="00353C7D" w:rsidRDefault="00A724DE" w:rsidP="00E76EBD">
            <w:r w:rsidRPr="00353C7D">
              <w:t>Container</w:t>
            </w:r>
          </w:p>
        </w:tc>
      </w:tr>
    </w:tbl>
    <w:p w:rsidR="00A724DE" w:rsidRDefault="00A724DE" w:rsidP="00A724DE"/>
    <w:p w:rsidR="00EE7413" w:rsidRDefault="00EE7413" w:rsidP="00EE7413">
      <w:pPr>
        <w:pStyle w:val="Heading3"/>
      </w:pPr>
      <w:r>
        <w:t>Model Plugin – Pre Batch</w:t>
      </w:r>
    </w:p>
    <w:p w:rsidR="00831C3F" w:rsidRDefault="008A41B8" w:rsidP="00EE7413">
      <w:r>
        <w:t>Use t</w:t>
      </w:r>
      <w:r w:rsidR="00EE7413">
        <w:t>he Pre Batch entry</w:t>
      </w:r>
      <w:r>
        <w:t xml:space="preserve"> </w:t>
      </w:r>
      <w:r w:rsidR="00EE7413">
        <w:t xml:space="preserve">point to </w:t>
      </w:r>
      <w:r w:rsidR="00831C3F">
        <w:t xml:space="preserve">identify the </w:t>
      </w:r>
      <w:r w:rsidR="006357C0">
        <w:t xml:space="preserve">batch </w:t>
      </w:r>
      <w:r w:rsidR="00831C3F">
        <w:t>or determine whether to continue testing.</w:t>
      </w:r>
    </w:p>
    <w:p w:rsidR="00EE7413" w:rsidRDefault="00EE7413" w:rsidP="00EE7413"/>
    <w:p w:rsidR="00EE7413" w:rsidRDefault="00EE7413" w:rsidP="008A41B8">
      <w:r>
        <w:t xml:space="preserve">The </w:t>
      </w:r>
      <w:r w:rsidR="008A41B8">
        <w:t>Batch process model calls Pre Batch</w:t>
      </w:r>
      <w:r w:rsidR="00815E80">
        <w:t xml:space="preserve"> </w:t>
      </w:r>
      <w:r w:rsidR="008A41B8">
        <w:t xml:space="preserve">in the </w:t>
      </w:r>
      <w:hyperlink w:anchor="_Model_Thread_Types" w:history="1">
        <w:r w:rsidR="008A41B8" w:rsidRPr="008A41B8">
          <w:rPr>
            <w:rStyle w:val="Hyperlink"/>
          </w:rPr>
          <w:t>controller thread</w:t>
        </w:r>
      </w:hyperlink>
      <w:r w:rsidR="008A41B8">
        <w:t xml:space="preserve"> before each batch.  </w:t>
      </w:r>
      <w:r w:rsidR="002A688D">
        <w:t xml:space="preserve">The Batch </w:t>
      </w:r>
      <w:r w:rsidR="006357C0">
        <w:t xml:space="preserve">process </w:t>
      </w:r>
      <w:r w:rsidR="002A688D">
        <w:t xml:space="preserve">model completes all calls to </w:t>
      </w:r>
      <w:r w:rsidR="006357C0">
        <w:t xml:space="preserve">the </w:t>
      </w:r>
      <w:r w:rsidR="002A688D">
        <w:t xml:space="preserve">Begin </w:t>
      </w:r>
      <w:r w:rsidR="006357C0">
        <w:t xml:space="preserve">entry point </w:t>
      </w:r>
      <w:r w:rsidR="002A688D">
        <w:t xml:space="preserve">before calling Pre Batch. </w:t>
      </w:r>
      <w:r w:rsidR="008A41B8">
        <w:t xml:space="preserve">The Batch </w:t>
      </w:r>
      <w:r w:rsidR="006357C0">
        <w:t xml:space="preserve">process </w:t>
      </w:r>
      <w:r w:rsidR="008A41B8">
        <w:t xml:space="preserve">model completes the call to Pre Batch from the controller thread before calling </w:t>
      </w:r>
      <w:r w:rsidR="00A843AF">
        <w:t xml:space="preserve">the </w:t>
      </w:r>
      <w:r w:rsidR="008A41B8">
        <w:t xml:space="preserve">Pre UUT </w:t>
      </w:r>
      <w:r w:rsidR="00A843AF">
        <w:t xml:space="preserve">entry point </w:t>
      </w:r>
      <w:r w:rsidR="008A41B8">
        <w:t xml:space="preserve">from any socket thread. </w:t>
      </w:r>
      <w:r>
        <w:t xml:space="preserve">The Parallel and Sequential </w:t>
      </w:r>
      <w:r w:rsidR="008A41B8">
        <w:t xml:space="preserve">process models do not call Pre Batch. </w:t>
      </w:r>
      <w:r>
        <w:t xml:space="preserve"> </w:t>
      </w:r>
    </w:p>
    <w:p w:rsidR="00EE7413" w:rsidRDefault="00EE7413" w:rsidP="00EE7413"/>
    <w:p w:rsidR="006A02B0" w:rsidRDefault="00C04C4A" w:rsidP="00EE7413">
      <w:r>
        <w:t xml:space="preserve">The </w:t>
      </w:r>
      <w:r w:rsidR="00EE7413">
        <w:t xml:space="preserve">Pre Batch </w:t>
      </w:r>
      <w:r>
        <w:t xml:space="preserve">entry point </w:t>
      </w:r>
      <w:r w:rsidR="00766468">
        <w:t>accepts</w:t>
      </w:r>
      <w:r w:rsidR="008A41B8">
        <w:t xml:space="preserve"> </w:t>
      </w:r>
      <w:r w:rsidR="00EE7413">
        <w:t xml:space="preserve">the same parameters as </w:t>
      </w:r>
      <w:r w:rsidR="008A41B8">
        <w:t xml:space="preserve">the </w:t>
      </w:r>
      <w:hyperlink w:anchor="_Model_Plugin_-_1" w:history="1">
        <w:r w:rsidR="00EE7413" w:rsidRPr="008A41B8">
          <w:rPr>
            <w:rStyle w:val="Hyperlink"/>
          </w:rPr>
          <w:t>Pre UUT</w:t>
        </w:r>
        <w:r w:rsidR="008A41B8" w:rsidRPr="008A41B8">
          <w:rPr>
            <w:rStyle w:val="Hyperlink"/>
          </w:rPr>
          <w:t xml:space="preserve"> entry point</w:t>
        </w:r>
      </w:hyperlink>
      <w:r w:rsidR="00EE7413">
        <w:t xml:space="preserve">. </w:t>
      </w:r>
    </w:p>
    <w:p w:rsidR="00831C3F" w:rsidRDefault="00831C3F" w:rsidP="00831C3F">
      <w:pPr>
        <w:pStyle w:val="Heading3"/>
      </w:pPr>
      <w:r>
        <w:t>Model Plugin –Batch Start</w:t>
      </w:r>
    </w:p>
    <w:p w:rsidR="00831C3F" w:rsidRDefault="00831C3F" w:rsidP="00831C3F">
      <w:r>
        <w:t>Use t</w:t>
      </w:r>
      <w:r w:rsidR="00CE1DF5">
        <w:t xml:space="preserve">he </w:t>
      </w:r>
      <w:r>
        <w:t xml:space="preserve">Batch </w:t>
      </w:r>
      <w:r w:rsidR="00CE1DF5">
        <w:t xml:space="preserve">Start </w:t>
      </w:r>
      <w:r>
        <w:t xml:space="preserve">entry point to perform setup or initialization tasks before </w:t>
      </w:r>
      <w:del w:id="223" w:author="Jed Beach" w:date="2012-05-14T11:11:00Z">
        <w:r w:rsidR="00DB3AEE" w:rsidDel="00110C87">
          <w:delText xml:space="preserve"> </w:delText>
        </w:r>
      </w:del>
      <w:r w:rsidR="00DB3AEE">
        <w:t xml:space="preserve">testing </w:t>
      </w:r>
      <w:r>
        <w:t>each batch.</w:t>
      </w:r>
    </w:p>
    <w:p w:rsidR="00831C3F" w:rsidRDefault="00831C3F" w:rsidP="00831C3F"/>
    <w:p w:rsidR="00D305F0" w:rsidRDefault="00D305F0" w:rsidP="00D305F0">
      <w:r>
        <w:t xml:space="preserve">The Batch process model calls Batch Start in the </w:t>
      </w:r>
      <w:hyperlink w:anchor="_Model_Thread_Types" w:history="1">
        <w:r w:rsidRPr="008A41B8">
          <w:rPr>
            <w:rStyle w:val="Hyperlink"/>
          </w:rPr>
          <w:t>controller thread</w:t>
        </w:r>
      </w:hyperlink>
      <w:r>
        <w:t xml:space="preserve"> after </w:t>
      </w:r>
      <w:r w:rsidR="006357C0">
        <w:t xml:space="preserve">calling the </w:t>
      </w:r>
      <w:r>
        <w:t>Pre Batch</w:t>
      </w:r>
      <w:r w:rsidR="006357C0">
        <w:t xml:space="preserve"> entry point</w:t>
      </w:r>
      <w:r>
        <w:t xml:space="preserve">.  </w:t>
      </w:r>
      <w:commentRangeStart w:id="224"/>
      <w:r w:rsidR="006357C0" w:rsidRPr="006357C0">
        <w:t xml:space="preserve">The Batch process models </w:t>
      </w:r>
      <w:commentRangeEnd w:id="224"/>
      <w:r w:rsidR="004E391B">
        <w:rPr>
          <w:rStyle w:val="CommentReference"/>
        </w:rPr>
        <w:commentReference w:id="224"/>
      </w:r>
      <w:r w:rsidR="006357C0" w:rsidRPr="006357C0">
        <w:t xml:space="preserve">run </w:t>
      </w:r>
      <w:commentRangeStart w:id="225"/>
      <w:r w:rsidR="006357C0" w:rsidRPr="006357C0">
        <w:t>Batch Start and the UUT Start entry point in parallel</w:t>
      </w:r>
      <w:commentRangeEnd w:id="225"/>
      <w:r w:rsidR="004E391B">
        <w:rPr>
          <w:rStyle w:val="CommentReference"/>
        </w:rPr>
        <w:commentReference w:id="225"/>
      </w:r>
      <w:r w:rsidR="006357C0" w:rsidRPr="006357C0">
        <w:t>.</w:t>
      </w:r>
      <w:r w:rsidR="00E9418C">
        <w:t xml:space="preserve"> </w:t>
      </w:r>
      <w:r w:rsidR="00DA310F">
        <w:t xml:space="preserve">The </w:t>
      </w:r>
      <w:r w:rsidR="006357C0">
        <w:t xml:space="preserve">Batch process </w:t>
      </w:r>
      <w:r w:rsidR="00DA310F">
        <w:t xml:space="preserve">model completes the call to Batch Start before calling </w:t>
      </w:r>
      <w:r w:rsidR="006357C0">
        <w:t xml:space="preserve">the </w:t>
      </w:r>
      <w:r w:rsidR="00DA310F">
        <w:t xml:space="preserve">UUT </w:t>
      </w:r>
      <w:proofErr w:type="gramStart"/>
      <w:r w:rsidR="00DA310F">
        <w:t>Done</w:t>
      </w:r>
      <w:proofErr w:type="gramEnd"/>
      <w:r w:rsidR="00DA310F">
        <w:t xml:space="preserve"> </w:t>
      </w:r>
      <w:r w:rsidR="006357C0">
        <w:t xml:space="preserve">entry point </w:t>
      </w:r>
      <w:r w:rsidR="00DA310F">
        <w:t xml:space="preserve">in any socket. </w:t>
      </w:r>
      <w:commentRangeStart w:id="226"/>
      <w:r>
        <w:t xml:space="preserve">The Parallel and Sequential process models do not call Batch Start.  </w:t>
      </w:r>
      <w:commentRangeEnd w:id="226"/>
      <w:r w:rsidR="00110C87">
        <w:rPr>
          <w:rStyle w:val="CommentReference"/>
        </w:rPr>
        <w:commentReference w:id="226"/>
      </w:r>
    </w:p>
    <w:p w:rsidR="00831C3F" w:rsidRDefault="00831C3F" w:rsidP="00831C3F"/>
    <w:p w:rsidR="00831C3F" w:rsidRDefault="00831C3F" w:rsidP="00831C3F">
      <w:r>
        <w:t>The Batch</w:t>
      </w:r>
      <w:r w:rsidR="007E3D48">
        <w:t xml:space="preserve"> Start</w:t>
      </w:r>
      <w:r>
        <w:t xml:space="preserve"> entry point accepts the same parameters as the </w:t>
      </w:r>
      <w:hyperlink w:anchor="_Model_Plugin_-_1" w:history="1">
        <w:r w:rsidRPr="008A41B8">
          <w:rPr>
            <w:rStyle w:val="Hyperlink"/>
          </w:rPr>
          <w:t xml:space="preserve">UUT </w:t>
        </w:r>
        <w:r w:rsidR="00256F0E">
          <w:rPr>
            <w:rStyle w:val="Hyperlink"/>
          </w:rPr>
          <w:t xml:space="preserve">Start </w:t>
        </w:r>
        <w:r w:rsidRPr="008A41B8">
          <w:rPr>
            <w:rStyle w:val="Hyperlink"/>
          </w:rPr>
          <w:t>entry point</w:t>
        </w:r>
      </w:hyperlink>
      <w:r>
        <w:t xml:space="preserve">. </w:t>
      </w:r>
    </w:p>
    <w:p w:rsidR="00831C3F" w:rsidRDefault="00831C3F" w:rsidP="00EE7413"/>
    <w:p w:rsidR="00EA11CD" w:rsidRDefault="00EA11CD" w:rsidP="00EA11CD">
      <w:pPr>
        <w:pStyle w:val="Heading3"/>
      </w:pPr>
      <w:r>
        <w:t>Model Plugin – Batch Done</w:t>
      </w:r>
    </w:p>
    <w:p w:rsidR="00EA11CD" w:rsidRDefault="00EA11CD" w:rsidP="00EA11CD">
      <w:r>
        <w:t xml:space="preserve">Use the Batch </w:t>
      </w:r>
      <w:proofErr w:type="gramStart"/>
      <w:r>
        <w:t>Done</w:t>
      </w:r>
      <w:proofErr w:type="gramEnd"/>
      <w:r>
        <w:t xml:space="preserve"> entry point to </w:t>
      </w:r>
      <w:r w:rsidR="00DE42B0">
        <w:t>perform an action</w:t>
      </w:r>
      <w:r>
        <w:t xml:space="preserve"> after each batch completes</w:t>
      </w:r>
      <w:del w:id="227" w:author="Jed Beach" w:date="2012-05-14T11:13:00Z">
        <w:r w:rsidR="00DE42B0" w:rsidDel="00110C87">
          <w:delText>, such as processing results</w:delText>
        </w:r>
      </w:del>
      <w:r>
        <w:t>. For example, a plug-in might generate a batch report that summarizes the results of all test socket threads.</w:t>
      </w:r>
    </w:p>
    <w:p w:rsidR="00EA11CD" w:rsidRDefault="00EA11CD" w:rsidP="00EA11CD"/>
    <w:p w:rsidR="00EA11CD" w:rsidRDefault="006357C0" w:rsidP="00EA11CD">
      <w:r>
        <w:t xml:space="preserve">The Batch process model runs </w:t>
      </w:r>
      <w:r w:rsidR="00146518">
        <w:t xml:space="preserve">Batch </w:t>
      </w:r>
      <w:commentRangeStart w:id="228"/>
      <w:proofErr w:type="gramStart"/>
      <w:r w:rsidR="00146518">
        <w:t>Done</w:t>
      </w:r>
      <w:proofErr w:type="gramEnd"/>
      <w:r w:rsidR="00146518">
        <w:t xml:space="preserve"> and </w:t>
      </w:r>
      <w:r>
        <w:t xml:space="preserve">the </w:t>
      </w:r>
      <w:r w:rsidR="00146518">
        <w:t xml:space="preserve">UUT Done </w:t>
      </w:r>
      <w:r>
        <w:t>entry point</w:t>
      </w:r>
      <w:ins w:id="229" w:author="Jed Beach" w:date="2012-05-14T11:13:00Z">
        <w:r w:rsidR="00110C87">
          <w:t>s</w:t>
        </w:r>
      </w:ins>
      <w:r>
        <w:t xml:space="preserve"> </w:t>
      </w:r>
      <w:del w:id="230" w:author="Jed Beach" w:date="2012-05-14T11:13:00Z">
        <w:r w:rsidR="00146518" w:rsidDel="00110C87">
          <w:delText xml:space="preserve"> </w:delText>
        </w:r>
      </w:del>
      <w:r w:rsidR="00146518">
        <w:t>in parallel</w:t>
      </w:r>
      <w:commentRangeEnd w:id="228"/>
      <w:r w:rsidR="0009796F">
        <w:rPr>
          <w:rStyle w:val="CommentReference"/>
        </w:rPr>
        <w:commentReference w:id="228"/>
      </w:r>
      <w:r w:rsidR="00146518">
        <w:t xml:space="preserve">. </w:t>
      </w:r>
      <w:r w:rsidR="00826E60">
        <w:t xml:space="preserve">The </w:t>
      </w:r>
      <w:r>
        <w:t xml:space="preserve">Batch process </w:t>
      </w:r>
      <w:r w:rsidR="00826E60">
        <w:t xml:space="preserve">model completes all calls to </w:t>
      </w:r>
      <w:r>
        <w:t xml:space="preserve">the </w:t>
      </w:r>
      <w:r w:rsidR="00826E60">
        <w:t xml:space="preserve">UUT Start </w:t>
      </w:r>
      <w:r>
        <w:t xml:space="preserve">entry point </w:t>
      </w:r>
      <w:r w:rsidR="00826E60">
        <w:t xml:space="preserve">before calling Batch Done. </w:t>
      </w:r>
      <w:r w:rsidR="00EA11CD">
        <w:t xml:space="preserve">The Sequential and Parallel process models do not call Batch </w:t>
      </w:r>
      <w:r w:rsidR="009A5037">
        <w:t>Done</w:t>
      </w:r>
      <w:del w:id="231" w:author="Jed Beach" w:date="2012-05-14T11:13:00Z">
        <w:r w:rsidR="009A5037" w:rsidDel="00110C87">
          <w:delText xml:space="preserve"> </w:delText>
        </w:r>
      </w:del>
      <w:r w:rsidR="00EA11CD">
        <w:t>.</w:t>
      </w:r>
    </w:p>
    <w:p w:rsidR="00EA11CD" w:rsidRDefault="00EA11CD" w:rsidP="00EA11CD"/>
    <w:p w:rsidR="006357C0" w:rsidRDefault="006357C0" w:rsidP="006357C0">
      <w:r>
        <w:t>Set the</w:t>
      </w:r>
      <w:commentRangeStart w:id="232"/>
      <w:r>
        <w:t xml:space="preserve"> </w:t>
      </w:r>
      <w:hyperlink w:anchor="_Base" w:history="1">
        <w:r w:rsidRPr="00CA4D84">
          <w:rPr>
            <w:rStyle w:val="Hyperlink"/>
            <w:rFonts w:ascii="Courier" w:hAnsi="Courier"/>
            <w:sz w:val="20"/>
          </w:rPr>
          <w:t>&lt;NI_ModelPlugin&gt;.Base.NewThread</w:t>
        </w:r>
        <w:r w:rsidRPr="00CA4D84">
          <w:rPr>
            <w:rStyle w:val="Hyperlink"/>
          </w:rPr>
          <w:t xml:space="preserve"> and </w:t>
        </w:r>
        <w:r w:rsidRPr="00CA4D84">
          <w:rPr>
            <w:rStyle w:val="Hyperlink"/>
            <w:rFonts w:ascii="Courier" w:hAnsi="Courier"/>
            <w:sz w:val="20"/>
          </w:rPr>
          <w:t xml:space="preserve">&lt;NI_ModelPlugin&gt;. </w:t>
        </w:r>
        <w:proofErr w:type="spellStart"/>
        <w:r w:rsidRPr="00CA4D84">
          <w:rPr>
            <w:rStyle w:val="Hyperlink"/>
            <w:rFonts w:ascii="Courier" w:hAnsi="Courier"/>
            <w:sz w:val="20"/>
          </w:rPr>
          <w:t>UseDefaultNewThreadImplementation</w:t>
        </w:r>
        <w:proofErr w:type="spellEnd"/>
        <w:r w:rsidRPr="00CA4D84">
          <w:rPr>
            <w:rStyle w:val="Hyperlink"/>
          </w:rPr>
          <w:t xml:space="preserve"> properties</w:t>
        </w:r>
      </w:hyperlink>
      <w:commentRangeEnd w:id="232"/>
      <w:r w:rsidR="00110C87">
        <w:rPr>
          <w:rStyle w:val="CommentReference"/>
        </w:rPr>
        <w:commentReference w:id="232"/>
      </w:r>
      <w:r>
        <w:t xml:space="preserve"> to </w:t>
      </w:r>
      <w:r w:rsidRPr="00CA4D84">
        <w:rPr>
          <w:rFonts w:ascii="Courier" w:hAnsi="Courier"/>
          <w:sz w:val="20"/>
        </w:rPr>
        <w:t>True</w:t>
      </w:r>
      <w:r>
        <w:t xml:space="preserve"> for the process model to invoke Batch </w:t>
      </w:r>
      <w:proofErr w:type="gramStart"/>
      <w:r>
        <w:t>Done</w:t>
      </w:r>
      <w:proofErr w:type="gramEnd"/>
      <w:r>
        <w:t xml:space="preserve"> in a new thread.</w:t>
      </w:r>
    </w:p>
    <w:p w:rsidR="00C04C4A" w:rsidRDefault="00C04C4A" w:rsidP="00EA11CD"/>
    <w:p w:rsidR="00EA11CD" w:rsidRDefault="00EA11CD" w:rsidP="00EA11CD">
      <w:r>
        <w:t xml:space="preserve">The Batch </w:t>
      </w:r>
      <w:proofErr w:type="gramStart"/>
      <w:r w:rsidR="009A5037">
        <w:t>Done</w:t>
      </w:r>
      <w:proofErr w:type="gramEnd"/>
      <w:r w:rsidR="009A5037">
        <w:t xml:space="preserve"> </w:t>
      </w:r>
      <w:r>
        <w:t xml:space="preserve">entry point accepts the same parameters as the </w:t>
      </w:r>
      <w:hyperlink w:anchor="_Model_Plugin_-_2" w:history="1">
        <w:r w:rsidRPr="00311C5E">
          <w:rPr>
            <w:rStyle w:val="Hyperlink"/>
          </w:rPr>
          <w:t xml:space="preserve">UUT </w:t>
        </w:r>
        <w:r w:rsidR="009A5037">
          <w:rPr>
            <w:rStyle w:val="Hyperlink"/>
          </w:rPr>
          <w:t xml:space="preserve">Done </w:t>
        </w:r>
        <w:r w:rsidRPr="00311C5E">
          <w:rPr>
            <w:rStyle w:val="Hyperlink"/>
          </w:rPr>
          <w:t>entry point</w:t>
        </w:r>
      </w:hyperlink>
      <w:r>
        <w:t xml:space="preserve">. </w:t>
      </w:r>
    </w:p>
    <w:p w:rsidR="00EA11CD" w:rsidRDefault="00EA11CD" w:rsidP="00EA11CD"/>
    <w:p w:rsidR="00EA11CD" w:rsidRDefault="00EA11CD" w:rsidP="00EE7413"/>
    <w:p w:rsidR="00EE7413" w:rsidRDefault="00EE7413" w:rsidP="00EE7413">
      <w:pPr>
        <w:pStyle w:val="Heading3"/>
      </w:pPr>
      <w:r>
        <w:t>Model Plugin - Post Batch</w:t>
      </w:r>
    </w:p>
    <w:p w:rsidR="00B232AE" w:rsidRDefault="00B232AE" w:rsidP="00B232AE">
      <w:r>
        <w:t xml:space="preserve">A process model calls the Post Batch entry point after calling </w:t>
      </w:r>
      <w:r w:rsidR="006357C0">
        <w:t xml:space="preserve">the </w:t>
      </w:r>
      <w:r>
        <w:t xml:space="preserve">Batch </w:t>
      </w:r>
      <w:proofErr w:type="gramStart"/>
      <w:r>
        <w:t>Done</w:t>
      </w:r>
      <w:proofErr w:type="gramEnd"/>
      <w:r w:rsidR="006357C0">
        <w:t xml:space="preserve"> entry point</w:t>
      </w:r>
      <w:r>
        <w:t>.</w:t>
      </w:r>
    </w:p>
    <w:p w:rsidR="00B232AE" w:rsidRDefault="00B232AE" w:rsidP="00B232AE"/>
    <w:p w:rsidR="00B232AE" w:rsidRDefault="00B232AE" w:rsidP="00B232AE">
      <w:r>
        <w:t xml:space="preserve">Post Batch is similar to Batch </w:t>
      </w:r>
      <w:proofErr w:type="gramStart"/>
      <w:r>
        <w:t>Done</w:t>
      </w:r>
      <w:proofErr w:type="gramEnd"/>
      <w:r>
        <w:t xml:space="preserve"> except that </w:t>
      </w:r>
      <w:r w:rsidR="00EF6CC5">
        <w:t xml:space="preserve">Post Batch </w:t>
      </w:r>
      <w:r>
        <w:t xml:space="preserve">never runs in a </w:t>
      </w:r>
      <w:commentRangeStart w:id="233"/>
      <w:r>
        <w:t>new thread</w:t>
      </w:r>
      <w:commentRangeEnd w:id="233"/>
      <w:r w:rsidR="0009796F">
        <w:rPr>
          <w:rStyle w:val="CommentReference"/>
        </w:rPr>
        <w:commentReference w:id="233"/>
      </w:r>
      <w:r>
        <w:t xml:space="preserve"> and the Batch </w:t>
      </w:r>
      <w:r w:rsidR="00EF6CC5">
        <w:t xml:space="preserve">process </w:t>
      </w:r>
      <w:r>
        <w:t xml:space="preserve">model does not call Post Batch until every call to </w:t>
      </w:r>
      <w:r w:rsidR="00EF6CC5">
        <w:t xml:space="preserve">the </w:t>
      </w:r>
      <w:r>
        <w:t xml:space="preserve">Post UUT </w:t>
      </w:r>
      <w:r w:rsidR="00EF6CC5">
        <w:t xml:space="preserve">entry point </w:t>
      </w:r>
      <w:r>
        <w:t>completes.</w:t>
      </w:r>
    </w:p>
    <w:p w:rsidR="00C04C4A" w:rsidRDefault="00C04C4A" w:rsidP="00B232AE"/>
    <w:p w:rsidR="00EE7413" w:rsidRDefault="00311C5E" w:rsidP="00EE7413">
      <w:r>
        <w:lastRenderedPageBreak/>
        <w:t xml:space="preserve">The </w:t>
      </w:r>
      <w:r w:rsidR="00277777">
        <w:t xml:space="preserve">Sequential and </w:t>
      </w:r>
      <w:r>
        <w:t>Parallel process m</w:t>
      </w:r>
      <w:r w:rsidR="00EE7413">
        <w:t>odel</w:t>
      </w:r>
      <w:r w:rsidR="00277777">
        <w:t>s</w:t>
      </w:r>
      <w:r w:rsidR="00EE7413">
        <w:t xml:space="preserve"> do not call</w:t>
      </w:r>
      <w:r>
        <w:t xml:space="preserve"> </w:t>
      </w:r>
      <w:r w:rsidR="00EE7413">
        <w:t xml:space="preserve">Post </w:t>
      </w:r>
      <w:proofErr w:type="gramStart"/>
      <w:r w:rsidR="006C1122">
        <w:t xml:space="preserve">Batch </w:t>
      </w:r>
      <w:r w:rsidR="00EE7413">
        <w:t>.</w:t>
      </w:r>
      <w:proofErr w:type="gramEnd"/>
    </w:p>
    <w:p w:rsidR="00EE7413" w:rsidRDefault="00EE7413" w:rsidP="00EE7413"/>
    <w:p w:rsidR="00EE7413" w:rsidRDefault="00311C5E" w:rsidP="00EE7413">
      <w:r>
        <w:t xml:space="preserve">The </w:t>
      </w:r>
      <w:r w:rsidR="00EE7413">
        <w:t xml:space="preserve">Post Batch </w:t>
      </w:r>
      <w:r>
        <w:t xml:space="preserve">entry point </w:t>
      </w:r>
      <w:r w:rsidR="00766468">
        <w:t>accepts</w:t>
      </w:r>
      <w:r>
        <w:t xml:space="preserve"> </w:t>
      </w:r>
      <w:r w:rsidR="00EE7413">
        <w:t xml:space="preserve">the same parameters as </w:t>
      </w:r>
      <w:r>
        <w:t xml:space="preserve">the </w:t>
      </w:r>
      <w:hyperlink w:anchor="_Model_Plugin_-_2" w:history="1">
        <w:r w:rsidR="00EE7413" w:rsidRPr="00311C5E">
          <w:rPr>
            <w:rStyle w:val="Hyperlink"/>
          </w:rPr>
          <w:t>Post UUT</w:t>
        </w:r>
        <w:r w:rsidRPr="00311C5E">
          <w:rPr>
            <w:rStyle w:val="Hyperlink"/>
          </w:rPr>
          <w:t xml:space="preserve"> entry point</w:t>
        </w:r>
      </w:hyperlink>
      <w:r w:rsidR="00EE7413">
        <w:t xml:space="preserve">. </w:t>
      </w:r>
    </w:p>
    <w:p w:rsidR="00002776" w:rsidRDefault="00002776" w:rsidP="00946AC8"/>
    <w:p w:rsidR="00946AC8" w:rsidRDefault="00946AC8" w:rsidP="00946AC8">
      <w:pPr>
        <w:pStyle w:val="Heading2"/>
      </w:pPr>
      <w:bookmarkStart w:id="234" w:name="_Plug-in_Entry_Point"/>
      <w:bookmarkEnd w:id="234"/>
      <w:r>
        <w:t>Plug-in Entry Point Parameters</w:t>
      </w:r>
    </w:p>
    <w:p w:rsidR="00D46240" w:rsidRDefault="008A4A34" w:rsidP="00946AC8">
      <w:r>
        <w:t>P</w:t>
      </w:r>
      <w:r w:rsidR="00D46240">
        <w:t xml:space="preserve">lug-in entry points </w:t>
      </w:r>
      <w:r>
        <w:t xml:space="preserve">accept </w:t>
      </w:r>
      <w:r w:rsidR="00D46240">
        <w:t xml:space="preserve">the following parameters. </w:t>
      </w:r>
    </w:p>
    <w:tbl>
      <w:tblPr>
        <w:tblStyle w:val="TableGrid"/>
        <w:tblW w:w="10098" w:type="dxa"/>
        <w:tblLayout w:type="fixed"/>
        <w:tblLook w:val="04A0"/>
      </w:tblPr>
      <w:tblGrid>
        <w:gridCol w:w="2178"/>
        <w:gridCol w:w="2430"/>
        <w:gridCol w:w="2340"/>
        <w:gridCol w:w="3150"/>
      </w:tblGrid>
      <w:tr w:rsidR="00450DEE" w:rsidTr="00C454AC">
        <w:trPr>
          <w:cantSplit/>
          <w:tblHeader/>
        </w:trPr>
        <w:tc>
          <w:tcPr>
            <w:tcW w:w="2178" w:type="dxa"/>
          </w:tcPr>
          <w:p w:rsidR="00D46240" w:rsidRPr="00D46240" w:rsidRDefault="00D46240" w:rsidP="00D46240">
            <w:pPr>
              <w:jc w:val="center"/>
              <w:rPr>
                <w:b/>
              </w:rPr>
            </w:pPr>
            <w:r w:rsidRPr="00D46240">
              <w:rPr>
                <w:b/>
              </w:rPr>
              <w:t>Name</w:t>
            </w:r>
          </w:p>
        </w:tc>
        <w:tc>
          <w:tcPr>
            <w:tcW w:w="2430" w:type="dxa"/>
          </w:tcPr>
          <w:p w:rsidR="00D46240" w:rsidRPr="00D46240" w:rsidRDefault="00D46240" w:rsidP="00D46240">
            <w:pPr>
              <w:jc w:val="center"/>
              <w:rPr>
                <w:b/>
              </w:rPr>
            </w:pPr>
            <w:r w:rsidRPr="00D46240">
              <w:rPr>
                <w:b/>
              </w:rPr>
              <w:t>Data Type</w:t>
            </w:r>
          </w:p>
        </w:tc>
        <w:tc>
          <w:tcPr>
            <w:tcW w:w="2340" w:type="dxa"/>
          </w:tcPr>
          <w:p w:rsidR="00D46240" w:rsidRPr="00D46240" w:rsidRDefault="00D46240" w:rsidP="00D46240">
            <w:pPr>
              <w:jc w:val="center"/>
              <w:rPr>
                <w:b/>
              </w:rPr>
            </w:pPr>
            <w:r>
              <w:rPr>
                <w:b/>
              </w:rPr>
              <w:t xml:space="preserve">Model Plug-in </w:t>
            </w:r>
            <w:r>
              <w:rPr>
                <w:b/>
              </w:rPr>
              <w:br/>
            </w:r>
            <w:r w:rsidRPr="00D46240">
              <w:rPr>
                <w:b/>
              </w:rPr>
              <w:t>Entry Point</w:t>
            </w:r>
          </w:p>
        </w:tc>
        <w:tc>
          <w:tcPr>
            <w:tcW w:w="3150" w:type="dxa"/>
          </w:tcPr>
          <w:p w:rsidR="00D46240" w:rsidRPr="00D46240" w:rsidRDefault="00D46240" w:rsidP="00D46240">
            <w:pPr>
              <w:jc w:val="center"/>
              <w:rPr>
                <w:b/>
              </w:rPr>
            </w:pPr>
            <w:r w:rsidRPr="00D46240">
              <w:rPr>
                <w:b/>
              </w:rPr>
              <w:t>Description</w:t>
            </w:r>
          </w:p>
        </w:tc>
      </w:tr>
      <w:tr w:rsidR="00375E17" w:rsidTr="00C454AC">
        <w:trPr>
          <w:cantSplit/>
        </w:trPr>
        <w:tc>
          <w:tcPr>
            <w:tcW w:w="2178" w:type="dxa"/>
          </w:tcPr>
          <w:p w:rsidR="00375E17" w:rsidRPr="00FC30C5" w:rsidRDefault="00375E17" w:rsidP="00B25457">
            <w:pPr>
              <w:rPr>
                <w:bCs/>
                <w:sz w:val="18"/>
                <w:szCs w:val="18"/>
              </w:rPr>
            </w:pPr>
            <w:r>
              <w:rPr>
                <w:sz w:val="18"/>
                <w:szCs w:val="18"/>
              </w:rPr>
              <w:t>CallbackNames</w:t>
            </w:r>
          </w:p>
        </w:tc>
        <w:tc>
          <w:tcPr>
            <w:tcW w:w="2430" w:type="dxa"/>
          </w:tcPr>
          <w:p w:rsidR="00375E17" w:rsidRPr="00FC30C5" w:rsidRDefault="00375E17" w:rsidP="00D46240">
            <w:pPr>
              <w:rPr>
                <w:bCs/>
                <w:sz w:val="18"/>
                <w:szCs w:val="18"/>
              </w:rPr>
            </w:pPr>
            <w:r>
              <w:rPr>
                <w:sz w:val="18"/>
                <w:szCs w:val="18"/>
              </w:rPr>
              <w:t>String Array</w:t>
            </w:r>
          </w:p>
        </w:tc>
        <w:tc>
          <w:tcPr>
            <w:tcW w:w="2340" w:type="dxa"/>
          </w:tcPr>
          <w:p w:rsidR="00375E17" w:rsidRPr="00FC30C5" w:rsidRDefault="00375E17" w:rsidP="00D46240">
            <w:pPr>
              <w:rPr>
                <w:sz w:val="18"/>
                <w:szCs w:val="18"/>
              </w:rPr>
            </w:pPr>
            <w:r>
              <w:rPr>
                <w:sz w:val="18"/>
                <w:szCs w:val="18"/>
              </w:rPr>
              <w:t>OnTheFly Step Results</w:t>
            </w:r>
          </w:p>
        </w:tc>
        <w:tc>
          <w:tcPr>
            <w:tcW w:w="3150" w:type="dxa"/>
          </w:tcPr>
          <w:p w:rsidR="00375E17" w:rsidRPr="00FC30C5" w:rsidRDefault="00375E17" w:rsidP="00D46240">
            <w:pPr>
              <w:rPr>
                <w:sz w:val="18"/>
                <w:szCs w:val="18"/>
              </w:rPr>
            </w:pPr>
            <w:commentRangeStart w:id="235"/>
            <w:r w:rsidRPr="00F201B6">
              <w:rPr>
                <w:sz w:val="18"/>
                <w:szCs w:val="18"/>
              </w:rPr>
              <w:t xml:space="preserve">Each element in this array specifies the callback sequence name of the step result at the corresponding index in the </w:t>
            </w:r>
            <w:proofErr w:type="spellStart"/>
            <w:r w:rsidRPr="001637DD">
              <w:rPr>
                <w:rStyle w:val="Monospace-8pt"/>
              </w:rPr>
              <w:t>Parameters.Results</w:t>
            </w:r>
            <w:proofErr w:type="spellEnd"/>
            <w:r w:rsidRPr="00F201B6">
              <w:rPr>
                <w:sz w:val="18"/>
                <w:szCs w:val="18"/>
              </w:rPr>
              <w:t xml:space="preserve"> array. Callback names are the same as subsequence result property names</w:t>
            </w:r>
            <w:r>
              <w:rPr>
                <w:sz w:val="18"/>
                <w:szCs w:val="18"/>
              </w:rPr>
              <w:t>.</w:t>
            </w:r>
            <w:r w:rsidRPr="00F201B6">
              <w:rPr>
                <w:sz w:val="18"/>
                <w:szCs w:val="18"/>
              </w:rPr>
              <w:t xml:space="preserve"> </w:t>
            </w:r>
            <w:commentRangeEnd w:id="235"/>
            <w:r w:rsidR="0009796F">
              <w:rPr>
                <w:rStyle w:val="CommentReference"/>
              </w:rPr>
              <w:commentReference w:id="235"/>
            </w:r>
            <w:r w:rsidRPr="00F201B6">
              <w:rPr>
                <w:sz w:val="18"/>
                <w:szCs w:val="18"/>
              </w:rPr>
              <w:t xml:space="preserve">The callback name is </w:t>
            </w:r>
            <w:r w:rsidRPr="001637DD">
              <w:rPr>
                <w:rStyle w:val="Monospace-8pt"/>
              </w:rPr>
              <w:t>SequenceCall</w:t>
            </w:r>
            <w:r w:rsidRPr="00F201B6">
              <w:rPr>
                <w:sz w:val="18"/>
                <w:szCs w:val="18"/>
              </w:rPr>
              <w:t xml:space="preserve"> for steps that TestStand generates within a sequence you run or within the subsequences it calls using sequence calls.  </w:t>
            </w:r>
          </w:p>
        </w:tc>
      </w:tr>
      <w:tr w:rsidR="00375E17" w:rsidTr="00C454AC">
        <w:trPr>
          <w:cantSplit/>
        </w:trPr>
        <w:tc>
          <w:tcPr>
            <w:tcW w:w="2178" w:type="dxa"/>
          </w:tcPr>
          <w:p w:rsidR="00375E17" w:rsidRDefault="00375E17" w:rsidP="00B25457">
            <w:pPr>
              <w:rPr>
                <w:sz w:val="18"/>
                <w:szCs w:val="18"/>
              </w:rPr>
            </w:pPr>
            <w:r w:rsidRPr="00FC30C5">
              <w:rPr>
                <w:bCs/>
                <w:sz w:val="18"/>
                <w:szCs w:val="18"/>
              </w:rPr>
              <w:t>CallingThread</w:t>
            </w:r>
          </w:p>
        </w:tc>
        <w:tc>
          <w:tcPr>
            <w:tcW w:w="2430" w:type="dxa"/>
          </w:tcPr>
          <w:p w:rsidR="00375E17" w:rsidRDefault="00375E17" w:rsidP="00D46240">
            <w:pPr>
              <w:rPr>
                <w:sz w:val="18"/>
                <w:szCs w:val="18"/>
              </w:rPr>
            </w:pPr>
            <w:r w:rsidRPr="00FC30C5">
              <w:rPr>
                <w:bCs/>
                <w:sz w:val="18"/>
                <w:szCs w:val="18"/>
              </w:rPr>
              <w:t>Reference</w:t>
            </w:r>
          </w:p>
        </w:tc>
        <w:tc>
          <w:tcPr>
            <w:tcW w:w="2340" w:type="dxa"/>
          </w:tcPr>
          <w:p w:rsidR="004A3341" w:rsidRDefault="00375E17" w:rsidP="00D46240">
            <w:pPr>
              <w:rPr>
                <w:sz w:val="18"/>
                <w:szCs w:val="18"/>
              </w:rPr>
            </w:pPr>
            <w:r w:rsidRPr="00FC30C5">
              <w:rPr>
                <w:sz w:val="18"/>
                <w:szCs w:val="18"/>
              </w:rPr>
              <w:t>UUT</w:t>
            </w:r>
            <w:r w:rsidR="004A3341">
              <w:rPr>
                <w:sz w:val="18"/>
                <w:szCs w:val="18"/>
              </w:rPr>
              <w:t xml:space="preserve"> Done</w:t>
            </w:r>
          </w:p>
          <w:p w:rsidR="00375E17" w:rsidRDefault="00375E17" w:rsidP="00D46240">
            <w:pPr>
              <w:rPr>
                <w:sz w:val="18"/>
                <w:szCs w:val="18"/>
              </w:rPr>
            </w:pPr>
            <w:r w:rsidRPr="00FC30C5">
              <w:rPr>
                <w:sz w:val="18"/>
                <w:szCs w:val="18"/>
              </w:rPr>
              <w:t>Batch</w:t>
            </w:r>
            <w:r w:rsidR="004A3341">
              <w:rPr>
                <w:sz w:val="18"/>
                <w:szCs w:val="18"/>
              </w:rPr>
              <w:t xml:space="preserve"> Done</w:t>
            </w:r>
          </w:p>
        </w:tc>
        <w:tc>
          <w:tcPr>
            <w:tcW w:w="3150" w:type="dxa"/>
          </w:tcPr>
          <w:p w:rsidR="00375E17" w:rsidRPr="00F201B6" w:rsidRDefault="00375E17" w:rsidP="00110C87">
            <w:pPr>
              <w:rPr>
                <w:sz w:val="18"/>
                <w:szCs w:val="18"/>
              </w:rPr>
            </w:pPr>
            <w:r w:rsidRPr="00FC30C5">
              <w:rPr>
                <w:sz w:val="18"/>
                <w:szCs w:val="18"/>
              </w:rPr>
              <w:t xml:space="preserve">A reference to the </w:t>
            </w:r>
            <w:hyperlink w:anchor="_Model_Thread_Types" w:history="1">
              <w:r w:rsidRPr="00FC30C5">
                <w:rPr>
                  <w:rStyle w:val="Hyperlink"/>
                  <w:sz w:val="18"/>
                  <w:szCs w:val="18"/>
                </w:rPr>
                <w:t>socket or controller thread</w:t>
              </w:r>
            </w:hyperlink>
            <w:r w:rsidRPr="00FC30C5">
              <w:rPr>
                <w:sz w:val="18"/>
                <w:szCs w:val="18"/>
              </w:rPr>
              <w:t xml:space="preserve"> that invoked </w:t>
            </w:r>
            <w:r>
              <w:rPr>
                <w:sz w:val="18"/>
                <w:szCs w:val="18"/>
              </w:rPr>
              <w:t xml:space="preserve">the </w:t>
            </w:r>
            <w:del w:id="236" w:author="Jed Beach" w:date="2012-05-14T11:18:00Z">
              <w:r w:rsidRPr="00FC30C5" w:rsidDel="00110C87">
                <w:rPr>
                  <w:sz w:val="18"/>
                  <w:szCs w:val="18"/>
                </w:rPr>
                <w:delText>UUT</w:delText>
              </w:r>
              <w:r w:rsidR="004A3341" w:rsidDel="00110C87">
                <w:rPr>
                  <w:sz w:val="18"/>
                  <w:szCs w:val="18"/>
                </w:rPr>
                <w:delText xml:space="preserve"> Done</w:delText>
              </w:r>
              <w:r w:rsidRPr="00FC30C5" w:rsidDel="00110C87">
                <w:rPr>
                  <w:sz w:val="18"/>
                  <w:szCs w:val="18"/>
                </w:rPr>
                <w:delText xml:space="preserve"> or Batch</w:delText>
              </w:r>
              <w:r w:rsidR="004A3341" w:rsidDel="00110C87">
                <w:rPr>
                  <w:sz w:val="18"/>
                  <w:szCs w:val="18"/>
                </w:rPr>
                <w:delText xml:space="preserve"> Done</w:delText>
              </w:r>
              <w:r w:rsidDel="00110C87">
                <w:rPr>
                  <w:sz w:val="18"/>
                  <w:szCs w:val="18"/>
                </w:rPr>
                <w:delText xml:space="preserve"> </w:delText>
              </w:r>
            </w:del>
            <w:r>
              <w:rPr>
                <w:sz w:val="18"/>
                <w:szCs w:val="18"/>
              </w:rPr>
              <w:t>entry point</w:t>
            </w:r>
            <w:r w:rsidRPr="00FC30C5">
              <w:rPr>
                <w:sz w:val="18"/>
                <w:szCs w:val="18"/>
              </w:rPr>
              <w:t xml:space="preserve">. If the plug-in is configured to run in a </w:t>
            </w:r>
            <w:commentRangeStart w:id="237"/>
            <w:r w:rsidRPr="00FC30C5">
              <w:rPr>
                <w:sz w:val="18"/>
                <w:szCs w:val="18"/>
              </w:rPr>
              <w:t>new thread</w:t>
            </w:r>
            <w:commentRangeEnd w:id="237"/>
            <w:r w:rsidR="0009796F">
              <w:rPr>
                <w:rStyle w:val="CommentReference"/>
              </w:rPr>
              <w:commentReference w:id="237"/>
            </w:r>
            <w:r w:rsidRPr="00FC30C5">
              <w:rPr>
                <w:sz w:val="18"/>
                <w:szCs w:val="18"/>
              </w:rPr>
              <w:t>, the thread running the plug-in is a different thread from the</w:t>
            </w:r>
            <w:r>
              <w:rPr>
                <w:sz w:val="18"/>
                <w:szCs w:val="18"/>
              </w:rPr>
              <w:t xml:space="preserve"> thread the</w:t>
            </w:r>
            <w:r w:rsidRPr="00FC30C5">
              <w:rPr>
                <w:sz w:val="18"/>
                <w:szCs w:val="18"/>
              </w:rPr>
              <w:t xml:space="preserve"> </w:t>
            </w:r>
            <w:r w:rsidRPr="001637DD">
              <w:rPr>
                <w:b/>
                <w:sz w:val="18"/>
                <w:szCs w:val="18"/>
              </w:rPr>
              <w:t>CallingThread</w:t>
            </w:r>
            <w:r>
              <w:rPr>
                <w:sz w:val="18"/>
                <w:szCs w:val="18"/>
              </w:rPr>
              <w:t xml:space="preserve"> parameter specifies</w:t>
            </w:r>
            <w:r w:rsidRPr="00FC30C5">
              <w:rPr>
                <w:sz w:val="18"/>
                <w:szCs w:val="18"/>
              </w:rPr>
              <w:t>.</w:t>
            </w:r>
          </w:p>
        </w:tc>
      </w:tr>
      <w:tr w:rsidR="00C454AC" w:rsidRPr="00FC30C5" w:rsidTr="00C454AC">
        <w:trPr>
          <w:cantSplit/>
        </w:trPr>
        <w:tc>
          <w:tcPr>
            <w:tcW w:w="2178" w:type="dxa"/>
          </w:tcPr>
          <w:p w:rsidR="00C454AC" w:rsidRDefault="00C454AC" w:rsidP="000215EF">
            <w:pPr>
              <w:rPr>
                <w:sz w:val="18"/>
                <w:szCs w:val="18"/>
              </w:rPr>
            </w:pPr>
            <w:r w:rsidRPr="00C454AC">
              <w:rPr>
                <w:bCs/>
                <w:sz w:val="18"/>
                <w:szCs w:val="18"/>
              </w:rPr>
              <w:t>CallingThreadBlocker</w:t>
            </w:r>
          </w:p>
        </w:tc>
        <w:tc>
          <w:tcPr>
            <w:tcW w:w="2430" w:type="dxa"/>
          </w:tcPr>
          <w:p w:rsidR="00C454AC" w:rsidRDefault="00C454AC" w:rsidP="000215EF">
            <w:pPr>
              <w:rPr>
                <w:sz w:val="18"/>
                <w:szCs w:val="18"/>
              </w:rPr>
            </w:pPr>
            <w:r w:rsidRPr="00FC30C5">
              <w:rPr>
                <w:bCs/>
                <w:sz w:val="18"/>
                <w:szCs w:val="18"/>
              </w:rPr>
              <w:t>Reference</w:t>
            </w:r>
          </w:p>
        </w:tc>
        <w:tc>
          <w:tcPr>
            <w:tcW w:w="2340" w:type="dxa"/>
          </w:tcPr>
          <w:p w:rsidR="004A3341" w:rsidRDefault="004A3341" w:rsidP="004A3341">
            <w:pPr>
              <w:rPr>
                <w:sz w:val="18"/>
                <w:szCs w:val="18"/>
              </w:rPr>
            </w:pPr>
            <w:r>
              <w:rPr>
                <w:sz w:val="18"/>
                <w:szCs w:val="18"/>
              </w:rPr>
              <w:t>UUT Done</w:t>
            </w:r>
          </w:p>
          <w:p w:rsidR="00C454AC" w:rsidRPr="00FC30C5" w:rsidRDefault="00C454AC" w:rsidP="004A3341">
            <w:pPr>
              <w:rPr>
                <w:sz w:val="18"/>
                <w:szCs w:val="18"/>
              </w:rPr>
            </w:pPr>
            <w:r w:rsidRPr="00FC30C5">
              <w:rPr>
                <w:sz w:val="18"/>
                <w:szCs w:val="18"/>
              </w:rPr>
              <w:t>Batch</w:t>
            </w:r>
            <w:r w:rsidR="004A3341">
              <w:rPr>
                <w:sz w:val="18"/>
                <w:szCs w:val="18"/>
              </w:rPr>
              <w:t xml:space="preserve"> Done</w:t>
            </w:r>
          </w:p>
        </w:tc>
        <w:tc>
          <w:tcPr>
            <w:tcW w:w="3150" w:type="dxa"/>
          </w:tcPr>
          <w:p w:rsidR="00C454AC" w:rsidRPr="00807B78" w:rsidRDefault="00C454AC" w:rsidP="006D2ABF">
            <w:pPr>
              <w:rPr>
                <w:sz w:val="18"/>
                <w:szCs w:val="18"/>
              </w:rPr>
            </w:pPr>
            <w:r w:rsidRPr="00FC30C5">
              <w:rPr>
                <w:sz w:val="18"/>
                <w:szCs w:val="18"/>
              </w:rPr>
              <w:t xml:space="preserve">Reference to a </w:t>
            </w:r>
            <w:commentRangeStart w:id="238"/>
            <w:r>
              <w:rPr>
                <w:sz w:val="18"/>
                <w:szCs w:val="18"/>
              </w:rPr>
              <w:t>n</w:t>
            </w:r>
            <w:r w:rsidRPr="00FC30C5">
              <w:rPr>
                <w:sz w:val="18"/>
                <w:szCs w:val="18"/>
              </w:rPr>
              <w:t>otification</w:t>
            </w:r>
            <w:commentRangeEnd w:id="238"/>
            <w:r w:rsidR="006D2ABF">
              <w:rPr>
                <w:rStyle w:val="CommentReference"/>
              </w:rPr>
              <w:commentReference w:id="238"/>
            </w:r>
            <w:r w:rsidRPr="00FC30C5">
              <w:rPr>
                <w:sz w:val="18"/>
                <w:szCs w:val="18"/>
              </w:rPr>
              <w:t>. If th</w:t>
            </w:r>
            <w:r>
              <w:rPr>
                <w:sz w:val="18"/>
                <w:szCs w:val="18"/>
              </w:rPr>
              <w:t>e</w:t>
            </w:r>
            <w:r w:rsidRPr="00FC30C5">
              <w:rPr>
                <w:sz w:val="18"/>
                <w:szCs w:val="18"/>
              </w:rPr>
              <w:t xml:space="preserve"> </w:t>
            </w:r>
            <w:r>
              <w:rPr>
                <w:sz w:val="18"/>
                <w:szCs w:val="18"/>
              </w:rPr>
              <w:t xml:space="preserve">value of this </w:t>
            </w:r>
            <w:r w:rsidRPr="0002366E">
              <w:rPr>
                <w:sz w:val="18"/>
                <w:szCs w:val="18"/>
              </w:rPr>
              <w:t xml:space="preserve">reference is a value other than </w:t>
            </w:r>
            <w:r w:rsidRPr="0002366E">
              <w:rPr>
                <w:rStyle w:val="Monospace-8pt"/>
              </w:rPr>
              <w:t>Nothing</w:t>
            </w:r>
            <w:r w:rsidRPr="0002366E">
              <w:rPr>
                <w:sz w:val="18"/>
                <w:szCs w:val="18"/>
              </w:rPr>
              <w:t>,</w:t>
            </w:r>
            <w:commentRangeStart w:id="239"/>
            <w:commentRangeStart w:id="240"/>
            <w:r w:rsidRPr="00FC30C5">
              <w:rPr>
                <w:sz w:val="18"/>
                <w:szCs w:val="18"/>
              </w:rPr>
              <w:t xml:space="preserve"> the entry point is </w:t>
            </w:r>
            <w:r>
              <w:rPr>
                <w:sz w:val="18"/>
                <w:szCs w:val="18"/>
              </w:rPr>
              <w:t xml:space="preserve">executing in </w:t>
            </w:r>
            <w:r w:rsidRPr="00FC30C5">
              <w:rPr>
                <w:sz w:val="18"/>
                <w:szCs w:val="18"/>
              </w:rPr>
              <w:t xml:space="preserve">a </w:t>
            </w:r>
            <w:r>
              <w:rPr>
                <w:sz w:val="18"/>
                <w:szCs w:val="18"/>
              </w:rPr>
              <w:t xml:space="preserve">different </w:t>
            </w:r>
            <w:r w:rsidRPr="00FC30C5">
              <w:rPr>
                <w:sz w:val="18"/>
                <w:szCs w:val="18"/>
              </w:rPr>
              <w:t>thread</w:t>
            </w:r>
            <w:r>
              <w:rPr>
                <w:sz w:val="18"/>
                <w:szCs w:val="18"/>
              </w:rPr>
              <w:t xml:space="preserve"> </w:t>
            </w:r>
            <w:del w:id="241" w:author="Jed Beach" w:date="2012-05-14T11:21:00Z">
              <w:r w:rsidR="0008318A" w:rsidDel="00C86356">
                <w:rPr>
                  <w:sz w:val="18"/>
                  <w:szCs w:val="18"/>
                </w:rPr>
                <w:delText>in which</w:delText>
              </w:r>
            </w:del>
            <w:ins w:id="242" w:author="Jed Beach" w:date="2012-05-14T11:21:00Z">
              <w:r w:rsidR="00C86356">
                <w:rPr>
                  <w:sz w:val="18"/>
                  <w:szCs w:val="18"/>
                </w:rPr>
                <w:t>than</w:t>
              </w:r>
            </w:ins>
            <w:del w:id="243" w:author="Jed Beach" w:date="2012-05-14T11:20:00Z">
              <w:r w:rsidR="0008318A" w:rsidDel="00C86356">
                <w:rPr>
                  <w:sz w:val="18"/>
                  <w:szCs w:val="18"/>
                </w:rPr>
                <w:delText xml:space="preserve"> </w:delText>
              </w:r>
            </w:del>
            <w:r>
              <w:rPr>
                <w:sz w:val="18"/>
                <w:szCs w:val="18"/>
              </w:rPr>
              <w:t xml:space="preserve"> the process model is executing</w:t>
            </w:r>
            <w:commentRangeEnd w:id="239"/>
            <w:r w:rsidR="00C86356">
              <w:rPr>
                <w:rStyle w:val="CommentReference"/>
              </w:rPr>
              <w:commentReference w:id="239"/>
            </w:r>
            <w:commentRangeEnd w:id="240"/>
            <w:r w:rsidR="006D2ABF">
              <w:rPr>
                <w:rStyle w:val="CommentReference"/>
              </w:rPr>
              <w:commentReference w:id="240"/>
            </w:r>
            <w:r w:rsidRPr="00FC30C5">
              <w:rPr>
                <w:sz w:val="18"/>
                <w:szCs w:val="18"/>
              </w:rPr>
              <w:t xml:space="preserve">. </w:t>
            </w:r>
            <w:r>
              <w:rPr>
                <w:sz w:val="18"/>
                <w:szCs w:val="18"/>
              </w:rPr>
              <w:t>T</w:t>
            </w:r>
            <w:r w:rsidRPr="00FC30C5">
              <w:rPr>
                <w:sz w:val="18"/>
                <w:szCs w:val="18"/>
              </w:rPr>
              <w:t>he</w:t>
            </w:r>
            <w:r>
              <w:rPr>
                <w:sz w:val="18"/>
                <w:szCs w:val="18"/>
              </w:rPr>
              <w:t xml:space="preserve"> calling</w:t>
            </w:r>
            <w:r w:rsidRPr="00FC30C5">
              <w:rPr>
                <w:sz w:val="18"/>
                <w:szCs w:val="18"/>
              </w:rPr>
              <w:t xml:space="preserve"> </w:t>
            </w:r>
            <w:r>
              <w:rPr>
                <w:sz w:val="18"/>
                <w:szCs w:val="18"/>
              </w:rPr>
              <w:t xml:space="preserve">thread executing the </w:t>
            </w:r>
            <w:r w:rsidRPr="00FC30C5">
              <w:rPr>
                <w:sz w:val="18"/>
                <w:szCs w:val="18"/>
              </w:rPr>
              <w:t>process model does not proceed until the entry point sets this notification</w:t>
            </w:r>
            <w:ins w:id="244" w:author="David Rohacek" w:date="2012-05-15T14:57:00Z">
              <w:r w:rsidR="006D2ABF">
                <w:rPr>
                  <w:sz w:val="18"/>
                  <w:szCs w:val="18"/>
                </w:rPr>
                <w:t>. This allows</w:t>
              </w:r>
            </w:ins>
            <w:r w:rsidR="0008318A">
              <w:rPr>
                <w:sz w:val="18"/>
                <w:szCs w:val="18"/>
              </w:rPr>
              <w:t xml:space="preserve"> </w:t>
            </w:r>
            <w:del w:id="245" w:author="David Rohacek" w:date="2012-05-15T14:57:00Z">
              <w:r w:rsidR="0008318A" w:rsidDel="006D2ABF">
                <w:rPr>
                  <w:sz w:val="18"/>
                  <w:szCs w:val="18"/>
                </w:rPr>
                <w:delText xml:space="preserve">so </w:delText>
              </w:r>
            </w:del>
            <w:r w:rsidR="0008318A">
              <w:rPr>
                <w:sz w:val="18"/>
                <w:szCs w:val="18"/>
              </w:rPr>
              <w:t xml:space="preserve">the </w:t>
            </w:r>
            <w:del w:id="246" w:author="Jed Beach" w:date="2012-05-14T11:21:00Z">
              <w:r w:rsidRPr="00FC30C5" w:rsidDel="00C86356">
                <w:rPr>
                  <w:sz w:val="18"/>
                  <w:szCs w:val="18"/>
                </w:rPr>
                <w:delText xml:space="preserve"> </w:delText>
              </w:r>
            </w:del>
            <w:r w:rsidRPr="00FC30C5">
              <w:rPr>
                <w:sz w:val="18"/>
                <w:szCs w:val="18"/>
              </w:rPr>
              <w:t xml:space="preserve">entry point </w:t>
            </w:r>
            <w:ins w:id="247" w:author="David Rohacek" w:date="2012-05-15T14:57:00Z">
              <w:r w:rsidR="006D2ABF">
                <w:rPr>
                  <w:sz w:val="18"/>
                  <w:szCs w:val="18"/>
                </w:rPr>
                <w:t xml:space="preserve">to safely </w:t>
              </w:r>
            </w:ins>
            <w:del w:id="248" w:author="David Rohacek" w:date="2012-05-15T14:57:00Z">
              <w:r w:rsidR="0008318A" w:rsidDel="006D2ABF">
                <w:rPr>
                  <w:sz w:val="18"/>
                  <w:szCs w:val="18"/>
                </w:rPr>
                <w:delText>can</w:delText>
              </w:r>
              <w:r w:rsidR="0008318A" w:rsidRPr="00FC30C5" w:rsidDel="006D2ABF">
                <w:rPr>
                  <w:sz w:val="18"/>
                  <w:szCs w:val="18"/>
                </w:rPr>
                <w:delText xml:space="preserve"> </w:delText>
              </w:r>
            </w:del>
            <w:r w:rsidRPr="00FC30C5">
              <w:rPr>
                <w:sz w:val="18"/>
                <w:szCs w:val="18"/>
              </w:rPr>
              <w:t xml:space="preserve">copy parameter information that </w:t>
            </w:r>
            <w:r>
              <w:rPr>
                <w:sz w:val="18"/>
                <w:szCs w:val="18"/>
              </w:rPr>
              <w:t xml:space="preserve">is </w:t>
            </w:r>
            <w:r w:rsidRPr="00FC30C5">
              <w:rPr>
                <w:sz w:val="18"/>
                <w:szCs w:val="18"/>
              </w:rPr>
              <w:t>subject to change if the process model proceeds to the next UUT or batch before the thread running the entry point completes.</w:t>
            </w:r>
            <w:r>
              <w:rPr>
                <w:sz w:val="18"/>
                <w:szCs w:val="18"/>
              </w:rPr>
              <w:t xml:space="preserve"> </w:t>
            </w:r>
            <w:r w:rsidRPr="00FC30C5">
              <w:rPr>
                <w:sz w:val="18"/>
                <w:szCs w:val="18"/>
              </w:rPr>
              <w:t>For example, the UUT</w:t>
            </w:r>
            <w:r w:rsidR="004A3341">
              <w:rPr>
                <w:sz w:val="18"/>
                <w:szCs w:val="18"/>
              </w:rPr>
              <w:t xml:space="preserve"> Start</w:t>
            </w:r>
            <w:r w:rsidRPr="00FC30C5">
              <w:rPr>
                <w:sz w:val="18"/>
                <w:szCs w:val="18"/>
              </w:rPr>
              <w:t xml:space="preserve"> entry point in </w:t>
            </w:r>
            <w:r>
              <w:rPr>
                <w:sz w:val="18"/>
                <w:szCs w:val="18"/>
              </w:rPr>
              <w:t xml:space="preserve">the built-in reporting </w:t>
            </w:r>
            <w:r w:rsidRPr="00FC30C5">
              <w:rPr>
                <w:sz w:val="18"/>
                <w:szCs w:val="18"/>
              </w:rPr>
              <w:t xml:space="preserve">plug-in creates and stores a new report in </w:t>
            </w:r>
            <w:r w:rsidRPr="001637DD">
              <w:rPr>
                <w:rStyle w:val="Monospace-8pt"/>
              </w:rPr>
              <w:t>ResultProcessor.</w:t>
            </w:r>
            <w:r>
              <w:rPr>
                <w:rStyle w:val="Monospace-8pt"/>
              </w:rPr>
              <w:br/>
            </w:r>
            <w:proofErr w:type="gramStart"/>
            <w:r w:rsidRPr="001637DD">
              <w:rPr>
                <w:rStyle w:val="Monospace-8pt"/>
              </w:rPr>
              <w:t>RuntimeVariables.PerSocket</w:t>
            </w:r>
            <w:proofErr w:type="gramEnd"/>
            <w:r>
              <w:rPr>
                <w:rStyle w:val="Monospace-8pt"/>
              </w:rPr>
              <w:br/>
            </w:r>
            <w:r w:rsidRPr="001637DD">
              <w:rPr>
                <w:rStyle w:val="Monospace-8pt"/>
              </w:rPr>
              <w:t>[&lt;socket</w:t>
            </w:r>
            <w:r>
              <w:rPr>
                <w:rStyle w:val="Monospace-8pt"/>
              </w:rPr>
              <w:t xml:space="preserve"> </w:t>
            </w:r>
            <w:r w:rsidRPr="001637DD">
              <w:rPr>
                <w:rStyle w:val="Monospace-8pt"/>
              </w:rPr>
              <w:t>index&gt;].Specific.</w:t>
            </w:r>
            <w:r>
              <w:rPr>
                <w:rStyle w:val="Monospace-8pt"/>
              </w:rPr>
              <w:br/>
            </w:r>
            <w:r w:rsidRPr="001637DD">
              <w:rPr>
                <w:rStyle w:val="Monospace-8pt"/>
              </w:rPr>
              <w:t>ReportInstance</w:t>
            </w:r>
            <w:r w:rsidRPr="00FC30C5">
              <w:rPr>
                <w:sz w:val="18"/>
                <w:szCs w:val="18"/>
              </w:rPr>
              <w:t>. The UUT</w:t>
            </w:r>
            <w:r w:rsidR="004A3341">
              <w:rPr>
                <w:sz w:val="18"/>
                <w:szCs w:val="18"/>
              </w:rPr>
              <w:t xml:space="preserve"> Done</w:t>
            </w:r>
            <w:r w:rsidRPr="00FC30C5">
              <w:rPr>
                <w:sz w:val="18"/>
                <w:szCs w:val="18"/>
              </w:rPr>
              <w:t xml:space="preserve"> entry point in </w:t>
            </w:r>
            <w:r>
              <w:rPr>
                <w:sz w:val="18"/>
                <w:szCs w:val="18"/>
              </w:rPr>
              <w:t xml:space="preserve">the built-in reporting </w:t>
            </w:r>
            <w:r w:rsidRPr="00FC30C5">
              <w:rPr>
                <w:sz w:val="18"/>
                <w:szCs w:val="18"/>
              </w:rPr>
              <w:t xml:space="preserve">plug-in copies the value of that property to a local variable before setting this </w:t>
            </w:r>
            <w:r>
              <w:rPr>
                <w:sz w:val="18"/>
                <w:szCs w:val="18"/>
              </w:rPr>
              <w:t>n</w:t>
            </w:r>
            <w:r w:rsidRPr="00FC30C5">
              <w:rPr>
                <w:sz w:val="18"/>
                <w:szCs w:val="18"/>
              </w:rPr>
              <w:t>otification.</w:t>
            </w:r>
          </w:p>
        </w:tc>
      </w:tr>
      <w:tr w:rsidR="00375E17" w:rsidRPr="00FC30C5" w:rsidTr="00C454AC">
        <w:trPr>
          <w:cantSplit/>
        </w:trPr>
        <w:tc>
          <w:tcPr>
            <w:tcW w:w="2178" w:type="dxa"/>
          </w:tcPr>
          <w:p w:rsidR="00375E17" w:rsidRPr="00FC30C5" w:rsidRDefault="00375E17" w:rsidP="000215EF">
            <w:pPr>
              <w:rPr>
                <w:sz w:val="18"/>
                <w:szCs w:val="18"/>
              </w:rPr>
            </w:pPr>
            <w:r>
              <w:rPr>
                <w:sz w:val="18"/>
                <w:szCs w:val="18"/>
              </w:rPr>
              <w:lastRenderedPageBreak/>
              <w:t>Context</w:t>
            </w:r>
          </w:p>
        </w:tc>
        <w:tc>
          <w:tcPr>
            <w:tcW w:w="2430" w:type="dxa"/>
          </w:tcPr>
          <w:p w:rsidR="00375E17" w:rsidRPr="00FC30C5" w:rsidRDefault="00375E17" w:rsidP="000215EF">
            <w:pPr>
              <w:rPr>
                <w:sz w:val="18"/>
                <w:szCs w:val="18"/>
              </w:rPr>
            </w:pPr>
            <w:r>
              <w:rPr>
                <w:sz w:val="18"/>
                <w:szCs w:val="18"/>
              </w:rPr>
              <w:t>SequenceContext</w:t>
            </w:r>
          </w:p>
        </w:tc>
        <w:tc>
          <w:tcPr>
            <w:tcW w:w="2340" w:type="dxa"/>
          </w:tcPr>
          <w:p w:rsidR="00375E17" w:rsidRPr="00FC30C5" w:rsidRDefault="00375E17" w:rsidP="000215EF">
            <w:pPr>
              <w:rPr>
                <w:sz w:val="18"/>
                <w:szCs w:val="18"/>
              </w:rPr>
            </w:pPr>
            <w:r w:rsidRPr="00FC30C5">
              <w:rPr>
                <w:sz w:val="18"/>
                <w:szCs w:val="18"/>
              </w:rPr>
              <w:t>OnTheFly Step Results</w:t>
            </w:r>
          </w:p>
        </w:tc>
        <w:tc>
          <w:tcPr>
            <w:tcW w:w="3150" w:type="dxa"/>
          </w:tcPr>
          <w:p w:rsidR="00375E17" w:rsidRDefault="00375E17" w:rsidP="008B3327">
            <w:pPr>
              <w:rPr>
                <w:sz w:val="18"/>
                <w:szCs w:val="18"/>
              </w:rPr>
            </w:pPr>
            <w:r w:rsidRPr="00807B78">
              <w:rPr>
                <w:sz w:val="18"/>
                <w:szCs w:val="18"/>
              </w:rPr>
              <w:t xml:space="preserve">A reference to the </w:t>
            </w:r>
            <w:r w:rsidRPr="0078328F">
              <w:rPr>
                <w:rFonts w:ascii="Courier" w:hAnsi="Courier"/>
                <w:sz w:val="16"/>
                <w:szCs w:val="16"/>
              </w:rPr>
              <w:t>SequenceContext</w:t>
            </w:r>
            <w:r w:rsidRPr="00807B78">
              <w:rPr>
                <w:sz w:val="18"/>
                <w:szCs w:val="18"/>
              </w:rPr>
              <w:t xml:space="preserve"> </w:t>
            </w:r>
            <w:r w:rsidR="00395553">
              <w:rPr>
                <w:sz w:val="18"/>
                <w:szCs w:val="18"/>
              </w:rPr>
              <w:t xml:space="preserve">for the </w:t>
            </w:r>
            <w:r w:rsidR="00DB6F91">
              <w:rPr>
                <w:sz w:val="18"/>
                <w:szCs w:val="18"/>
              </w:rPr>
              <w:t xml:space="preserve">sequence </w:t>
            </w:r>
            <w:r w:rsidR="00395553">
              <w:rPr>
                <w:sz w:val="18"/>
                <w:szCs w:val="18"/>
              </w:rPr>
              <w:t>executing when the</w:t>
            </w:r>
            <w:r w:rsidR="00597638">
              <w:rPr>
                <w:sz w:val="18"/>
                <w:szCs w:val="18"/>
              </w:rPr>
              <w:t xml:space="preserve"> process model</w:t>
            </w:r>
            <w:r w:rsidR="00C13CF5">
              <w:rPr>
                <w:sz w:val="18"/>
                <w:szCs w:val="18"/>
              </w:rPr>
              <w:t xml:space="preserve"> invokes the</w:t>
            </w:r>
            <w:r w:rsidR="00395553">
              <w:rPr>
                <w:sz w:val="18"/>
                <w:szCs w:val="18"/>
              </w:rPr>
              <w:t xml:space="preserve"> OnTheFly Step </w:t>
            </w:r>
            <w:r w:rsidR="000F3E78">
              <w:rPr>
                <w:sz w:val="18"/>
                <w:szCs w:val="18"/>
              </w:rPr>
              <w:t>Results entry point</w:t>
            </w:r>
            <w:r w:rsidRPr="00807B78">
              <w:rPr>
                <w:sz w:val="18"/>
                <w:szCs w:val="18"/>
              </w:rPr>
              <w:t xml:space="preserve">. </w:t>
            </w:r>
            <w:r>
              <w:rPr>
                <w:sz w:val="18"/>
                <w:szCs w:val="18"/>
              </w:rPr>
              <w:t xml:space="preserve">Because </w:t>
            </w:r>
            <w:r w:rsidRPr="00807B78">
              <w:rPr>
                <w:sz w:val="18"/>
                <w:szCs w:val="18"/>
              </w:rPr>
              <w:t xml:space="preserve">TestStand does not serialize the context to offline result files and does not pass the context to the </w:t>
            </w:r>
            <w:r w:rsidR="008B3327">
              <w:rPr>
                <w:sz w:val="18"/>
                <w:szCs w:val="18"/>
              </w:rPr>
              <w:t>OnTheFly Step Results entry point</w:t>
            </w:r>
            <w:r w:rsidRPr="00807B78">
              <w:rPr>
                <w:sz w:val="18"/>
                <w:szCs w:val="18"/>
              </w:rPr>
              <w:t xml:space="preserve"> when processing an offline results file, do not use th</w:t>
            </w:r>
            <w:r>
              <w:rPr>
                <w:sz w:val="18"/>
                <w:szCs w:val="18"/>
              </w:rPr>
              <w:t>e</w:t>
            </w:r>
            <w:r w:rsidRPr="00807B78">
              <w:rPr>
                <w:sz w:val="18"/>
                <w:szCs w:val="18"/>
              </w:rPr>
              <w:t xml:space="preserve"> </w:t>
            </w:r>
            <w:r w:rsidRPr="001637DD">
              <w:rPr>
                <w:b/>
                <w:sz w:val="18"/>
                <w:szCs w:val="18"/>
              </w:rPr>
              <w:t>Context</w:t>
            </w:r>
            <w:r>
              <w:rPr>
                <w:sz w:val="18"/>
                <w:szCs w:val="18"/>
              </w:rPr>
              <w:t xml:space="preserve"> </w:t>
            </w:r>
            <w:r w:rsidRPr="00807B78">
              <w:rPr>
                <w:sz w:val="18"/>
                <w:szCs w:val="18"/>
              </w:rPr>
              <w:t xml:space="preserve">parameter in a plug-in </w:t>
            </w:r>
            <w:r>
              <w:rPr>
                <w:sz w:val="18"/>
                <w:szCs w:val="18"/>
              </w:rPr>
              <w:t>if an alternative implementation is possible</w:t>
            </w:r>
            <w:r w:rsidRPr="00807B78">
              <w:rPr>
                <w:sz w:val="18"/>
                <w:szCs w:val="18"/>
              </w:rPr>
              <w:t xml:space="preserve">. </w:t>
            </w:r>
            <w:commentRangeStart w:id="249"/>
            <w:r w:rsidRPr="00807B78">
              <w:rPr>
                <w:sz w:val="18"/>
                <w:szCs w:val="18"/>
              </w:rPr>
              <w:t xml:space="preserve">If </w:t>
            </w:r>
            <w:r>
              <w:rPr>
                <w:sz w:val="18"/>
                <w:szCs w:val="18"/>
              </w:rPr>
              <w:t xml:space="preserve">a plug-in </w:t>
            </w:r>
            <w:r w:rsidRPr="00807B78">
              <w:rPr>
                <w:sz w:val="18"/>
                <w:szCs w:val="18"/>
              </w:rPr>
              <w:t>use</w:t>
            </w:r>
            <w:r>
              <w:rPr>
                <w:sz w:val="18"/>
                <w:szCs w:val="18"/>
              </w:rPr>
              <w:t>s</w:t>
            </w:r>
            <w:r w:rsidRPr="00807B78">
              <w:rPr>
                <w:sz w:val="18"/>
                <w:szCs w:val="18"/>
              </w:rPr>
              <w:t xml:space="preserve"> th</w:t>
            </w:r>
            <w:r>
              <w:rPr>
                <w:sz w:val="18"/>
                <w:szCs w:val="18"/>
              </w:rPr>
              <w:t>e</w:t>
            </w:r>
            <w:del w:id="250" w:author="David Rohacek" w:date="2012-05-15T16:24:00Z">
              <w:r w:rsidDel="00975B74">
                <w:rPr>
                  <w:sz w:val="18"/>
                  <w:szCs w:val="18"/>
                </w:rPr>
                <w:delText xml:space="preserve"> </w:delText>
              </w:r>
            </w:del>
            <w:r>
              <w:rPr>
                <w:sz w:val="18"/>
                <w:szCs w:val="18"/>
              </w:rPr>
              <w:t xml:space="preserve"> </w:t>
            </w:r>
            <w:r w:rsidRPr="001637DD">
              <w:rPr>
                <w:b/>
                <w:sz w:val="18"/>
                <w:szCs w:val="18"/>
              </w:rPr>
              <w:t>Context</w:t>
            </w:r>
            <w:r w:rsidRPr="00807B78">
              <w:rPr>
                <w:sz w:val="18"/>
                <w:szCs w:val="18"/>
              </w:rPr>
              <w:t xml:space="preserve"> parameter,</w:t>
            </w:r>
            <w:r w:rsidR="00480EC6">
              <w:rPr>
                <w:sz w:val="18"/>
                <w:szCs w:val="18"/>
              </w:rPr>
              <w:t xml:space="preserve"> </w:t>
            </w:r>
            <w:r w:rsidR="008B3327">
              <w:rPr>
                <w:sz w:val="18"/>
                <w:szCs w:val="18"/>
              </w:rPr>
              <w:t>s</w:t>
            </w:r>
            <w:r>
              <w:rPr>
                <w:sz w:val="18"/>
                <w:szCs w:val="18"/>
              </w:rPr>
              <w:t xml:space="preserve">et </w:t>
            </w:r>
            <w:r w:rsidRPr="00807B78">
              <w:rPr>
                <w:sz w:val="18"/>
                <w:szCs w:val="18"/>
              </w:rPr>
              <w:t xml:space="preserve">the </w:t>
            </w:r>
            <w:r w:rsidRPr="001637DD">
              <w:rPr>
                <w:rStyle w:val="Monospace-8pt"/>
              </w:rPr>
              <w:t>FileGlobals.ResultProcessor</w:t>
            </w:r>
            <w:r w:rsidR="0078328F">
              <w:rPr>
                <w:rStyle w:val="Monospace-8pt"/>
              </w:rPr>
              <w:br/>
            </w:r>
            <w:r w:rsidRPr="001637DD">
              <w:rPr>
                <w:rStyle w:val="Monospace-8pt"/>
              </w:rPr>
              <w:t>ComponentDescription.</w:t>
            </w:r>
            <w:r w:rsidR="0078328F">
              <w:rPr>
                <w:rStyle w:val="Monospace-8pt"/>
              </w:rPr>
              <w:br/>
            </w:r>
            <w:r w:rsidRPr="001637DD">
              <w:rPr>
                <w:rStyle w:val="Monospace-8pt"/>
              </w:rPr>
              <w:t>Default.CanProcessOffline</w:t>
            </w:r>
            <w:r w:rsidR="0078328F">
              <w:rPr>
                <w:rStyle w:val="Monospace-8pt"/>
              </w:rPr>
              <w:br/>
            </w:r>
            <w:r w:rsidRPr="001637DD">
              <w:rPr>
                <w:rStyle w:val="Monospace-8pt"/>
              </w:rPr>
              <w:t>OnTheFlyResults</w:t>
            </w:r>
            <w:r w:rsidRPr="00807B78">
              <w:rPr>
                <w:sz w:val="18"/>
                <w:szCs w:val="18"/>
              </w:rPr>
              <w:t xml:space="preserve"> property of the plug-in to </w:t>
            </w:r>
            <w:r w:rsidRPr="001637DD">
              <w:rPr>
                <w:rStyle w:val="Monospace-8pt"/>
              </w:rPr>
              <w:t>False</w:t>
            </w:r>
            <w:del w:id="251" w:author="Jed Beach" w:date="2012-05-14T11:23:00Z">
              <w:r w:rsidDel="00C86356">
                <w:rPr>
                  <w:rStyle w:val="Monospace-8pt"/>
                </w:rPr>
                <w:delText xml:space="preserve"> </w:delText>
              </w:r>
              <w:r w:rsidDel="00C86356">
                <w:rPr>
                  <w:sz w:val="18"/>
                  <w:szCs w:val="18"/>
                </w:rPr>
                <w:delText>to indicate this situation</w:delText>
              </w:r>
            </w:del>
            <w:r>
              <w:rPr>
                <w:sz w:val="18"/>
                <w:szCs w:val="18"/>
              </w:rPr>
              <w:t>.</w:t>
            </w:r>
            <w:commentRangeEnd w:id="249"/>
            <w:r w:rsidR="00975B74">
              <w:rPr>
                <w:rStyle w:val="CommentReference"/>
              </w:rPr>
              <w:commentReference w:id="249"/>
            </w:r>
          </w:p>
          <w:p w:rsidR="00395553" w:rsidRDefault="00395553" w:rsidP="008B3327">
            <w:pPr>
              <w:rPr>
                <w:sz w:val="18"/>
                <w:szCs w:val="18"/>
              </w:rPr>
            </w:pPr>
          </w:p>
          <w:p w:rsidR="00395553" w:rsidRPr="00FC30C5" w:rsidRDefault="00C13CF5" w:rsidP="000852D1">
            <w:pPr>
              <w:rPr>
                <w:sz w:val="18"/>
                <w:szCs w:val="18"/>
              </w:rPr>
            </w:pPr>
            <w:r>
              <w:rPr>
                <w:sz w:val="18"/>
                <w:szCs w:val="18"/>
              </w:rPr>
              <w:t>This</w:t>
            </w:r>
            <w:r w:rsidR="00395553">
              <w:rPr>
                <w:sz w:val="18"/>
                <w:szCs w:val="18"/>
              </w:rPr>
              <w:t xml:space="preserve"> parameter </w:t>
            </w:r>
            <w:r w:rsidR="000F3E78">
              <w:rPr>
                <w:sz w:val="18"/>
                <w:szCs w:val="18"/>
              </w:rPr>
              <w:t xml:space="preserve">does not necessarily correspond to the sequence that produces the </w:t>
            </w:r>
            <w:r w:rsidR="00B014F8">
              <w:rPr>
                <w:sz w:val="18"/>
                <w:szCs w:val="18"/>
              </w:rPr>
              <w:t xml:space="preserve">step </w:t>
            </w:r>
            <w:r w:rsidR="000F3E78">
              <w:rPr>
                <w:sz w:val="18"/>
                <w:szCs w:val="18"/>
              </w:rPr>
              <w:t>result</w:t>
            </w:r>
            <w:r w:rsidR="00B014F8">
              <w:rPr>
                <w:sz w:val="18"/>
                <w:szCs w:val="18"/>
              </w:rPr>
              <w:t xml:space="preserve">s that OnTheFly Step Results receives because the results </w:t>
            </w:r>
            <w:r>
              <w:rPr>
                <w:sz w:val="18"/>
                <w:szCs w:val="18"/>
              </w:rPr>
              <w:t xml:space="preserve">might </w:t>
            </w:r>
            <w:r w:rsidR="00B014F8">
              <w:rPr>
                <w:sz w:val="18"/>
                <w:szCs w:val="18"/>
              </w:rPr>
              <w:t xml:space="preserve">have been accumulated </w:t>
            </w:r>
            <w:r w:rsidR="00D923AA">
              <w:rPr>
                <w:sz w:val="18"/>
                <w:szCs w:val="18"/>
              </w:rPr>
              <w:t>from</w:t>
            </w:r>
            <w:r w:rsidR="00B014F8">
              <w:rPr>
                <w:sz w:val="18"/>
                <w:szCs w:val="18"/>
              </w:rPr>
              <w:t xml:space="preserve"> the execution of multiple sequences. If you must access </w:t>
            </w:r>
            <w:r w:rsidR="00D923AA">
              <w:rPr>
                <w:sz w:val="18"/>
                <w:szCs w:val="18"/>
              </w:rPr>
              <w:t>the context for t</w:t>
            </w:r>
            <w:r w:rsidR="00B014F8">
              <w:rPr>
                <w:sz w:val="18"/>
                <w:szCs w:val="18"/>
              </w:rPr>
              <w:t xml:space="preserve">he </w:t>
            </w:r>
            <w:r w:rsidR="00D923AA">
              <w:rPr>
                <w:sz w:val="18"/>
                <w:szCs w:val="18"/>
              </w:rPr>
              <w:t xml:space="preserve">sequence that generated the </w:t>
            </w:r>
            <w:r w:rsidR="00B014F8">
              <w:rPr>
                <w:sz w:val="18"/>
                <w:szCs w:val="18"/>
              </w:rPr>
              <w:t xml:space="preserve">results, set the </w:t>
            </w:r>
            <w:proofErr w:type="spellStart"/>
            <w:ins w:id="252" w:author="Jed Beach" w:date="2012-05-14T11:24:00Z">
              <w:r w:rsidR="00C86356">
                <w:rPr>
                  <w:sz w:val="18"/>
                  <w:szCs w:val="18"/>
                </w:rPr>
                <w:t>RunState.Execution.</w:t>
              </w:r>
            </w:ins>
            <w:r w:rsidR="00B014F8" w:rsidRPr="00B014F8">
              <w:rPr>
                <w:sz w:val="18"/>
                <w:szCs w:val="18"/>
              </w:rPr>
              <w:t>PostResultsCallback_PreFlushMask</w:t>
            </w:r>
            <w:proofErr w:type="spellEnd"/>
            <w:r w:rsidR="00B014F8" w:rsidRPr="00B014F8">
              <w:rPr>
                <w:sz w:val="18"/>
                <w:szCs w:val="18"/>
              </w:rPr>
              <w:t xml:space="preserve"> and </w:t>
            </w:r>
            <w:proofErr w:type="spellStart"/>
            <w:ins w:id="253" w:author="Jed Beach" w:date="2012-05-14T11:24:00Z">
              <w:r w:rsidR="00C86356">
                <w:rPr>
                  <w:sz w:val="18"/>
                  <w:szCs w:val="18"/>
                </w:rPr>
                <w:t>RunState.Execution.</w:t>
              </w:r>
            </w:ins>
            <w:r w:rsidR="00B014F8" w:rsidRPr="00B014F8">
              <w:rPr>
                <w:sz w:val="18"/>
                <w:szCs w:val="18"/>
              </w:rPr>
              <w:t>PostResultsCallback_PostFlushMask</w:t>
            </w:r>
            <w:proofErr w:type="spellEnd"/>
            <w:r w:rsidR="00B014F8">
              <w:rPr>
                <w:sz w:val="18"/>
                <w:szCs w:val="18"/>
              </w:rPr>
              <w:t xml:space="preserve"> properties in the Begin entry point to ensure that </w:t>
            </w:r>
            <w:r>
              <w:rPr>
                <w:sz w:val="18"/>
                <w:szCs w:val="18"/>
              </w:rPr>
              <w:t xml:space="preserve">the </w:t>
            </w:r>
            <w:r w:rsidR="000852D1">
              <w:rPr>
                <w:sz w:val="18"/>
                <w:szCs w:val="18"/>
              </w:rPr>
              <w:t xml:space="preserve">process model </w:t>
            </w:r>
            <w:r>
              <w:rPr>
                <w:sz w:val="18"/>
                <w:szCs w:val="18"/>
              </w:rPr>
              <w:t xml:space="preserve">invokes </w:t>
            </w:r>
            <w:r w:rsidR="00B014F8">
              <w:rPr>
                <w:sz w:val="18"/>
                <w:szCs w:val="18"/>
              </w:rPr>
              <w:t xml:space="preserve">OnTheFly Step Results within the sequence that generates the results </w:t>
            </w:r>
            <w:r>
              <w:rPr>
                <w:sz w:val="18"/>
                <w:szCs w:val="18"/>
              </w:rPr>
              <w:t xml:space="preserve">the </w:t>
            </w:r>
            <w:r w:rsidR="00B014F8">
              <w:rPr>
                <w:sz w:val="18"/>
                <w:szCs w:val="18"/>
              </w:rPr>
              <w:t>plug-in processes. When altering setting</w:t>
            </w:r>
            <w:r w:rsidR="00D923AA">
              <w:rPr>
                <w:sz w:val="18"/>
                <w:szCs w:val="18"/>
              </w:rPr>
              <w:t>s</w:t>
            </w:r>
            <w:r w:rsidR="00B014F8">
              <w:rPr>
                <w:sz w:val="18"/>
                <w:szCs w:val="18"/>
              </w:rPr>
              <w:t xml:space="preserve"> that determine how often </w:t>
            </w:r>
            <w:r>
              <w:rPr>
                <w:sz w:val="18"/>
                <w:szCs w:val="18"/>
              </w:rPr>
              <w:t xml:space="preserve">the </w:t>
            </w:r>
            <w:r w:rsidR="000852D1">
              <w:rPr>
                <w:sz w:val="18"/>
                <w:szCs w:val="18"/>
              </w:rPr>
              <w:t>process model</w:t>
            </w:r>
            <w:r>
              <w:rPr>
                <w:sz w:val="18"/>
                <w:szCs w:val="18"/>
              </w:rPr>
              <w:t xml:space="preserve"> invokes </w:t>
            </w:r>
            <w:proofErr w:type="spellStart"/>
            <w:r w:rsidR="00B014F8">
              <w:rPr>
                <w:sz w:val="18"/>
                <w:szCs w:val="18"/>
              </w:rPr>
              <w:t>OnTheFly</w:t>
            </w:r>
            <w:proofErr w:type="spellEnd"/>
            <w:r w:rsidR="00B014F8">
              <w:rPr>
                <w:sz w:val="18"/>
                <w:szCs w:val="18"/>
              </w:rPr>
              <w:t xml:space="preserve"> Step Results</w:t>
            </w:r>
            <w:del w:id="254" w:author="Jed Beach" w:date="2012-05-14T11:25:00Z">
              <w:r w:rsidR="00B014F8" w:rsidDel="00C86356">
                <w:rPr>
                  <w:sz w:val="18"/>
                  <w:szCs w:val="18"/>
                </w:rPr>
                <w:delText xml:space="preserve"> </w:delText>
              </w:r>
            </w:del>
            <w:r w:rsidR="00B014F8">
              <w:rPr>
                <w:sz w:val="18"/>
                <w:szCs w:val="18"/>
              </w:rPr>
              <w:t xml:space="preserve">, do not change the settings such that </w:t>
            </w:r>
            <w:r>
              <w:rPr>
                <w:sz w:val="18"/>
                <w:szCs w:val="18"/>
              </w:rPr>
              <w:t xml:space="preserve">the </w:t>
            </w:r>
            <w:r w:rsidR="000852D1">
              <w:rPr>
                <w:sz w:val="18"/>
                <w:szCs w:val="18"/>
              </w:rPr>
              <w:t>process model</w:t>
            </w:r>
            <w:r>
              <w:rPr>
                <w:sz w:val="18"/>
                <w:szCs w:val="18"/>
              </w:rPr>
              <w:t xml:space="preserve"> calls the entry point</w:t>
            </w:r>
            <w:r w:rsidR="00B014F8">
              <w:rPr>
                <w:sz w:val="18"/>
                <w:szCs w:val="18"/>
              </w:rPr>
              <w:t xml:space="preserve"> less frequently or under fewer conditions or you </w:t>
            </w:r>
            <w:r w:rsidR="00235190">
              <w:rPr>
                <w:sz w:val="18"/>
                <w:szCs w:val="18"/>
              </w:rPr>
              <w:t>might</w:t>
            </w:r>
            <w:r w:rsidR="00B014F8">
              <w:rPr>
                <w:sz w:val="18"/>
                <w:szCs w:val="18"/>
              </w:rPr>
              <w:t xml:space="preserve"> violate the </w:t>
            </w:r>
            <w:r w:rsidR="001C7990">
              <w:rPr>
                <w:sz w:val="18"/>
                <w:szCs w:val="18"/>
              </w:rPr>
              <w:t xml:space="preserve">conditions </w:t>
            </w:r>
            <w:r>
              <w:rPr>
                <w:sz w:val="18"/>
                <w:szCs w:val="18"/>
              </w:rPr>
              <w:t xml:space="preserve">another plug-in instance </w:t>
            </w:r>
            <w:r w:rsidR="001C7990">
              <w:rPr>
                <w:sz w:val="18"/>
                <w:szCs w:val="18"/>
              </w:rPr>
              <w:t>set</w:t>
            </w:r>
            <w:r>
              <w:rPr>
                <w:sz w:val="18"/>
                <w:szCs w:val="18"/>
              </w:rPr>
              <w:t>s</w:t>
            </w:r>
            <w:r w:rsidR="00E0621A">
              <w:rPr>
                <w:sz w:val="18"/>
                <w:szCs w:val="18"/>
              </w:rPr>
              <w:t xml:space="preserve"> and expect</w:t>
            </w:r>
            <w:r>
              <w:rPr>
                <w:sz w:val="18"/>
                <w:szCs w:val="18"/>
              </w:rPr>
              <w:t>s</w:t>
            </w:r>
            <w:r w:rsidR="00B014F8">
              <w:rPr>
                <w:sz w:val="18"/>
                <w:szCs w:val="18"/>
              </w:rPr>
              <w:t>.</w:t>
            </w:r>
          </w:p>
        </w:tc>
      </w:tr>
      <w:tr w:rsidR="00D437DB" w:rsidRPr="00FC30C5" w:rsidTr="00C454AC">
        <w:trPr>
          <w:cantSplit/>
        </w:trPr>
        <w:tc>
          <w:tcPr>
            <w:tcW w:w="2178" w:type="dxa"/>
          </w:tcPr>
          <w:p w:rsidR="00D437DB" w:rsidRDefault="00D437DB" w:rsidP="000215EF">
            <w:pPr>
              <w:rPr>
                <w:sz w:val="18"/>
                <w:szCs w:val="18"/>
              </w:rPr>
            </w:pPr>
            <w:r>
              <w:rPr>
                <w:sz w:val="18"/>
                <w:szCs w:val="18"/>
              </w:rPr>
              <w:lastRenderedPageBreak/>
              <w:t>ContinueTesting</w:t>
            </w:r>
          </w:p>
        </w:tc>
        <w:tc>
          <w:tcPr>
            <w:tcW w:w="2430" w:type="dxa"/>
          </w:tcPr>
          <w:p w:rsidR="00D437DB" w:rsidRDefault="00D437DB" w:rsidP="000215EF">
            <w:pPr>
              <w:rPr>
                <w:sz w:val="18"/>
                <w:szCs w:val="18"/>
              </w:rPr>
            </w:pPr>
            <w:r>
              <w:rPr>
                <w:sz w:val="18"/>
                <w:szCs w:val="18"/>
              </w:rPr>
              <w:t>Boolean (output)</w:t>
            </w:r>
          </w:p>
        </w:tc>
        <w:tc>
          <w:tcPr>
            <w:tcW w:w="2340" w:type="dxa"/>
          </w:tcPr>
          <w:p w:rsidR="00D437DB" w:rsidRDefault="00D437DB" w:rsidP="000215EF">
            <w:pPr>
              <w:rPr>
                <w:sz w:val="18"/>
                <w:szCs w:val="18"/>
              </w:rPr>
            </w:pPr>
            <w:r>
              <w:rPr>
                <w:sz w:val="18"/>
                <w:szCs w:val="18"/>
              </w:rPr>
              <w:t>Pre Batch</w:t>
            </w:r>
          </w:p>
          <w:p w:rsidR="00D437DB" w:rsidRPr="00FC30C5" w:rsidRDefault="00D437DB" w:rsidP="000215EF">
            <w:pPr>
              <w:rPr>
                <w:sz w:val="18"/>
                <w:szCs w:val="18"/>
              </w:rPr>
            </w:pPr>
            <w:r>
              <w:rPr>
                <w:sz w:val="18"/>
                <w:szCs w:val="18"/>
              </w:rPr>
              <w:t>Pre UUT</w:t>
            </w:r>
          </w:p>
        </w:tc>
        <w:tc>
          <w:tcPr>
            <w:tcW w:w="3150" w:type="dxa"/>
          </w:tcPr>
          <w:p w:rsidR="00D437DB" w:rsidRDefault="00D437DB" w:rsidP="00D437DB">
            <w:pPr>
              <w:rPr>
                <w:sz w:val="18"/>
                <w:szCs w:val="18"/>
              </w:rPr>
            </w:pPr>
            <w:commentRangeStart w:id="255"/>
            <w:r w:rsidRPr="00D437DB">
              <w:rPr>
                <w:sz w:val="18"/>
                <w:szCs w:val="18"/>
              </w:rPr>
              <w:t xml:space="preserve">If </w:t>
            </w:r>
            <w:r w:rsidR="00C13CF5">
              <w:rPr>
                <w:sz w:val="18"/>
                <w:szCs w:val="18"/>
              </w:rPr>
              <w:t>this parameter</w:t>
            </w:r>
            <w:r w:rsidR="00C13CF5" w:rsidRPr="00D437DB">
              <w:rPr>
                <w:sz w:val="18"/>
                <w:szCs w:val="18"/>
              </w:rPr>
              <w:t xml:space="preserve"> </w:t>
            </w:r>
            <w:r w:rsidRPr="00D437DB">
              <w:rPr>
                <w:sz w:val="18"/>
                <w:szCs w:val="18"/>
              </w:rPr>
              <w:t xml:space="preserve">is False after the </w:t>
            </w:r>
            <w:r w:rsidR="00C13CF5">
              <w:rPr>
                <w:sz w:val="18"/>
                <w:szCs w:val="18"/>
              </w:rPr>
              <w:t xml:space="preserve">process </w:t>
            </w:r>
            <w:r w:rsidRPr="00D437DB">
              <w:rPr>
                <w:sz w:val="18"/>
                <w:szCs w:val="18"/>
              </w:rPr>
              <w:t xml:space="preserve">model calls </w:t>
            </w:r>
            <w:r w:rsidR="00C13CF5">
              <w:rPr>
                <w:sz w:val="18"/>
                <w:szCs w:val="18"/>
              </w:rPr>
              <w:t xml:space="preserve">the </w:t>
            </w:r>
            <w:r w:rsidRPr="00D437DB">
              <w:rPr>
                <w:sz w:val="18"/>
                <w:szCs w:val="18"/>
              </w:rPr>
              <w:t xml:space="preserve">Pre UUT </w:t>
            </w:r>
            <w:r w:rsidR="00C13CF5">
              <w:rPr>
                <w:sz w:val="18"/>
                <w:szCs w:val="18"/>
              </w:rPr>
              <w:t xml:space="preserve">entry point </w:t>
            </w:r>
            <w:r w:rsidRPr="00D437DB">
              <w:rPr>
                <w:sz w:val="18"/>
                <w:szCs w:val="18"/>
              </w:rPr>
              <w:t xml:space="preserve">for every plug-in, the </w:t>
            </w:r>
            <w:r w:rsidR="00C13CF5">
              <w:rPr>
                <w:sz w:val="18"/>
                <w:szCs w:val="18"/>
              </w:rPr>
              <w:t xml:space="preserve">process </w:t>
            </w:r>
            <w:r w:rsidRPr="00D437DB">
              <w:rPr>
                <w:sz w:val="18"/>
                <w:szCs w:val="18"/>
              </w:rPr>
              <w:t xml:space="preserve">model exits the UUT loop without calling </w:t>
            </w:r>
            <w:r w:rsidR="00C13CF5">
              <w:rPr>
                <w:sz w:val="18"/>
                <w:szCs w:val="18"/>
              </w:rPr>
              <w:t xml:space="preserve">the </w:t>
            </w:r>
            <w:r w:rsidRPr="00D437DB">
              <w:rPr>
                <w:sz w:val="18"/>
                <w:szCs w:val="18"/>
              </w:rPr>
              <w:t>UUT Start, UUT Done, or Post UUT</w:t>
            </w:r>
            <w:r w:rsidR="00C13CF5">
              <w:rPr>
                <w:sz w:val="18"/>
                <w:szCs w:val="18"/>
              </w:rPr>
              <w:t xml:space="preserve"> entry points</w:t>
            </w:r>
            <w:r w:rsidRPr="00D437DB">
              <w:rPr>
                <w:sz w:val="18"/>
                <w:szCs w:val="18"/>
              </w:rPr>
              <w:t>.</w:t>
            </w:r>
          </w:p>
          <w:p w:rsidR="00D437DB" w:rsidRDefault="00D437DB" w:rsidP="00D437DB">
            <w:pPr>
              <w:rPr>
                <w:sz w:val="18"/>
                <w:szCs w:val="18"/>
              </w:rPr>
            </w:pPr>
          </w:p>
          <w:p w:rsidR="0058530F" w:rsidRDefault="00D437DB" w:rsidP="00C13CF5">
            <w:pPr>
              <w:rPr>
                <w:sz w:val="18"/>
                <w:szCs w:val="18"/>
              </w:rPr>
            </w:pPr>
            <w:r w:rsidRPr="00D437DB">
              <w:rPr>
                <w:sz w:val="18"/>
                <w:szCs w:val="18"/>
              </w:rPr>
              <w:t xml:space="preserve">If </w:t>
            </w:r>
            <w:r w:rsidR="00C13CF5">
              <w:rPr>
                <w:sz w:val="18"/>
                <w:szCs w:val="18"/>
              </w:rPr>
              <w:t>this parameter</w:t>
            </w:r>
            <w:r w:rsidR="00C13CF5" w:rsidRPr="00D437DB">
              <w:rPr>
                <w:sz w:val="18"/>
                <w:szCs w:val="18"/>
              </w:rPr>
              <w:t xml:space="preserve"> </w:t>
            </w:r>
            <w:r w:rsidRPr="00D437DB">
              <w:rPr>
                <w:sz w:val="18"/>
                <w:szCs w:val="18"/>
              </w:rPr>
              <w:t xml:space="preserve">is False after the </w:t>
            </w:r>
            <w:r>
              <w:rPr>
                <w:sz w:val="18"/>
                <w:szCs w:val="18"/>
              </w:rPr>
              <w:t xml:space="preserve">Batch </w:t>
            </w:r>
            <w:r w:rsidRPr="00D437DB">
              <w:rPr>
                <w:sz w:val="18"/>
                <w:szCs w:val="18"/>
              </w:rPr>
              <w:t xml:space="preserve">model calls </w:t>
            </w:r>
            <w:r w:rsidR="00C13CF5">
              <w:rPr>
                <w:sz w:val="18"/>
                <w:szCs w:val="18"/>
              </w:rPr>
              <w:t xml:space="preserve">the </w:t>
            </w:r>
            <w:r w:rsidRPr="00D437DB">
              <w:rPr>
                <w:sz w:val="18"/>
                <w:szCs w:val="18"/>
              </w:rPr>
              <w:t xml:space="preserve">Pre </w:t>
            </w:r>
            <w:r>
              <w:rPr>
                <w:sz w:val="18"/>
                <w:szCs w:val="18"/>
              </w:rPr>
              <w:t>Batch</w:t>
            </w:r>
            <w:r w:rsidRPr="00D437DB">
              <w:rPr>
                <w:sz w:val="18"/>
                <w:szCs w:val="18"/>
              </w:rPr>
              <w:t xml:space="preserve"> </w:t>
            </w:r>
            <w:r w:rsidR="00C13CF5">
              <w:rPr>
                <w:sz w:val="18"/>
                <w:szCs w:val="18"/>
              </w:rPr>
              <w:t xml:space="preserve">entry point </w:t>
            </w:r>
            <w:r w:rsidRPr="00D437DB">
              <w:rPr>
                <w:sz w:val="18"/>
                <w:szCs w:val="18"/>
              </w:rPr>
              <w:t xml:space="preserve">for every plug-in, the </w:t>
            </w:r>
            <w:r w:rsidR="00C13CF5">
              <w:rPr>
                <w:sz w:val="18"/>
                <w:szCs w:val="18"/>
              </w:rPr>
              <w:t xml:space="preserve">Batch Process </w:t>
            </w:r>
            <w:r w:rsidRPr="00D437DB">
              <w:rPr>
                <w:sz w:val="18"/>
                <w:szCs w:val="18"/>
              </w:rPr>
              <w:t xml:space="preserve">model exits the </w:t>
            </w:r>
            <w:r w:rsidR="00C13CF5">
              <w:rPr>
                <w:sz w:val="18"/>
                <w:szCs w:val="18"/>
              </w:rPr>
              <w:t>batch</w:t>
            </w:r>
            <w:r w:rsidR="00C13CF5" w:rsidRPr="00D437DB">
              <w:rPr>
                <w:sz w:val="18"/>
                <w:szCs w:val="18"/>
              </w:rPr>
              <w:t xml:space="preserve"> </w:t>
            </w:r>
            <w:r w:rsidRPr="00D437DB">
              <w:rPr>
                <w:sz w:val="18"/>
                <w:szCs w:val="18"/>
              </w:rPr>
              <w:t xml:space="preserve">loop without calling </w:t>
            </w:r>
            <w:r w:rsidR="00C13CF5">
              <w:rPr>
                <w:sz w:val="18"/>
                <w:szCs w:val="18"/>
              </w:rPr>
              <w:t xml:space="preserve">the </w:t>
            </w:r>
            <w:r>
              <w:rPr>
                <w:sz w:val="18"/>
                <w:szCs w:val="18"/>
              </w:rPr>
              <w:t>Batch</w:t>
            </w:r>
            <w:r w:rsidRPr="00D437DB">
              <w:rPr>
                <w:sz w:val="18"/>
                <w:szCs w:val="18"/>
              </w:rPr>
              <w:t xml:space="preserve"> Start, </w:t>
            </w:r>
            <w:r>
              <w:rPr>
                <w:sz w:val="18"/>
                <w:szCs w:val="18"/>
              </w:rPr>
              <w:t>Batch</w:t>
            </w:r>
            <w:r w:rsidRPr="00D437DB">
              <w:rPr>
                <w:sz w:val="18"/>
                <w:szCs w:val="18"/>
              </w:rPr>
              <w:t xml:space="preserve"> Done, or Post </w:t>
            </w:r>
            <w:r>
              <w:rPr>
                <w:sz w:val="18"/>
                <w:szCs w:val="18"/>
              </w:rPr>
              <w:t>Batch</w:t>
            </w:r>
            <w:r w:rsidR="00C13CF5">
              <w:rPr>
                <w:sz w:val="18"/>
                <w:szCs w:val="18"/>
              </w:rPr>
              <w:t xml:space="preserve"> entry points</w:t>
            </w:r>
            <w:r w:rsidRPr="00D437DB">
              <w:rPr>
                <w:sz w:val="18"/>
                <w:szCs w:val="18"/>
              </w:rPr>
              <w:t>.</w:t>
            </w:r>
            <w:commentRangeEnd w:id="255"/>
            <w:r w:rsidR="00C86356">
              <w:rPr>
                <w:rStyle w:val="CommentReference"/>
              </w:rPr>
              <w:commentReference w:id="255"/>
            </w:r>
          </w:p>
        </w:tc>
      </w:tr>
      <w:tr w:rsidR="00375E17" w:rsidRPr="00FC30C5" w:rsidTr="00C454AC">
        <w:trPr>
          <w:cantSplit/>
        </w:trPr>
        <w:tc>
          <w:tcPr>
            <w:tcW w:w="2178" w:type="dxa"/>
          </w:tcPr>
          <w:p w:rsidR="00375E17" w:rsidRPr="00FC30C5" w:rsidRDefault="00375E17" w:rsidP="000215EF">
            <w:pPr>
              <w:rPr>
                <w:sz w:val="18"/>
                <w:szCs w:val="18"/>
              </w:rPr>
            </w:pPr>
            <w:r w:rsidRPr="00FC30C5">
              <w:rPr>
                <w:bCs/>
                <w:sz w:val="18"/>
                <w:szCs w:val="18"/>
              </w:rPr>
              <w:t>MainSequenceResult</w:t>
            </w:r>
          </w:p>
        </w:tc>
        <w:tc>
          <w:tcPr>
            <w:tcW w:w="2430" w:type="dxa"/>
          </w:tcPr>
          <w:p w:rsidR="00375E17" w:rsidRPr="00FC30C5" w:rsidRDefault="00375E17" w:rsidP="000215EF">
            <w:pPr>
              <w:rPr>
                <w:sz w:val="18"/>
                <w:szCs w:val="18"/>
              </w:rPr>
            </w:pPr>
            <w:r w:rsidRPr="00FC30C5">
              <w:rPr>
                <w:bCs/>
                <w:sz w:val="18"/>
                <w:szCs w:val="18"/>
              </w:rPr>
              <w:t>Reference</w:t>
            </w:r>
          </w:p>
        </w:tc>
        <w:tc>
          <w:tcPr>
            <w:tcW w:w="2340" w:type="dxa"/>
          </w:tcPr>
          <w:p w:rsidR="00803709" w:rsidRDefault="00375E17" w:rsidP="000215EF">
            <w:pPr>
              <w:rPr>
                <w:sz w:val="18"/>
                <w:szCs w:val="18"/>
              </w:rPr>
            </w:pPr>
            <w:r w:rsidRPr="00FC30C5">
              <w:rPr>
                <w:sz w:val="18"/>
                <w:szCs w:val="18"/>
              </w:rPr>
              <w:t>Post UUT</w:t>
            </w:r>
          </w:p>
          <w:p w:rsidR="00375E17" w:rsidRDefault="00803709" w:rsidP="000215EF">
            <w:pPr>
              <w:rPr>
                <w:sz w:val="18"/>
                <w:szCs w:val="18"/>
              </w:rPr>
            </w:pPr>
            <w:r>
              <w:rPr>
                <w:sz w:val="18"/>
                <w:szCs w:val="18"/>
              </w:rPr>
              <w:t>UUT Done</w:t>
            </w:r>
            <w:r w:rsidR="00375E17" w:rsidRPr="00FC30C5">
              <w:rPr>
                <w:sz w:val="18"/>
                <w:szCs w:val="18"/>
              </w:rPr>
              <w:br/>
              <w:t>Post Batch</w:t>
            </w:r>
          </w:p>
          <w:p w:rsidR="00803709" w:rsidRPr="00FC30C5" w:rsidRDefault="00803709" w:rsidP="000215EF">
            <w:pPr>
              <w:rPr>
                <w:sz w:val="18"/>
                <w:szCs w:val="18"/>
              </w:rPr>
            </w:pPr>
            <w:r>
              <w:rPr>
                <w:sz w:val="18"/>
                <w:szCs w:val="18"/>
              </w:rPr>
              <w:t>Batch Done</w:t>
            </w:r>
          </w:p>
        </w:tc>
        <w:tc>
          <w:tcPr>
            <w:tcW w:w="3150" w:type="dxa"/>
          </w:tcPr>
          <w:p w:rsidR="00375E17" w:rsidRPr="00FC30C5" w:rsidRDefault="00375E17" w:rsidP="007B01E5">
            <w:pPr>
              <w:rPr>
                <w:sz w:val="18"/>
                <w:szCs w:val="18"/>
              </w:rPr>
            </w:pPr>
            <w:proofErr w:type="gramStart"/>
            <w:r w:rsidRPr="00FC30C5">
              <w:rPr>
                <w:sz w:val="18"/>
                <w:szCs w:val="18"/>
              </w:rPr>
              <w:t xml:space="preserve">A reference to the result </w:t>
            </w:r>
            <w:commentRangeStart w:id="256"/>
            <w:r w:rsidRPr="00FC30C5">
              <w:rPr>
                <w:sz w:val="18"/>
                <w:szCs w:val="18"/>
              </w:rPr>
              <w:t>of the</w:t>
            </w:r>
            <w:commentRangeEnd w:id="256"/>
            <w:r w:rsidR="00975B74">
              <w:rPr>
                <w:rStyle w:val="CommentReference"/>
              </w:rPr>
              <w:commentReference w:id="256"/>
            </w:r>
            <w:r w:rsidRPr="00FC30C5">
              <w:rPr>
                <w:sz w:val="18"/>
                <w:szCs w:val="18"/>
              </w:rPr>
              <w:t xml:space="preserve"> process model call</w:t>
            </w:r>
            <w:proofErr w:type="gramEnd"/>
            <w:r w:rsidRPr="00FC30C5">
              <w:rPr>
                <w:sz w:val="18"/>
                <w:szCs w:val="18"/>
              </w:rPr>
              <w:t xml:space="preserve"> to the MainSequence callback in the client file. The results of the client file main sequence are located </w:t>
            </w:r>
            <w:r>
              <w:rPr>
                <w:sz w:val="18"/>
                <w:szCs w:val="18"/>
              </w:rPr>
              <w:t>in the</w:t>
            </w:r>
            <w:r w:rsidRPr="00FC30C5">
              <w:rPr>
                <w:sz w:val="18"/>
                <w:szCs w:val="18"/>
              </w:rPr>
              <w:t xml:space="preserve"> </w:t>
            </w:r>
            <w:r w:rsidRPr="001637DD">
              <w:rPr>
                <w:rStyle w:val="Monospace-8pt"/>
              </w:rPr>
              <w:t>MainSequenceResult.TS.</w:t>
            </w:r>
            <w:r w:rsidR="0078328F">
              <w:rPr>
                <w:rStyle w:val="Monospace-8pt"/>
              </w:rPr>
              <w:br/>
            </w:r>
            <w:r w:rsidRPr="001637DD">
              <w:rPr>
                <w:rStyle w:val="Monospace-8pt"/>
              </w:rPr>
              <w:t>SequenceCall.ResultList</w:t>
            </w:r>
            <w:r>
              <w:rPr>
                <w:sz w:val="18"/>
                <w:szCs w:val="18"/>
              </w:rPr>
              <w:t xml:space="preserve"> property</w:t>
            </w:r>
            <w:r w:rsidRPr="00FC30C5">
              <w:rPr>
                <w:sz w:val="18"/>
                <w:szCs w:val="18"/>
              </w:rPr>
              <w:t>.</w:t>
            </w:r>
            <w:commentRangeStart w:id="257"/>
            <w:r w:rsidRPr="00FC30C5">
              <w:rPr>
                <w:sz w:val="18"/>
                <w:szCs w:val="18"/>
              </w:rPr>
              <w:t xml:space="preserve"> TestStand </w:t>
            </w:r>
            <w:r w:rsidR="00A56331">
              <w:rPr>
                <w:sz w:val="18"/>
                <w:szCs w:val="18"/>
              </w:rPr>
              <w:t xml:space="preserve">passes </w:t>
            </w:r>
            <w:r w:rsidR="000C1A21" w:rsidRPr="000C1A21">
              <w:rPr>
                <w:rFonts w:ascii="Courier New" w:hAnsi="Courier New" w:cs="Courier New"/>
                <w:sz w:val="18"/>
                <w:szCs w:val="18"/>
              </w:rPr>
              <w:t>Nothing</w:t>
            </w:r>
            <w:r w:rsidR="00A56331">
              <w:rPr>
                <w:sz w:val="18"/>
                <w:szCs w:val="18"/>
              </w:rPr>
              <w:t xml:space="preserve"> to this parameter </w:t>
            </w:r>
            <w:r w:rsidR="004E3D00">
              <w:rPr>
                <w:sz w:val="18"/>
                <w:szCs w:val="18"/>
              </w:rPr>
              <w:t>for</w:t>
            </w:r>
            <w:r w:rsidR="00A56331">
              <w:rPr>
                <w:sz w:val="18"/>
                <w:szCs w:val="18"/>
              </w:rPr>
              <w:t xml:space="preserve"> </w:t>
            </w:r>
            <w:r>
              <w:rPr>
                <w:sz w:val="18"/>
                <w:szCs w:val="18"/>
              </w:rPr>
              <w:t xml:space="preserve">the </w:t>
            </w:r>
            <w:r w:rsidR="00A56331">
              <w:rPr>
                <w:sz w:val="18"/>
                <w:szCs w:val="18"/>
              </w:rPr>
              <w:t xml:space="preserve">Batch Done and </w:t>
            </w:r>
            <w:r w:rsidRPr="00FC30C5">
              <w:rPr>
                <w:sz w:val="18"/>
                <w:szCs w:val="18"/>
              </w:rPr>
              <w:t>Post Batch</w:t>
            </w:r>
            <w:r>
              <w:rPr>
                <w:sz w:val="18"/>
                <w:szCs w:val="18"/>
              </w:rPr>
              <w:t xml:space="preserve"> entry point</w:t>
            </w:r>
            <w:r w:rsidR="00A56331">
              <w:rPr>
                <w:sz w:val="18"/>
                <w:szCs w:val="18"/>
              </w:rPr>
              <w:t>s</w:t>
            </w:r>
            <w:r w:rsidRPr="00FC30C5">
              <w:rPr>
                <w:sz w:val="18"/>
                <w:szCs w:val="18"/>
              </w:rPr>
              <w:t xml:space="preserve">. </w:t>
            </w:r>
            <w:commentRangeEnd w:id="257"/>
            <w:r w:rsidR="00C86356">
              <w:rPr>
                <w:rStyle w:val="CommentReference"/>
              </w:rPr>
              <w:commentReference w:id="257"/>
            </w:r>
          </w:p>
        </w:tc>
      </w:tr>
      <w:tr w:rsidR="00375E17" w:rsidRPr="00FC30C5" w:rsidTr="00C454AC">
        <w:trPr>
          <w:cantSplit/>
        </w:trPr>
        <w:tc>
          <w:tcPr>
            <w:tcW w:w="2178" w:type="dxa"/>
          </w:tcPr>
          <w:p w:rsidR="00375E17" w:rsidRPr="00FC30C5" w:rsidRDefault="00375E17" w:rsidP="000215EF">
            <w:pPr>
              <w:rPr>
                <w:sz w:val="18"/>
                <w:szCs w:val="18"/>
              </w:rPr>
            </w:pPr>
            <w:r w:rsidRPr="00FC30C5">
              <w:rPr>
                <w:bCs/>
                <w:sz w:val="18"/>
                <w:szCs w:val="18"/>
              </w:rPr>
              <w:t>ModelData</w:t>
            </w:r>
          </w:p>
        </w:tc>
        <w:tc>
          <w:tcPr>
            <w:tcW w:w="2430" w:type="dxa"/>
          </w:tcPr>
          <w:p w:rsidR="00375E17" w:rsidRPr="00FC30C5" w:rsidRDefault="00375E17" w:rsidP="000215EF">
            <w:pPr>
              <w:rPr>
                <w:sz w:val="18"/>
                <w:szCs w:val="18"/>
              </w:rPr>
            </w:pPr>
            <w:r w:rsidRPr="00FC30C5">
              <w:rPr>
                <w:bCs/>
                <w:sz w:val="18"/>
                <w:szCs w:val="18"/>
              </w:rPr>
              <w:t>Container</w:t>
            </w:r>
            <w:r w:rsidRPr="00FC30C5">
              <w:rPr>
                <w:bCs/>
                <w:sz w:val="18"/>
                <w:szCs w:val="18"/>
              </w:rPr>
              <w:br/>
            </w:r>
            <w:r w:rsidRPr="00FC30C5">
              <w:rPr>
                <w:bCs/>
                <w:sz w:val="18"/>
                <w:szCs w:val="18"/>
              </w:rPr>
              <w:br/>
            </w:r>
            <w:r w:rsidRPr="00FC30C5">
              <w:rPr>
                <w:sz w:val="18"/>
                <w:szCs w:val="18"/>
              </w:rPr>
              <w:t>The actual data type varies at run time depending on the process model. For built-in process models, the data type can be NI_SequentialModelData, NI_ParallelModelData2, or NI_BatchModelData2.</w:t>
            </w:r>
          </w:p>
        </w:tc>
        <w:tc>
          <w:tcPr>
            <w:tcW w:w="2340" w:type="dxa"/>
          </w:tcPr>
          <w:p w:rsidR="00803709" w:rsidRDefault="00375E17" w:rsidP="00803709">
            <w:pPr>
              <w:rPr>
                <w:sz w:val="18"/>
                <w:szCs w:val="18"/>
              </w:rPr>
            </w:pPr>
            <w:r w:rsidRPr="00FC30C5">
              <w:rPr>
                <w:sz w:val="18"/>
                <w:szCs w:val="18"/>
              </w:rPr>
              <w:t>Begin</w:t>
            </w:r>
            <w:r w:rsidRPr="00FC30C5">
              <w:rPr>
                <w:sz w:val="18"/>
                <w:szCs w:val="18"/>
              </w:rPr>
              <w:br/>
            </w:r>
            <w:r w:rsidR="00803709">
              <w:rPr>
                <w:sz w:val="18"/>
                <w:szCs w:val="18"/>
              </w:rPr>
              <w:t>Pre Batch</w:t>
            </w:r>
          </w:p>
          <w:p w:rsidR="00803709" w:rsidRDefault="00803709" w:rsidP="00803709">
            <w:pPr>
              <w:rPr>
                <w:sz w:val="18"/>
                <w:szCs w:val="18"/>
              </w:rPr>
            </w:pPr>
            <w:r w:rsidRPr="00FC30C5">
              <w:rPr>
                <w:sz w:val="18"/>
                <w:szCs w:val="18"/>
              </w:rPr>
              <w:t>Pre UUT</w:t>
            </w:r>
            <w:r w:rsidRPr="00FC30C5">
              <w:rPr>
                <w:sz w:val="18"/>
                <w:szCs w:val="18"/>
              </w:rPr>
              <w:br/>
            </w:r>
            <w:r>
              <w:rPr>
                <w:sz w:val="18"/>
                <w:szCs w:val="18"/>
              </w:rPr>
              <w:t>Batch Start</w:t>
            </w:r>
          </w:p>
          <w:p w:rsidR="00803709" w:rsidRDefault="00803709" w:rsidP="00803709">
            <w:pPr>
              <w:rPr>
                <w:sz w:val="18"/>
                <w:szCs w:val="18"/>
              </w:rPr>
            </w:pPr>
            <w:r>
              <w:rPr>
                <w:sz w:val="18"/>
                <w:szCs w:val="18"/>
              </w:rPr>
              <w:t>UUT Start</w:t>
            </w:r>
          </w:p>
          <w:p w:rsidR="00803709" w:rsidRDefault="00803709" w:rsidP="00803709">
            <w:pPr>
              <w:rPr>
                <w:sz w:val="18"/>
                <w:szCs w:val="18"/>
              </w:rPr>
            </w:pPr>
            <w:r w:rsidRPr="00FC30C5">
              <w:rPr>
                <w:sz w:val="18"/>
                <w:szCs w:val="18"/>
              </w:rPr>
              <w:t>OnTheFly Step Results</w:t>
            </w:r>
          </w:p>
          <w:p w:rsidR="00803709" w:rsidRDefault="00803709" w:rsidP="00803709">
            <w:pPr>
              <w:rPr>
                <w:sz w:val="18"/>
                <w:szCs w:val="18"/>
              </w:rPr>
            </w:pPr>
            <w:r>
              <w:rPr>
                <w:sz w:val="18"/>
                <w:szCs w:val="18"/>
              </w:rPr>
              <w:t>UUT Done</w:t>
            </w:r>
          </w:p>
          <w:p w:rsidR="00803709" w:rsidRDefault="00803709" w:rsidP="00803709">
            <w:pPr>
              <w:rPr>
                <w:sz w:val="18"/>
                <w:szCs w:val="18"/>
              </w:rPr>
            </w:pPr>
            <w:r>
              <w:rPr>
                <w:sz w:val="18"/>
                <w:szCs w:val="18"/>
              </w:rPr>
              <w:t>Batch Done</w:t>
            </w:r>
            <w:r w:rsidRPr="00FC30C5">
              <w:rPr>
                <w:sz w:val="18"/>
                <w:szCs w:val="18"/>
              </w:rPr>
              <w:br/>
              <w:t>Post UUT</w:t>
            </w:r>
          </w:p>
          <w:p w:rsidR="00803709" w:rsidRPr="00FC30C5" w:rsidRDefault="00375E17" w:rsidP="00803709">
            <w:pPr>
              <w:rPr>
                <w:sz w:val="18"/>
                <w:szCs w:val="18"/>
              </w:rPr>
            </w:pPr>
            <w:r w:rsidRPr="00FC30C5">
              <w:rPr>
                <w:sz w:val="18"/>
                <w:szCs w:val="18"/>
              </w:rPr>
              <w:t>Post Batch</w:t>
            </w:r>
            <w:r w:rsidRPr="00FC30C5">
              <w:rPr>
                <w:sz w:val="18"/>
                <w:szCs w:val="18"/>
              </w:rPr>
              <w:br/>
            </w:r>
            <w:r w:rsidR="00803709" w:rsidRPr="00FC30C5">
              <w:rPr>
                <w:sz w:val="18"/>
                <w:szCs w:val="18"/>
              </w:rPr>
              <w:t>End</w:t>
            </w:r>
            <w:r w:rsidR="00803709" w:rsidRPr="00FC30C5">
              <w:rPr>
                <w:sz w:val="18"/>
                <w:szCs w:val="18"/>
              </w:rPr>
              <w:br/>
            </w:r>
          </w:p>
        </w:tc>
        <w:tc>
          <w:tcPr>
            <w:tcW w:w="3150" w:type="dxa"/>
          </w:tcPr>
          <w:p w:rsidR="00375E17" w:rsidRPr="00FC30C5" w:rsidRDefault="00375E17" w:rsidP="000215EF">
            <w:pPr>
              <w:rPr>
                <w:sz w:val="18"/>
                <w:szCs w:val="18"/>
              </w:rPr>
            </w:pPr>
            <w:r w:rsidRPr="00FC30C5">
              <w:rPr>
                <w:sz w:val="18"/>
                <w:szCs w:val="18"/>
              </w:rPr>
              <w:t xml:space="preserve">Contains model-specific information, such as the </w:t>
            </w:r>
            <w:r w:rsidRPr="001637DD">
              <w:rPr>
                <w:rStyle w:val="Monospace-8pt"/>
              </w:rPr>
              <w:t>ModelOptions</w:t>
            </w:r>
            <w:r w:rsidRPr="00FC30C5">
              <w:rPr>
                <w:sz w:val="18"/>
                <w:szCs w:val="18"/>
              </w:rPr>
              <w:t xml:space="preserve"> property.</w:t>
            </w:r>
            <w:r w:rsidRPr="00FC30C5">
              <w:rPr>
                <w:sz w:val="18"/>
                <w:szCs w:val="18"/>
              </w:rPr>
              <w:br/>
            </w:r>
            <w:r w:rsidRPr="00FC30C5">
              <w:rPr>
                <w:sz w:val="18"/>
                <w:szCs w:val="18"/>
              </w:rPr>
              <w:br/>
            </w:r>
          </w:p>
          <w:p w:rsidR="00375E17" w:rsidRPr="00FC30C5" w:rsidRDefault="00375E17" w:rsidP="000215EF">
            <w:pPr>
              <w:rPr>
                <w:sz w:val="18"/>
                <w:szCs w:val="18"/>
              </w:rPr>
            </w:pPr>
          </w:p>
          <w:p w:rsidR="00375E17" w:rsidRPr="00FC30C5" w:rsidRDefault="00375E17" w:rsidP="000215EF">
            <w:pPr>
              <w:rPr>
                <w:sz w:val="18"/>
                <w:szCs w:val="18"/>
              </w:rPr>
            </w:pPr>
          </w:p>
        </w:tc>
      </w:tr>
      <w:tr w:rsidR="00375E17" w:rsidTr="00C454AC">
        <w:trPr>
          <w:cantSplit/>
        </w:trPr>
        <w:tc>
          <w:tcPr>
            <w:tcW w:w="2178" w:type="dxa"/>
          </w:tcPr>
          <w:p w:rsidR="00375E17" w:rsidRPr="00FC30C5" w:rsidRDefault="00375E17" w:rsidP="00B25457">
            <w:pPr>
              <w:rPr>
                <w:sz w:val="18"/>
                <w:szCs w:val="18"/>
              </w:rPr>
            </w:pPr>
            <w:r w:rsidRPr="00FC30C5">
              <w:rPr>
                <w:sz w:val="18"/>
                <w:szCs w:val="18"/>
              </w:rPr>
              <w:t>ModelPlugin</w:t>
            </w:r>
          </w:p>
        </w:tc>
        <w:tc>
          <w:tcPr>
            <w:tcW w:w="2430" w:type="dxa"/>
          </w:tcPr>
          <w:p w:rsidR="00375E17" w:rsidRDefault="00AC4E76" w:rsidP="00D46240">
            <w:hyperlink w:anchor="_NI_ModelPlugin" w:history="1">
              <w:r w:rsidR="00375E17" w:rsidRPr="00FC30C5">
                <w:rPr>
                  <w:rStyle w:val="Hyperlink"/>
                  <w:sz w:val="18"/>
                  <w:szCs w:val="18"/>
                </w:rPr>
                <w:t>NI_ModelPlugin</w:t>
              </w:r>
            </w:hyperlink>
          </w:p>
        </w:tc>
        <w:tc>
          <w:tcPr>
            <w:tcW w:w="2340" w:type="dxa"/>
          </w:tcPr>
          <w:p w:rsidR="00375E17" w:rsidRPr="00FC30C5" w:rsidRDefault="00803709" w:rsidP="00D46240">
            <w:pPr>
              <w:rPr>
                <w:sz w:val="18"/>
                <w:szCs w:val="18"/>
              </w:rPr>
            </w:pPr>
            <w:r>
              <w:rPr>
                <w:sz w:val="18"/>
                <w:szCs w:val="18"/>
              </w:rPr>
              <w:t>&lt;</w:t>
            </w:r>
            <w:r w:rsidR="00375E17" w:rsidRPr="00FC30C5">
              <w:rPr>
                <w:sz w:val="18"/>
                <w:szCs w:val="18"/>
              </w:rPr>
              <w:t>All</w:t>
            </w:r>
            <w:r>
              <w:rPr>
                <w:sz w:val="18"/>
                <w:szCs w:val="18"/>
              </w:rPr>
              <w:t>&gt;</w:t>
            </w:r>
          </w:p>
        </w:tc>
        <w:tc>
          <w:tcPr>
            <w:tcW w:w="3150" w:type="dxa"/>
          </w:tcPr>
          <w:p w:rsidR="00375E17" w:rsidRPr="00FC30C5" w:rsidRDefault="00375E17" w:rsidP="00D46240">
            <w:pPr>
              <w:rPr>
                <w:sz w:val="18"/>
                <w:szCs w:val="18"/>
              </w:rPr>
            </w:pPr>
            <w:r w:rsidRPr="00FC30C5">
              <w:rPr>
                <w:sz w:val="18"/>
                <w:szCs w:val="18"/>
              </w:rPr>
              <w:t>Configuration and run-time variables for the plug-in</w:t>
            </w:r>
            <w:r w:rsidR="00B373A3">
              <w:rPr>
                <w:sz w:val="18"/>
                <w:szCs w:val="18"/>
              </w:rPr>
              <w:t xml:space="preserve"> instance</w:t>
            </w:r>
            <w:r w:rsidRPr="00FC30C5">
              <w:rPr>
                <w:sz w:val="18"/>
                <w:szCs w:val="18"/>
              </w:rPr>
              <w:t>.</w:t>
            </w:r>
          </w:p>
        </w:tc>
      </w:tr>
      <w:tr w:rsidR="00450DEE" w:rsidTr="00C454AC">
        <w:trPr>
          <w:cantSplit/>
        </w:trPr>
        <w:tc>
          <w:tcPr>
            <w:tcW w:w="2178" w:type="dxa"/>
          </w:tcPr>
          <w:p w:rsidR="00D46240" w:rsidRPr="00FC30C5" w:rsidRDefault="00B25457" w:rsidP="00B25457">
            <w:pPr>
              <w:rPr>
                <w:sz w:val="18"/>
                <w:szCs w:val="18"/>
              </w:rPr>
            </w:pPr>
            <w:r w:rsidRPr="00FC30C5">
              <w:rPr>
                <w:bCs/>
                <w:sz w:val="18"/>
                <w:szCs w:val="18"/>
              </w:rPr>
              <w:t>ModelPluginConfiguration</w:t>
            </w:r>
          </w:p>
        </w:tc>
        <w:tc>
          <w:tcPr>
            <w:tcW w:w="2430" w:type="dxa"/>
          </w:tcPr>
          <w:p w:rsidR="00D46240" w:rsidRPr="00FC30C5" w:rsidRDefault="00B25457" w:rsidP="00D46240">
            <w:pPr>
              <w:rPr>
                <w:sz w:val="18"/>
                <w:szCs w:val="18"/>
              </w:rPr>
            </w:pPr>
            <w:r w:rsidRPr="00FC30C5">
              <w:rPr>
                <w:bCs/>
                <w:sz w:val="18"/>
                <w:szCs w:val="18"/>
              </w:rPr>
              <w:t>NI_ModelPluginConfiguration</w:t>
            </w:r>
          </w:p>
        </w:tc>
        <w:tc>
          <w:tcPr>
            <w:tcW w:w="2340" w:type="dxa"/>
          </w:tcPr>
          <w:p w:rsidR="00803709" w:rsidRDefault="00B25457" w:rsidP="00803709">
            <w:pPr>
              <w:rPr>
                <w:sz w:val="18"/>
                <w:szCs w:val="18"/>
              </w:rPr>
            </w:pPr>
            <w:r w:rsidRPr="00FC30C5">
              <w:rPr>
                <w:sz w:val="18"/>
                <w:szCs w:val="18"/>
              </w:rPr>
              <w:t>Begin</w:t>
            </w:r>
            <w:r w:rsidRPr="00FC30C5">
              <w:rPr>
                <w:sz w:val="18"/>
                <w:szCs w:val="18"/>
              </w:rPr>
              <w:br/>
            </w:r>
            <w:r w:rsidR="00803709" w:rsidRPr="00FC30C5">
              <w:rPr>
                <w:sz w:val="18"/>
                <w:szCs w:val="18"/>
              </w:rPr>
              <w:t>Pre Batch</w:t>
            </w:r>
          </w:p>
          <w:p w:rsidR="00803709" w:rsidRDefault="00803709" w:rsidP="00803709">
            <w:pPr>
              <w:rPr>
                <w:sz w:val="18"/>
                <w:szCs w:val="18"/>
              </w:rPr>
            </w:pPr>
            <w:r w:rsidRPr="00FC30C5">
              <w:rPr>
                <w:sz w:val="18"/>
                <w:szCs w:val="18"/>
              </w:rPr>
              <w:t>Pre UUT</w:t>
            </w:r>
          </w:p>
          <w:p w:rsidR="00803709" w:rsidRDefault="00803709" w:rsidP="00803709">
            <w:pPr>
              <w:rPr>
                <w:sz w:val="18"/>
                <w:szCs w:val="18"/>
              </w:rPr>
            </w:pPr>
            <w:r>
              <w:rPr>
                <w:sz w:val="18"/>
                <w:szCs w:val="18"/>
              </w:rPr>
              <w:t>Batch Start</w:t>
            </w:r>
            <w:r w:rsidRPr="00FC30C5" w:rsidDel="00803709">
              <w:rPr>
                <w:sz w:val="18"/>
                <w:szCs w:val="18"/>
              </w:rPr>
              <w:t xml:space="preserve"> </w:t>
            </w:r>
          </w:p>
          <w:p w:rsidR="00803709" w:rsidRDefault="00803709" w:rsidP="00803709">
            <w:pPr>
              <w:rPr>
                <w:sz w:val="18"/>
                <w:szCs w:val="18"/>
              </w:rPr>
            </w:pPr>
            <w:r>
              <w:rPr>
                <w:sz w:val="18"/>
                <w:szCs w:val="18"/>
              </w:rPr>
              <w:t>UUT Start</w:t>
            </w:r>
          </w:p>
          <w:p w:rsidR="00803709" w:rsidRDefault="00803709" w:rsidP="00803709">
            <w:pPr>
              <w:rPr>
                <w:sz w:val="18"/>
                <w:szCs w:val="18"/>
              </w:rPr>
            </w:pPr>
            <w:r>
              <w:rPr>
                <w:sz w:val="18"/>
                <w:szCs w:val="18"/>
              </w:rPr>
              <w:t>UUT Done</w:t>
            </w:r>
            <w:r w:rsidR="00B25457" w:rsidRPr="00FC30C5">
              <w:rPr>
                <w:sz w:val="18"/>
                <w:szCs w:val="18"/>
              </w:rPr>
              <w:br/>
            </w:r>
            <w:r>
              <w:rPr>
                <w:sz w:val="18"/>
                <w:szCs w:val="18"/>
              </w:rPr>
              <w:t>Batch Done</w:t>
            </w:r>
            <w:r w:rsidR="00B25457" w:rsidRPr="00FC30C5">
              <w:rPr>
                <w:sz w:val="18"/>
                <w:szCs w:val="18"/>
              </w:rPr>
              <w:br/>
            </w:r>
            <w:r w:rsidRPr="00FC30C5">
              <w:rPr>
                <w:sz w:val="18"/>
                <w:szCs w:val="18"/>
              </w:rPr>
              <w:t>Post UUT</w:t>
            </w:r>
          </w:p>
          <w:p w:rsidR="00D46240" w:rsidRDefault="00B25457" w:rsidP="00803709">
            <w:pPr>
              <w:rPr>
                <w:sz w:val="18"/>
                <w:szCs w:val="18"/>
              </w:rPr>
            </w:pPr>
            <w:r w:rsidRPr="00FC30C5">
              <w:rPr>
                <w:sz w:val="18"/>
                <w:szCs w:val="18"/>
              </w:rPr>
              <w:t>Post Batch</w:t>
            </w:r>
          </w:p>
          <w:p w:rsidR="00803709" w:rsidRPr="00FC30C5" w:rsidRDefault="00803709" w:rsidP="00803709">
            <w:pPr>
              <w:rPr>
                <w:sz w:val="18"/>
                <w:szCs w:val="18"/>
              </w:rPr>
            </w:pPr>
            <w:r w:rsidRPr="00FC30C5">
              <w:rPr>
                <w:sz w:val="18"/>
                <w:szCs w:val="18"/>
              </w:rPr>
              <w:t>End</w:t>
            </w:r>
            <w:r w:rsidRPr="00FC30C5">
              <w:rPr>
                <w:sz w:val="18"/>
                <w:szCs w:val="18"/>
              </w:rPr>
              <w:br/>
            </w:r>
          </w:p>
        </w:tc>
        <w:tc>
          <w:tcPr>
            <w:tcW w:w="3150" w:type="dxa"/>
          </w:tcPr>
          <w:p w:rsidR="00B25457" w:rsidRPr="00FC30C5" w:rsidRDefault="00277F05" w:rsidP="00B25457">
            <w:pPr>
              <w:rPr>
                <w:sz w:val="18"/>
                <w:szCs w:val="18"/>
              </w:rPr>
            </w:pPr>
            <w:r w:rsidRPr="00FC30C5">
              <w:rPr>
                <w:sz w:val="18"/>
                <w:szCs w:val="18"/>
              </w:rPr>
              <w:t>C</w:t>
            </w:r>
            <w:r w:rsidR="00B25457" w:rsidRPr="00FC30C5">
              <w:rPr>
                <w:sz w:val="18"/>
                <w:szCs w:val="18"/>
              </w:rPr>
              <w:t>onfiguration and run-time variables for the set of all active plug-in</w:t>
            </w:r>
            <w:r w:rsidR="00F231F5">
              <w:rPr>
                <w:sz w:val="18"/>
                <w:szCs w:val="18"/>
              </w:rPr>
              <w:t xml:space="preserve"> instance</w:t>
            </w:r>
            <w:r w:rsidR="00B25457" w:rsidRPr="00FC30C5">
              <w:rPr>
                <w:sz w:val="18"/>
                <w:szCs w:val="18"/>
              </w:rPr>
              <w:t xml:space="preserve">s. The </w:t>
            </w:r>
            <w:r w:rsidR="001637DD" w:rsidRPr="001637DD">
              <w:rPr>
                <w:b/>
                <w:sz w:val="18"/>
                <w:szCs w:val="18"/>
              </w:rPr>
              <w:t>ModelPlugin</w:t>
            </w:r>
            <w:r w:rsidR="00B25457" w:rsidRPr="00FC30C5">
              <w:rPr>
                <w:sz w:val="18"/>
                <w:szCs w:val="18"/>
              </w:rPr>
              <w:t xml:space="preserve"> parameter is also an element within the </w:t>
            </w:r>
            <w:r w:rsidR="001637DD" w:rsidRPr="001637DD">
              <w:rPr>
                <w:rStyle w:val="Monospace-8pt"/>
              </w:rPr>
              <w:t>ModelPluginConfiguration.</w:t>
            </w:r>
            <w:r w:rsidR="0078328F">
              <w:rPr>
                <w:rStyle w:val="Monospace-8pt"/>
              </w:rPr>
              <w:br/>
            </w:r>
            <w:r w:rsidR="001637DD" w:rsidRPr="001637DD">
              <w:rPr>
                <w:rStyle w:val="Monospace-8pt"/>
              </w:rPr>
              <w:t>ModelPlugins</w:t>
            </w:r>
            <w:r w:rsidR="00B25457" w:rsidRPr="00FC30C5">
              <w:rPr>
                <w:sz w:val="18"/>
                <w:szCs w:val="18"/>
              </w:rPr>
              <w:t xml:space="preserve"> array property.</w:t>
            </w:r>
          </w:p>
          <w:p w:rsidR="00D46240" w:rsidRPr="00FC30C5" w:rsidRDefault="00D46240" w:rsidP="00D46240">
            <w:pPr>
              <w:rPr>
                <w:sz w:val="18"/>
                <w:szCs w:val="18"/>
              </w:rPr>
            </w:pPr>
          </w:p>
        </w:tc>
      </w:tr>
      <w:tr w:rsidR="00450DEE" w:rsidTr="00C454AC">
        <w:trPr>
          <w:cantSplit/>
        </w:trPr>
        <w:tc>
          <w:tcPr>
            <w:tcW w:w="2178" w:type="dxa"/>
          </w:tcPr>
          <w:p w:rsidR="00D46240" w:rsidRPr="00FC30C5" w:rsidRDefault="00B25457" w:rsidP="00B25457">
            <w:pPr>
              <w:rPr>
                <w:sz w:val="18"/>
                <w:szCs w:val="18"/>
              </w:rPr>
            </w:pPr>
            <w:r w:rsidRPr="00FC30C5">
              <w:rPr>
                <w:bCs/>
                <w:sz w:val="18"/>
                <w:szCs w:val="18"/>
              </w:rPr>
              <w:lastRenderedPageBreak/>
              <w:t>ModelThreadType</w:t>
            </w:r>
          </w:p>
        </w:tc>
        <w:tc>
          <w:tcPr>
            <w:tcW w:w="2430" w:type="dxa"/>
          </w:tcPr>
          <w:p w:rsidR="00D46240" w:rsidRPr="00FC30C5" w:rsidRDefault="00B25457" w:rsidP="00D46240">
            <w:pPr>
              <w:rPr>
                <w:sz w:val="18"/>
                <w:szCs w:val="18"/>
              </w:rPr>
            </w:pPr>
            <w:r w:rsidRPr="00FC30C5">
              <w:rPr>
                <w:bCs/>
                <w:sz w:val="18"/>
                <w:szCs w:val="18"/>
              </w:rPr>
              <w:t>NI_ModelThreadType</w:t>
            </w:r>
          </w:p>
        </w:tc>
        <w:tc>
          <w:tcPr>
            <w:tcW w:w="2340" w:type="dxa"/>
          </w:tcPr>
          <w:p w:rsidR="003C1C2E" w:rsidRDefault="003C1C2E" w:rsidP="003C1C2E">
            <w:pPr>
              <w:rPr>
                <w:sz w:val="18"/>
                <w:szCs w:val="18"/>
              </w:rPr>
            </w:pPr>
            <w:r w:rsidRPr="00FC30C5">
              <w:rPr>
                <w:sz w:val="18"/>
                <w:szCs w:val="18"/>
              </w:rPr>
              <w:t>Begin</w:t>
            </w:r>
            <w:r w:rsidRPr="00FC30C5">
              <w:rPr>
                <w:sz w:val="18"/>
                <w:szCs w:val="18"/>
              </w:rPr>
              <w:br/>
              <w:t>Pre Batch</w:t>
            </w:r>
          </w:p>
          <w:p w:rsidR="003C1C2E" w:rsidRDefault="003C1C2E" w:rsidP="003C1C2E">
            <w:pPr>
              <w:rPr>
                <w:sz w:val="18"/>
                <w:szCs w:val="18"/>
              </w:rPr>
            </w:pPr>
            <w:r w:rsidRPr="00FC30C5">
              <w:rPr>
                <w:sz w:val="18"/>
                <w:szCs w:val="18"/>
              </w:rPr>
              <w:t>Pre UUT</w:t>
            </w:r>
          </w:p>
          <w:p w:rsidR="003C1C2E" w:rsidRDefault="003C1C2E" w:rsidP="003C1C2E">
            <w:pPr>
              <w:rPr>
                <w:sz w:val="18"/>
                <w:szCs w:val="18"/>
              </w:rPr>
            </w:pPr>
            <w:r>
              <w:rPr>
                <w:sz w:val="18"/>
                <w:szCs w:val="18"/>
              </w:rPr>
              <w:t>Batch Start</w:t>
            </w:r>
            <w:r w:rsidRPr="00FC30C5" w:rsidDel="00803709">
              <w:rPr>
                <w:sz w:val="18"/>
                <w:szCs w:val="18"/>
              </w:rPr>
              <w:t xml:space="preserve"> </w:t>
            </w:r>
          </w:p>
          <w:p w:rsidR="003C1C2E" w:rsidRDefault="003C1C2E" w:rsidP="003C1C2E">
            <w:pPr>
              <w:rPr>
                <w:sz w:val="18"/>
                <w:szCs w:val="18"/>
              </w:rPr>
            </w:pPr>
            <w:r>
              <w:rPr>
                <w:sz w:val="18"/>
                <w:szCs w:val="18"/>
              </w:rPr>
              <w:t>UUT Start</w:t>
            </w:r>
          </w:p>
          <w:p w:rsidR="003C1C2E" w:rsidRDefault="003C1C2E" w:rsidP="003C1C2E">
            <w:pPr>
              <w:rPr>
                <w:sz w:val="18"/>
                <w:szCs w:val="18"/>
              </w:rPr>
            </w:pPr>
            <w:r>
              <w:rPr>
                <w:sz w:val="18"/>
                <w:szCs w:val="18"/>
              </w:rPr>
              <w:t>UUT Done</w:t>
            </w:r>
            <w:r w:rsidRPr="00FC30C5">
              <w:rPr>
                <w:sz w:val="18"/>
                <w:szCs w:val="18"/>
              </w:rPr>
              <w:br/>
            </w:r>
            <w:r>
              <w:rPr>
                <w:sz w:val="18"/>
                <w:szCs w:val="18"/>
              </w:rPr>
              <w:t>Batch Done</w:t>
            </w:r>
            <w:r w:rsidRPr="00FC30C5">
              <w:rPr>
                <w:sz w:val="18"/>
                <w:szCs w:val="18"/>
              </w:rPr>
              <w:br/>
              <w:t>Post UUT</w:t>
            </w:r>
          </w:p>
          <w:p w:rsidR="003C1C2E" w:rsidRDefault="003C1C2E" w:rsidP="003C1C2E">
            <w:pPr>
              <w:rPr>
                <w:sz w:val="18"/>
                <w:szCs w:val="18"/>
              </w:rPr>
            </w:pPr>
            <w:r w:rsidRPr="00FC30C5">
              <w:rPr>
                <w:sz w:val="18"/>
                <w:szCs w:val="18"/>
              </w:rPr>
              <w:t>Post Batch</w:t>
            </w:r>
          </w:p>
          <w:p w:rsidR="00D46240" w:rsidRPr="00FC30C5" w:rsidRDefault="003C1C2E" w:rsidP="003C1C2E">
            <w:pPr>
              <w:rPr>
                <w:sz w:val="18"/>
                <w:szCs w:val="18"/>
              </w:rPr>
            </w:pPr>
            <w:r w:rsidRPr="00FC30C5">
              <w:rPr>
                <w:sz w:val="18"/>
                <w:szCs w:val="18"/>
              </w:rPr>
              <w:t>End</w:t>
            </w:r>
          </w:p>
        </w:tc>
        <w:tc>
          <w:tcPr>
            <w:tcW w:w="3150" w:type="dxa"/>
          </w:tcPr>
          <w:p w:rsidR="00B25457" w:rsidRPr="00FC30C5" w:rsidRDefault="00B25457" w:rsidP="00B25457">
            <w:pPr>
              <w:rPr>
                <w:sz w:val="18"/>
                <w:szCs w:val="18"/>
              </w:rPr>
            </w:pPr>
            <w:r w:rsidRPr="00FC30C5">
              <w:rPr>
                <w:sz w:val="18"/>
                <w:szCs w:val="18"/>
              </w:rPr>
              <w:t xml:space="preserve">Specifies whether the </w:t>
            </w:r>
            <w:hyperlink w:anchor="_Model_Thread_Types" w:history="1">
              <w:r w:rsidRPr="00FC30C5">
                <w:rPr>
                  <w:rStyle w:val="Hyperlink"/>
                  <w:sz w:val="18"/>
                  <w:szCs w:val="18"/>
                </w:rPr>
                <w:t>current thr</w:t>
              </w:r>
              <w:r w:rsidRPr="00FC30C5">
                <w:rPr>
                  <w:rStyle w:val="Hyperlink"/>
                  <w:sz w:val="18"/>
                  <w:szCs w:val="18"/>
                </w:rPr>
                <w:t>e</w:t>
              </w:r>
              <w:r w:rsidRPr="00FC30C5">
                <w:rPr>
                  <w:rStyle w:val="Hyperlink"/>
                  <w:sz w:val="18"/>
                  <w:szCs w:val="18"/>
                </w:rPr>
                <w:t>ad</w:t>
              </w:r>
            </w:hyperlink>
            <w:r w:rsidRPr="00FC30C5">
              <w:rPr>
                <w:sz w:val="18"/>
                <w:szCs w:val="18"/>
              </w:rPr>
              <w:t xml:space="preserve"> is a test socket thread, a model controller thread, or both.</w:t>
            </w:r>
          </w:p>
          <w:p w:rsidR="00D46240" w:rsidRPr="00FC30C5" w:rsidRDefault="00D46240" w:rsidP="00D46240">
            <w:pPr>
              <w:rPr>
                <w:sz w:val="18"/>
                <w:szCs w:val="18"/>
              </w:rPr>
            </w:pPr>
          </w:p>
        </w:tc>
      </w:tr>
      <w:tr w:rsidR="00375E17" w:rsidRPr="009D6C40" w:rsidTr="00C454AC">
        <w:trPr>
          <w:cantSplit/>
        </w:trPr>
        <w:tc>
          <w:tcPr>
            <w:tcW w:w="2178" w:type="dxa"/>
          </w:tcPr>
          <w:p w:rsidR="00375E17" w:rsidRPr="00FC30C5" w:rsidRDefault="00375E17" w:rsidP="000215EF">
            <w:pPr>
              <w:rPr>
                <w:sz w:val="18"/>
                <w:szCs w:val="18"/>
              </w:rPr>
            </w:pPr>
            <w:r>
              <w:rPr>
                <w:sz w:val="18"/>
                <w:szCs w:val="18"/>
              </w:rPr>
              <w:t>ModelType</w:t>
            </w:r>
          </w:p>
        </w:tc>
        <w:tc>
          <w:tcPr>
            <w:tcW w:w="2430" w:type="dxa"/>
          </w:tcPr>
          <w:p w:rsidR="00375E17" w:rsidRPr="00FC30C5" w:rsidRDefault="00375E17" w:rsidP="000215EF">
            <w:pPr>
              <w:rPr>
                <w:sz w:val="18"/>
                <w:szCs w:val="18"/>
              </w:rPr>
            </w:pPr>
            <w:r>
              <w:rPr>
                <w:sz w:val="18"/>
                <w:szCs w:val="18"/>
              </w:rPr>
              <w:t>NI_ModelType</w:t>
            </w:r>
          </w:p>
        </w:tc>
        <w:tc>
          <w:tcPr>
            <w:tcW w:w="2340" w:type="dxa"/>
          </w:tcPr>
          <w:p w:rsidR="00375E17" w:rsidRPr="00FC30C5" w:rsidRDefault="00375E17" w:rsidP="000215EF">
            <w:pPr>
              <w:rPr>
                <w:sz w:val="18"/>
                <w:szCs w:val="18"/>
              </w:rPr>
            </w:pPr>
            <w:r>
              <w:rPr>
                <w:sz w:val="18"/>
                <w:szCs w:val="18"/>
              </w:rPr>
              <w:t>Configure Standard Options</w:t>
            </w:r>
            <w:r>
              <w:rPr>
                <w:sz w:val="18"/>
                <w:szCs w:val="18"/>
              </w:rPr>
              <w:br/>
              <w:t>Configure Additional Options</w:t>
            </w:r>
          </w:p>
        </w:tc>
        <w:tc>
          <w:tcPr>
            <w:tcW w:w="3150" w:type="dxa"/>
          </w:tcPr>
          <w:p w:rsidR="00375E17" w:rsidRPr="009D6C40" w:rsidRDefault="00375E17" w:rsidP="000215EF">
            <w:pPr>
              <w:rPr>
                <w:sz w:val="18"/>
                <w:szCs w:val="18"/>
              </w:rPr>
            </w:pPr>
            <w:r w:rsidRPr="009D6C40">
              <w:rPr>
                <w:sz w:val="18"/>
                <w:szCs w:val="18"/>
              </w:rPr>
              <w:t xml:space="preserve">String that indicates the </w:t>
            </w:r>
            <w:hyperlink w:anchor="_Model_Types" w:history="1">
              <w:r w:rsidRPr="009D6C40">
                <w:rPr>
                  <w:rStyle w:val="Hyperlink"/>
                  <w:sz w:val="18"/>
                  <w:szCs w:val="18"/>
                </w:rPr>
                <w:t>type</w:t>
              </w:r>
            </w:hyperlink>
            <w:r w:rsidRPr="009D6C40">
              <w:rPr>
                <w:sz w:val="18"/>
                <w:szCs w:val="18"/>
              </w:rPr>
              <w:t xml:space="preserve"> of the current process model. A dialog box </w:t>
            </w:r>
            <w:r>
              <w:rPr>
                <w:sz w:val="18"/>
                <w:szCs w:val="18"/>
              </w:rPr>
              <w:t>that displays</w:t>
            </w:r>
            <w:r w:rsidRPr="009D6C40">
              <w:rPr>
                <w:sz w:val="18"/>
                <w:szCs w:val="18"/>
              </w:rPr>
              <w:t xml:space="preserve"> options </w:t>
            </w:r>
            <w:r>
              <w:rPr>
                <w:sz w:val="18"/>
                <w:szCs w:val="18"/>
              </w:rPr>
              <w:t>that</w:t>
            </w:r>
            <w:r w:rsidRPr="009D6C40">
              <w:rPr>
                <w:sz w:val="18"/>
                <w:szCs w:val="18"/>
              </w:rPr>
              <w:t xml:space="preserve"> vary according to the type of model can use this value to determine which options to initially display.</w:t>
            </w:r>
          </w:p>
        </w:tc>
      </w:tr>
      <w:tr w:rsidR="00375E17" w:rsidRPr="00450DEE" w:rsidTr="00C454AC">
        <w:trPr>
          <w:cantSplit/>
        </w:trPr>
        <w:tc>
          <w:tcPr>
            <w:tcW w:w="2178" w:type="dxa"/>
          </w:tcPr>
          <w:p w:rsidR="00375E17" w:rsidRPr="00FC30C5" w:rsidRDefault="00375E17" w:rsidP="000215EF">
            <w:pPr>
              <w:rPr>
                <w:sz w:val="18"/>
                <w:szCs w:val="18"/>
              </w:rPr>
            </w:pPr>
            <w:r>
              <w:rPr>
                <w:sz w:val="18"/>
                <w:szCs w:val="18"/>
              </w:rPr>
              <w:t>ParentIds</w:t>
            </w:r>
          </w:p>
        </w:tc>
        <w:tc>
          <w:tcPr>
            <w:tcW w:w="2430" w:type="dxa"/>
          </w:tcPr>
          <w:p w:rsidR="00375E17" w:rsidRPr="00FC30C5" w:rsidRDefault="00375E17" w:rsidP="000215EF">
            <w:pPr>
              <w:rPr>
                <w:sz w:val="18"/>
                <w:szCs w:val="18"/>
              </w:rPr>
            </w:pPr>
            <w:r>
              <w:rPr>
                <w:sz w:val="18"/>
                <w:szCs w:val="18"/>
              </w:rPr>
              <w:t>Numeric Array</w:t>
            </w:r>
          </w:p>
        </w:tc>
        <w:tc>
          <w:tcPr>
            <w:tcW w:w="2340" w:type="dxa"/>
          </w:tcPr>
          <w:p w:rsidR="00375E17" w:rsidRPr="00FC30C5" w:rsidRDefault="00375E17" w:rsidP="000215EF">
            <w:pPr>
              <w:rPr>
                <w:sz w:val="18"/>
                <w:szCs w:val="18"/>
              </w:rPr>
            </w:pPr>
            <w:r>
              <w:rPr>
                <w:sz w:val="18"/>
                <w:szCs w:val="18"/>
              </w:rPr>
              <w:t>OnTheFly Step Results</w:t>
            </w:r>
          </w:p>
        </w:tc>
        <w:tc>
          <w:tcPr>
            <w:tcW w:w="3150" w:type="dxa"/>
          </w:tcPr>
          <w:p w:rsidR="00263B30" w:rsidRDefault="00375E17" w:rsidP="00263B30">
            <w:r w:rsidRPr="00450DEE">
              <w:rPr>
                <w:sz w:val="18"/>
                <w:szCs w:val="18"/>
              </w:rPr>
              <w:t xml:space="preserve">Each element in this array specifies the result ID of the parent result for the result at the corresponding index in the </w:t>
            </w:r>
            <w:r w:rsidRPr="001637DD">
              <w:rPr>
                <w:rStyle w:val="Monospace-8pt"/>
              </w:rPr>
              <w:t>Parameters.Results</w:t>
            </w:r>
            <w:r w:rsidRPr="00450DEE">
              <w:rPr>
                <w:sz w:val="18"/>
                <w:szCs w:val="18"/>
              </w:rPr>
              <w:t xml:space="preserve"> array. The parent is the result for the </w:t>
            </w:r>
            <w:r>
              <w:rPr>
                <w:sz w:val="18"/>
                <w:szCs w:val="18"/>
              </w:rPr>
              <w:t>S</w:t>
            </w:r>
            <w:r w:rsidRPr="00450DEE">
              <w:rPr>
                <w:sz w:val="18"/>
                <w:szCs w:val="18"/>
              </w:rPr>
              <w:t xml:space="preserve">equence </w:t>
            </w:r>
            <w:r>
              <w:rPr>
                <w:sz w:val="18"/>
                <w:szCs w:val="18"/>
              </w:rPr>
              <w:t>C</w:t>
            </w:r>
            <w:r w:rsidRPr="00450DEE">
              <w:rPr>
                <w:sz w:val="18"/>
                <w:szCs w:val="18"/>
              </w:rPr>
              <w:t xml:space="preserve">all step that called the sequence that created the result. You can use parent IDs to reconstruct the hierarchy of sequence calls that generate results. The result for a process model MainSequence callback that invokes the </w:t>
            </w:r>
            <w:r w:rsidRPr="001637DD">
              <w:rPr>
                <w:rStyle w:val="Monospace-8pt"/>
              </w:rPr>
              <w:t>MainSequence</w:t>
            </w:r>
            <w:r w:rsidRPr="00450DEE">
              <w:rPr>
                <w:sz w:val="18"/>
                <w:szCs w:val="18"/>
              </w:rPr>
              <w:t xml:space="preserve"> in the client file is at the root level of </w:t>
            </w:r>
            <w:r w:rsidR="004B1854">
              <w:rPr>
                <w:sz w:val="18"/>
                <w:szCs w:val="18"/>
              </w:rPr>
              <w:t xml:space="preserve">its </w:t>
            </w:r>
            <w:del w:id="258" w:author="Jed Beach" w:date="2012-05-14T11:34:00Z">
              <w:r w:rsidRPr="00450DEE" w:rsidDel="009A2B6E">
                <w:rPr>
                  <w:sz w:val="18"/>
                  <w:szCs w:val="18"/>
                </w:rPr>
                <w:delText xml:space="preserve"> </w:delText>
              </w:r>
            </w:del>
            <w:r w:rsidR="004B1854">
              <w:rPr>
                <w:sz w:val="18"/>
                <w:szCs w:val="18"/>
              </w:rPr>
              <w:t>thread</w:t>
            </w:r>
            <w:r w:rsidR="004B1854" w:rsidRPr="00450DEE">
              <w:rPr>
                <w:sz w:val="18"/>
                <w:szCs w:val="18"/>
              </w:rPr>
              <w:t xml:space="preserve"> </w:t>
            </w:r>
            <w:r w:rsidRPr="00450DEE">
              <w:rPr>
                <w:sz w:val="18"/>
                <w:szCs w:val="18"/>
              </w:rPr>
              <w:t>and does not have a parent result. In this case, TestStan</w:t>
            </w:r>
            <w:r w:rsidRPr="00263B30">
              <w:rPr>
                <w:sz w:val="18"/>
                <w:szCs w:val="18"/>
              </w:rPr>
              <w:t xml:space="preserve">d </w:t>
            </w:r>
            <w:r w:rsidR="00263B30" w:rsidRPr="00263B30">
              <w:rPr>
                <w:sz w:val="18"/>
                <w:szCs w:val="18"/>
              </w:rPr>
              <w:t xml:space="preserve">passes </w:t>
            </w:r>
            <w:r w:rsidR="009A34DD" w:rsidRPr="009A34DD">
              <w:rPr>
                <w:sz w:val="18"/>
                <w:szCs w:val="18"/>
              </w:rPr>
              <w:t>the n</w:t>
            </w:r>
            <w:r w:rsidR="00AA103B">
              <w:rPr>
                <w:sz w:val="18"/>
                <w:szCs w:val="18"/>
              </w:rPr>
              <w:t>egative</w:t>
            </w:r>
            <w:r w:rsidR="009A34DD" w:rsidRPr="009A34DD">
              <w:rPr>
                <w:sz w:val="18"/>
                <w:szCs w:val="18"/>
              </w:rPr>
              <w:t xml:space="preserve"> value of the ID for </w:t>
            </w:r>
            <w:r w:rsidR="0089766E">
              <w:rPr>
                <w:sz w:val="18"/>
                <w:szCs w:val="18"/>
              </w:rPr>
              <w:t xml:space="preserve">the </w:t>
            </w:r>
            <w:r w:rsidR="009A34DD" w:rsidRPr="009A34DD">
              <w:rPr>
                <w:sz w:val="18"/>
                <w:szCs w:val="18"/>
              </w:rPr>
              <w:t xml:space="preserve">thread in which the step runs. </w:t>
            </w:r>
            <w:r w:rsidR="00AA103B">
              <w:rPr>
                <w:sz w:val="18"/>
                <w:szCs w:val="18"/>
              </w:rPr>
              <w:t>TestStand negates the</w:t>
            </w:r>
            <w:r w:rsidR="009A34DD" w:rsidRPr="009A34DD">
              <w:rPr>
                <w:sz w:val="18"/>
                <w:szCs w:val="18"/>
              </w:rPr>
              <w:t xml:space="preserve"> value </w:t>
            </w:r>
            <w:r w:rsidR="00AA103B">
              <w:rPr>
                <w:sz w:val="18"/>
                <w:szCs w:val="18"/>
              </w:rPr>
              <w:t>so you can distinguish it</w:t>
            </w:r>
            <w:r w:rsidR="009A34DD" w:rsidRPr="009A34DD">
              <w:rPr>
                <w:sz w:val="18"/>
                <w:szCs w:val="18"/>
              </w:rPr>
              <w:t xml:space="preserve"> from a result ID by the fact that is it less than zero.</w:t>
            </w:r>
          </w:p>
          <w:p w:rsidR="00375E17" w:rsidRPr="00450DEE" w:rsidRDefault="00375E17" w:rsidP="000215EF">
            <w:pPr>
              <w:rPr>
                <w:sz w:val="18"/>
                <w:szCs w:val="18"/>
              </w:rPr>
            </w:pPr>
          </w:p>
        </w:tc>
      </w:tr>
      <w:tr w:rsidR="00375E17" w:rsidTr="00C454AC">
        <w:trPr>
          <w:cantSplit/>
        </w:trPr>
        <w:tc>
          <w:tcPr>
            <w:tcW w:w="2178" w:type="dxa"/>
          </w:tcPr>
          <w:p w:rsidR="00375E17" w:rsidRPr="00FC30C5" w:rsidRDefault="00375E17" w:rsidP="00B25457">
            <w:pPr>
              <w:rPr>
                <w:bCs/>
                <w:sz w:val="18"/>
                <w:szCs w:val="18"/>
              </w:rPr>
            </w:pPr>
            <w:r w:rsidRPr="00FC30C5">
              <w:rPr>
                <w:sz w:val="18"/>
                <w:szCs w:val="18"/>
              </w:rPr>
              <w:t>ParentThread</w:t>
            </w:r>
          </w:p>
        </w:tc>
        <w:tc>
          <w:tcPr>
            <w:tcW w:w="2430" w:type="dxa"/>
          </w:tcPr>
          <w:p w:rsidR="00375E17" w:rsidRPr="00FC30C5" w:rsidRDefault="00375E17" w:rsidP="00D46240">
            <w:pPr>
              <w:rPr>
                <w:bCs/>
                <w:sz w:val="18"/>
                <w:szCs w:val="18"/>
              </w:rPr>
            </w:pPr>
            <w:r w:rsidRPr="00FC30C5">
              <w:rPr>
                <w:sz w:val="18"/>
                <w:szCs w:val="18"/>
              </w:rPr>
              <w:t>Reference</w:t>
            </w:r>
          </w:p>
        </w:tc>
        <w:tc>
          <w:tcPr>
            <w:tcW w:w="2340" w:type="dxa"/>
          </w:tcPr>
          <w:p w:rsidR="00375E17" w:rsidRPr="00FC30C5" w:rsidRDefault="00375E17" w:rsidP="00D46240">
            <w:pPr>
              <w:rPr>
                <w:sz w:val="18"/>
                <w:szCs w:val="18"/>
              </w:rPr>
            </w:pPr>
            <w:r w:rsidRPr="00FC30C5">
              <w:rPr>
                <w:sz w:val="18"/>
                <w:szCs w:val="18"/>
              </w:rPr>
              <w:t>Begin</w:t>
            </w:r>
          </w:p>
        </w:tc>
        <w:tc>
          <w:tcPr>
            <w:tcW w:w="3150" w:type="dxa"/>
          </w:tcPr>
          <w:p w:rsidR="00375E17" w:rsidRPr="00FC30C5" w:rsidRDefault="00375E17" w:rsidP="000215EF">
            <w:pPr>
              <w:rPr>
                <w:sz w:val="18"/>
                <w:szCs w:val="18"/>
              </w:rPr>
            </w:pPr>
            <w:r w:rsidRPr="00FC30C5">
              <w:rPr>
                <w:sz w:val="18"/>
                <w:szCs w:val="18"/>
              </w:rPr>
              <w:t xml:space="preserve">When a test socket thread calls </w:t>
            </w:r>
            <w:r>
              <w:rPr>
                <w:sz w:val="18"/>
                <w:szCs w:val="18"/>
              </w:rPr>
              <w:t xml:space="preserve">the </w:t>
            </w:r>
            <w:r w:rsidRPr="00FC30C5">
              <w:rPr>
                <w:sz w:val="18"/>
                <w:szCs w:val="18"/>
              </w:rPr>
              <w:t>Begin</w:t>
            </w:r>
            <w:r>
              <w:rPr>
                <w:sz w:val="18"/>
                <w:szCs w:val="18"/>
              </w:rPr>
              <w:t xml:space="preserve"> entry point</w:t>
            </w:r>
            <w:r w:rsidRPr="00FC30C5">
              <w:rPr>
                <w:sz w:val="18"/>
                <w:szCs w:val="18"/>
              </w:rPr>
              <w:t xml:space="preserve">, it passes </w:t>
            </w:r>
            <w:r>
              <w:rPr>
                <w:sz w:val="18"/>
                <w:szCs w:val="18"/>
              </w:rPr>
              <w:t>its</w:t>
            </w:r>
            <w:r w:rsidRPr="00FC30C5">
              <w:rPr>
                <w:sz w:val="18"/>
                <w:szCs w:val="18"/>
              </w:rPr>
              <w:t xml:space="preserve"> </w:t>
            </w:r>
            <w:hyperlink w:anchor="_Model_Thread_Types" w:history="1">
              <w:r w:rsidRPr="00FC30C5">
                <w:rPr>
                  <w:rStyle w:val="Hyperlink"/>
                  <w:sz w:val="18"/>
                  <w:szCs w:val="18"/>
                </w:rPr>
                <w:t>controller thread</w:t>
              </w:r>
            </w:hyperlink>
            <w:r w:rsidRPr="00FC30C5">
              <w:rPr>
                <w:sz w:val="18"/>
                <w:szCs w:val="18"/>
              </w:rPr>
              <w:t xml:space="preserve"> </w:t>
            </w:r>
            <w:del w:id="259" w:author="Jed Beach" w:date="2012-05-14T11:36:00Z">
              <w:r w:rsidRPr="00FC30C5" w:rsidDel="009A2B6E">
                <w:rPr>
                  <w:sz w:val="18"/>
                  <w:szCs w:val="18"/>
                </w:rPr>
                <w:delText xml:space="preserve">to </w:delText>
              </w:r>
            </w:del>
            <w:ins w:id="260" w:author="Jed Beach" w:date="2012-05-14T11:36:00Z">
              <w:r w:rsidR="009A2B6E">
                <w:rPr>
                  <w:sz w:val="18"/>
                  <w:szCs w:val="18"/>
                </w:rPr>
                <w:t>in</w:t>
              </w:r>
              <w:r w:rsidR="009A2B6E" w:rsidRPr="00FC30C5">
                <w:rPr>
                  <w:sz w:val="18"/>
                  <w:szCs w:val="18"/>
                </w:rPr>
                <w:t xml:space="preserve"> </w:t>
              </w:r>
            </w:ins>
            <w:r>
              <w:rPr>
                <w:sz w:val="18"/>
                <w:szCs w:val="18"/>
              </w:rPr>
              <w:t xml:space="preserve">the </w:t>
            </w:r>
            <w:proofErr w:type="spellStart"/>
            <w:r w:rsidRPr="001637DD">
              <w:rPr>
                <w:b/>
                <w:sz w:val="18"/>
                <w:szCs w:val="18"/>
              </w:rPr>
              <w:t>ParentThread</w:t>
            </w:r>
            <w:proofErr w:type="spellEnd"/>
            <w:r w:rsidRPr="00FC30C5">
              <w:rPr>
                <w:sz w:val="18"/>
                <w:szCs w:val="18"/>
              </w:rPr>
              <w:t xml:space="preserve"> parameter. </w:t>
            </w:r>
            <w:del w:id="261" w:author="Jed Beach" w:date="2012-05-14T11:37:00Z">
              <w:r w:rsidRPr="00FC30C5" w:rsidDel="009A2B6E">
                <w:rPr>
                  <w:sz w:val="18"/>
                  <w:szCs w:val="18"/>
                </w:rPr>
                <w:delText>If the calling thread is a</w:delText>
              </w:r>
            </w:del>
            <w:ins w:id="262" w:author="Jed Beach" w:date="2012-05-14T11:37:00Z">
              <w:r w:rsidR="009A2B6E">
                <w:rPr>
                  <w:sz w:val="18"/>
                  <w:szCs w:val="18"/>
                </w:rPr>
                <w:t>When the</w:t>
              </w:r>
            </w:ins>
            <w:r w:rsidRPr="00FC30C5">
              <w:rPr>
                <w:sz w:val="18"/>
                <w:szCs w:val="18"/>
              </w:rPr>
              <w:t xml:space="preserve"> controller thread</w:t>
            </w:r>
            <w:ins w:id="263" w:author="Jed Beach" w:date="2012-05-14T11:37:00Z">
              <w:r w:rsidR="009A2B6E">
                <w:rPr>
                  <w:sz w:val="18"/>
                  <w:szCs w:val="18"/>
                </w:rPr>
                <w:t xml:space="preserve"> calls Begin</w:t>
              </w:r>
            </w:ins>
            <w:r w:rsidRPr="00FC30C5">
              <w:rPr>
                <w:sz w:val="18"/>
                <w:szCs w:val="18"/>
              </w:rPr>
              <w:t xml:space="preserve">, it passes </w:t>
            </w:r>
            <w:r w:rsidRPr="001637DD">
              <w:rPr>
                <w:rStyle w:val="Monospace-8pt"/>
              </w:rPr>
              <w:t>Nothing</w:t>
            </w:r>
            <w:r w:rsidRPr="00FC30C5">
              <w:rPr>
                <w:sz w:val="18"/>
                <w:szCs w:val="18"/>
              </w:rPr>
              <w:t xml:space="preserve"> </w:t>
            </w:r>
            <w:del w:id="264" w:author="Jed Beach" w:date="2012-05-14T11:36:00Z">
              <w:r w:rsidRPr="00FC30C5" w:rsidDel="009A2B6E">
                <w:rPr>
                  <w:sz w:val="18"/>
                  <w:szCs w:val="18"/>
                </w:rPr>
                <w:delText xml:space="preserve">to </w:delText>
              </w:r>
            </w:del>
            <w:ins w:id="265" w:author="Jed Beach" w:date="2012-05-14T11:36:00Z">
              <w:r w:rsidR="009A2B6E">
                <w:rPr>
                  <w:sz w:val="18"/>
                  <w:szCs w:val="18"/>
                </w:rPr>
                <w:t>in</w:t>
              </w:r>
              <w:r w:rsidR="009A2B6E" w:rsidRPr="00FC30C5">
                <w:rPr>
                  <w:sz w:val="18"/>
                  <w:szCs w:val="18"/>
                </w:rPr>
                <w:t xml:space="preserve"> </w:t>
              </w:r>
            </w:ins>
            <w:r w:rsidRPr="00FC30C5">
              <w:rPr>
                <w:sz w:val="18"/>
                <w:szCs w:val="18"/>
              </w:rPr>
              <w:t>th</w:t>
            </w:r>
            <w:r>
              <w:rPr>
                <w:sz w:val="18"/>
                <w:szCs w:val="18"/>
              </w:rPr>
              <w:t>e</w:t>
            </w:r>
            <w:r w:rsidRPr="00FC30C5">
              <w:rPr>
                <w:sz w:val="18"/>
                <w:szCs w:val="18"/>
              </w:rPr>
              <w:t xml:space="preserve"> </w:t>
            </w:r>
            <w:r w:rsidRPr="001637DD">
              <w:rPr>
                <w:b/>
                <w:sz w:val="18"/>
                <w:szCs w:val="18"/>
              </w:rPr>
              <w:t>ParentThread</w:t>
            </w:r>
            <w:r>
              <w:rPr>
                <w:sz w:val="18"/>
                <w:szCs w:val="18"/>
              </w:rPr>
              <w:t xml:space="preserve"> </w:t>
            </w:r>
            <w:r w:rsidRPr="00FC30C5">
              <w:rPr>
                <w:sz w:val="18"/>
                <w:szCs w:val="18"/>
              </w:rPr>
              <w:t xml:space="preserve">parameter even </w:t>
            </w:r>
            <w:r w:rsidR="001A2609">
              <w:rPr>
                <w:sz w:val="18"/>
                <w:szCs w:val="18"/>
              </w:rPr>
              <w:t>if the calling thread</w:t>
            </w:r>
            <w:r w:rsidRPr="00FC30C5">
              <w:rPr>
                <w:sz w:val="18"/>
                <w:szCs w:val="18"/>
              </w:rPr>
              <w:t xml:space="preserve"> is also the test socket thread.</w:t>
            </w:r>
          </w:p>
          <w:p w:rsidR="00375E17" w:rsidRPr="00FC30C5" w:rsidRDefault="00375E17" w:rsidP="000215EF">
            <w:pPr>
              <w:rPr>
                <w:sz w:val="18"/>
                <w:szCs w:val="18"/>
              </w:rPr>
            </w:pPr>
          </w:p>
          <w:p w:rsidR="00375E17" w:rsidRPr="00FC30C5" w:rsidRDefault="00375E17" w:rsidP="00B25457">
            <w:pPr>
              <w:rPr>
                <w:sz w:val="18"/>
                <w:szCs w:val="18"/>
              </w:rPr>
            </w:pPr>
            <w:r w:rsidRPr="00FC30C5">
              <w:rPr>
                <w:sz w:val="18"/>
                <w:szCs w:val="18"/>
              </w:rPr>
              <w:t xml:space="preserve">Typically, a plug-in does not need to use </w:t>
            </w:r>
            <w:r>
              <w:rPr>
                <w:sz w:val="18"/>
                <w:szCs w:val="18"/>
              </w:rPr>
              <w:t xml:space="preserve">the </w:t>
            </w:r>
            <w:r w:rsidRPr="001637DD">
              <w:rPr>
                <w:b/>
                <w:sz w:val="18"/>
                <w:szCs w:val="18"/>
              </w:rPr>
              <w:t>ParentThread</w:t>
            </w:r>
            <w:r w:rsidRPr="00FC30C5">
              <w:rPr>
                <w:sz w:val="18"/>
                <w:szCs w:val="18"/>
              </w:rPr>
              <w:t xml:space="preserve"> parameter. </w:t>
            </w:r>
          </w:p>
        </w:tc>
      </w:tr>
      <w:tr w:rsidR="00375E17" w:rsidRPr="00807B78" w:rsidTr="00C454AC">
        <w:trPr>
          <w:cantSplit/>
        </w:trPr>
        <w:tc>
          <w:tcPr>
            <w:tcW w:w="2178" w:type="dxa"/>
          </w:tcPr>
          <w:p w:rsidR="00375E17" w:rsidRPr="00D123F1" w:rsidRDefault="00C454AC" w:rsidP="000215EF">
            <w:pPr>
              <w:pStyle w:val="Heading3"/>
              <w:rPr>
                <w:rFonts w:asciiTheme="minorHAnsi" w:eastAsia="Times New Roman" w:hAnsiTheme="minorHAnsi" w:cs="Times New Roman"/>
                <w:b w:val="0"/>
                <w:bCs w:val="0"/>
                <w:color w:val="auto"/>
                <w:sz w:val="18"/>
                <w:szCs w:val="18"/>
              </w:rPr>
            </w:pPr>
            <w:r w:rsidRPr="00C454AC">
              <w:rPr>
                <w:rFonts w:asciiTheme="minorHAnsi" w:eastAsia="Times New Roman" w:hAnsiTheme="minorHAnsi" w:cs="Times New Roman"/>
                <w:b w:val="0"/>
                <w:bCs w:val="0"/>
                <w:color w:val="auto"/>
                <w:sz w:val="18"/>
                <w:szCs w:val="18"/>
              </w:rPr>
              <w:lastRenderedPageBreak/>
              <w:t>PriorIterationNewThread</w:t>
            </w:r>
          </w:p>
          <w:p w:rsidR="00375E17" w:rsidRPr="00D123F1" w:rsidRDefault="00375E17" w:rsidP="000215EF">
            <w:pPr>
              <w:rPr>
                <w:sz w:val="18"/>
                <w:szCs w:val="18"/>
              </w:rPr>
            </w:pPr>
          </w:p>
        </w:tc>
        <w:tc>
          <w:tcPr>
            <w:tcW w:w="2430" w:type="dxa"/>
          </w:tcPr>
          <w:p w:rsidR="00375E17" w:rsidRPr="00D123F1" w:rsidRDefault="00375E17" w:rsidP="000215EF">
            <w:pPr>
              <w:rPr>
                <w:sz w:val="18"/>
                <w:szCs w:val="18"/>
              </w:rPr>
            </w:pPr>
            <w:r>
              <w:rPr>
                <w:sz w:val="18"/>
                <w:szCs w:val="18"/>
              </w:rPr>
              <w:t>Reference</w:t>
            </w:r>
          </w:p>
        </w:tc>
        <w:tc>
          <w:tcPr>
            <w:tcW w:w="2340" w:type="dxa"/>
          </w:tcPr>
          <w:p w:rsidR="003C1C2E" w:rsidRDefault="00375E17" w:rsidP="003C1C2E">
            <w:pPr>
              <w:rPr>
                <w:sz w:val="18"/>
                <w:szCs w:val="18"/>
              </w:rPr>
            </w:pPr>
            <w:r w:rsidRPr="00D123F1">
              <w:rPr>
                <w:sz w:val="18"/>
                <w:szCs w:val="18"/>
              </w:rPr>
              <w:t>UUT</w:t>
            </w:r>
            <w:r w:rsidR="003C1C2E">
              <w:rPr>
                <w:sz w:val="18"/>
                <w:szCs w:val="18"/>
              </w:rPr>
              <w:t xml:space="preserve"> Done</w:t>
            </w:r>
          </w:p>
          <w:p w:rsidR="00375E17" w:rsidRPr="00D123F1" w:rsidRDefault="00375E17" w:rsidP="003C1C2E">
            <w:pPr>
              <w:rPr>
                <w:sz w:val="18"/>
                <w:szCs w:val="18"/>
              </w:rPr>
            </w:pPr>
            <w:r w:rsidRPr="00D123F1">
              <w:rPr>
                <w:sz w:val="18"/>
                <w:szCs w:val="18"/>
              </w:rPr>
              <w:t>Batch</w:t>
            </w:r>
            <w:r w:rsidR="003C1C2E">
              <w:rPr>
                <w:sz w:val="18"/>
                <w:szCs w:val="18"/>
              </w:rPr>
              <w:t xml:space="preserve"> Done</w:t>
            </w:r>
          </w:p>
        </w:tc>
        <w:tc>
          <w:tcPr>
            <w:tcW w:w="3150" w:type="dxa"/>
          </w:tcPr>
          <w:p w:rsidR="00375E17" w:rsidRPr="00807B78" w:rsidRDefault="00375E17" w:rsidP="00751813">
            <w:pPr>
              <w:rPr>
                <w:sz w:val="18"/>
                <w:szCs w:val="18"/>
              </w:rPr>
            </w:pPr>
            <w:r w:rsidRPr="00807B78">
              <w:rPr>
                <w:sz w:val="18"/>
                <w:szCs w:val="18"/>
              </w:rPr>
              <w:t xml:space="preserve">A reference to the thread that ran the entry point for the previous UUT or batch. The value is </w:t>
            </w:r>
            <w:r w:rsidRPr="001637DD">
              <w:rPr>
                <w:rStyle w:val="Monospace-8pt"/>
              </w:rPr>
              <w:t>Nothing</w:t>
            </w:r>
            <w:r w:rsidRPr="00807B78">
              <w:rPr>
                <w:sz w:val="18"/>
                <w:szCs w:val="18"/>
              </w:rPr>
              <w:t xml:space="preserve"> if </w:t>
            </w:r>
            <w:r w:rsidR="00751813">
              <w:rPr>
                <w:sz w:val="18"/>
                <w:szCs w:val="18"/>
              </w:rPr>
              <w:t>the model</w:t>
            </w:r>
            <w:r w:rsidR="00751813" w:rsidRPr="00807B78">
              <w:rPr>
                <w:sz w:val="18"/>
                <w:szCs w:val="18"/>
              </w:rPr>
              <w:t xml:space="preserve"> </w:t>
            </w:r>
            <w:r w:rsidRPr="00807B78">
              <w:rPr>
                <w:sz w:val="18"/>
                <w:szCs w:val="18"/>
              </w:rPr>
              <w:t>did not invoke the previous call in a new thread. A plug-in can wait on this thread to ensure</w:t>
            </w:r>
            <w:r>
              <w:rPr>
                <w:sz w:val="18"/>
                <w:szCs w:val="18"/>
              </w:rPr>
              <w:t xml:space="preserve"> </w:t>
            </w:r>
            <w:r w:rsidR="00751813">
              <w:rPr>
                <w:sz w:val="18"/>
                <w:szCs w:val="18"/>
              </w:rPr>
              <w:t>the model</w:t>
            </w:r>
            <w:r w:rsidR="00751813" w:rsidRPr="00807B78">
              <w:rPr>
                <w:sz w:val="18"/>
                <w:szCs w:val="18"/>
              </w:rPr>
              <w:t xml:space="preserve"> </w:t>
            </w:r>
            <w:r>
              <w:rPr>
                <w:sz w:val="18"/>
                <w:szCs w:val="18"/>
              </w:rPr>
              <w:t xml:space="preserve">processes </w:t>
            </w:r>
            <w:r w:rsidRPr="00807B78">
              <w:rPr>
                <w:sz w:val="18"/>
                <w:szCs w:val="18"/>
              </w:rPr>
              <w:t xml:space="preserve">UUTs in chronological order. For example, if you configure </w:t>
            </w:r>
            <w:r>
              <w:rPr>
                <w:sz w:val="18"/>
                <w:szCs w:val="18"/>
              </w:rPr>
              <w:t xml:space="preserve">the built-in reporting </w:t>
            </w:r>
            <w:r w:rsidRPr="00807B78">
              <w:rPr>
                <w:sz w:val="18"/>
                <w:szCs w:val="18"/>
              </w:rPr>
              <w:t>plug-in to store multiple UUT reports in the same file, the plug-in waits for this thread to complete before appending a new UUT report to the file</w:t>
            </w:r>
            <w:ins w:id="266" w:author="Jed Beach" w:date="2012-05-14T11:39:00Z">
              <w:r w:rsidR="009A2B6E">
                <w:rPr>
                  <w:sz w:val="18"/>
                  <w:szCs w:val="18"/>
                </w:rPr>
                <w:t xml:space="preserve"> to ensure reports are stored</w:t>
              </w:r>
            </w:ins>
            <w:r w:rsidRPr="00807B78">
              <w:rPr>
                <w:sz w:val="18"/>
                <w:szCs w:val="18"/>
              </w:rPr>
              <w:t xml:space="preserve"> in chronological order.</w:t>
            </w:r>
          </w:p>
        </w:tc>
      </w:tr>
      <w:tr w:rsidR="00375E17" w:rsidRPr="00FC30C5" w:rsidTr="00C454AC">
        <w:trPr>
          <w:cantSplit/>
        </w:trPr>
        <w:tc>
          <w:tcPr>
            <w:tcW w:w="2178" w:type="dxa"/>
          </w:tcPr>
          <w:p w:rsidR="00375E17" w:rsidRPr="00FC30C5" w:rsidRDefault="00375E17" w:rsidP="000215EF">
            <w:pPr>
              <w:rPr>
                <w:sz w:val="18"/>
                <w:szCs w:val="18"/>
              </w:rPr>
            </w:pPr>
            <w:r w:rsidRPr="00FC30C5">
              <w:rPr>
                <w:bCs/>
                <w:sz w:val="18"/>
                <w:szCs w:val="18"/>
              </w:rPr>
              <w:t>ProcessModelClientPath</w:t>
            </w:r>
          </w:p>
        </w:tc>
        <w:tc>
          <w:tcPr>
            <w:tcW w:w="2430" w:type="dxa"/>
          </w:tcPr>
          <w:p w:rsidR="00375E17" w:rsidRPr="00FC30C5" w:rsidRDefault="00375E17" w:rsidP="000215EF">
            <w:pPr>
              <w:rPr>
                <w:sz w:val="18"/>
                <w:szCs w:val="18"/>
              </w:rPr>
            </w:pPr>
            <w:r w:rsidRPr="00FC30C5">
              <w:rPr>
                <w:bCs/>
                <w:sz w:val="18"/>
                <w:szCs w:val="18"/>
              </w:rPr>
              <w:t>Path</w:t>
            </w:r>
          </w:p>
        </w:tc>
        <w:tc>
          <w:tcPr>
            <w:tcW w:w="2340" w:type="dxa"/>
          </w:tcPr>
          <w:p w:rsidR="008F6E7A" w:rsidRDefault="008F6E7A" w:rsidP="008F6E7A">
            <w:pPr>
              <w:rPr>
                <w:sz w:val="18"/>
                <w:szCs w:val="18"/>
              </w:rPr>
            </w:pPr>
            <w:r w:rsidRPr="00FC30C5">
              <w:rPr>
                <w:sz w:val="18"/>
                <w:szCs w:val="18"/>
              </w:rPr>
              <w:t>Begin</w:t>
            </w:r>
            <w:r w:rsidRPr="00FC30C5">
              <w:rPr>
                <w:sz w:val="18"/>
                <w:szCs w:val="18"/>
              </w:rPr>
              <w:br/>
              <w:t>Pre Batch</w:t>
            </w:r>
          </w:p>
          <w:p w:rsidR="008F6E7A" w:rsidRDefault="008F6E7A" w:rsidP="008F6E7A">
            <w:pPr>
              <w:rPr>
                <w:sz w:val="18"/>
                <w:szCs w:val="18"/>
              </w:rPr>
            </w:pPr>
            <w:r w:rsidRPr="00FC30C5">
              <w:rPr>
                <w:sz w:val="18"/>
                <w:szCs w:val="18"/>
              </w:rPr>
              <w:t>Pre UUT</w:t>
            </w:r>
          </w:p>
          <w:p w:rsidR="008F6E7A" w:rsidRDefault="008F6E7A" w:rsidP="008F6E7A">
            <w:pPr>
              <w:rPr>
                <w:sz w:val="18"/>
                <w:szCs w:val="18"/>
              </w:rPr>
            </w:pPr>
            <w:r>
              <w:rPr>
                <w:sz w:val="18"/>
                <w:szCs w:val="18"/>
              </w:rPr>
              <w:t>Batch Start</w:t>
            </w:r>
            <w:r w:rsidRPr="00FC30C5" w:rsidDel="00803709">
              <w:rPr>
                <w:sz w:val="18"/>
                <w:szCs w:val="18"/>
              </w:rPr>
              <w:t xml:space="preserve"> </w:t>
            </w:r>
          </w:p>
          <w:p w:rsidR="008F6E7A" w:rsidRDefault="008F6E7A" w:rsidP="008F6E7A">
            <w:pPr>
              <w:rPr>
                <w:sz w:val="18"/>
                <w:szCs w:val="18"/>
              </w:rPr>
            </w:pPr>
            <w:r>
              <w:rPr>
                <w:sz w:val="18"/>
                <w:szCs w:val="18"/>
              </w:rPr>
              <w:t>UUT Start</w:t>
            </w:r>
          </w:p>
          <w:p w:rsidR="008F6E7A" w:rsidRDefault="008F6E7A" w:rsidP="008F6E7A">
            <w:pPr>
              <w:rPr>
                <w:sz w:val="18"/>
                <w:szCs w:val="18"/>
              </w:rPr>
            </w:pPr>
            <w:r>
              <w:rPr>
                <w:sz w:val="18"/>
                <w:szCs w:val="18"/>
              </w:rPr>
              <w:t>UUT Done</w:t>
            </w:r>
            <w:r w:rsidRPr="00FC30C5">
              <w:rPr>
                <w:sz w:val="18"/>
                <w:szCs w:val="18"/>
              </w:rPr>
              <w:br/>
            </w:r>
            <w:r>
              <w:rPr>
                <w:sz w:val="18"/>
                <w:szCs w:val="18"/>
              </w:rPr>
              <w:t>Batch Done</w:t>
            </w:r>
            <w:r w:rsidRPr="00FC30C5">
              <w:rPr>
                <w:sz w:val="18"/>
                <w:szCs w:val="18"/>
              </w:rPr>
              <w:br/>
              <w:t>Post UUT</w:t>
            </w:r>
          </w:p>
          <w:p w:rsidR="00375E17" w:rsidRPr="00FC30C5" w:rsidRDefault="008F6E7A" w:rsidP="008F6E7A">
            <w:pPr>
              <w:rPr>
                <w:sz w:val="18"/>
                <w:szCs w:val="18"/>
              </w:rPr>
            </w:pPr>
            <w:r w:rsidRPr="00FC30C5">
              <w:rPr>
                <w:sz w:val="18"/>
                <w:szCs w:val="18"/>
              </w:rPr>
              <w:t>Post Batch</w:t>
            </w:r>
          </w:p>
        </w:tc>
        <w:tc>
          <w:tcPr>
            <w:tcW w:w="3150" w:type="dxa"/>
          </w:tcPr>
          <w:p w:rsidR="00375E17" w:rsidRPr="00FC30C5" w:rsidRDefault="00375E17" w:rsidP="000215EF">
            <w:pPr>
              <w:rPr>
                <w:sz w:val="18"/>
                <w:szCs w:val="18"/>
              </w:rPr>
            </w:pPr>
            <w:r w:rsidRPr="00FC30C5">
              <w:rPr>
                <w:sz w:val="18"/>
                <w:szCs w:val="18"/>
              </w:rPr>
              <w:t xml:space="preserve">Absolute path to the client </w:t>
            </w:r>
            <w:ins w:id="267" w:author="Jed Beach" w:date="2012-05-14T11:39:00Z">
              <w:r w:rsidR="009A2B6E">
                <w:rPr>
                  <w:sz w:val="18"/>
                  <w:szCs w:val="18"/>
                </w:rPr>
                <w:t xml:space="preserve">sequence </w:t>
              </w:r>
            </w:ins>
            <w:r w:rsidRPr="00FC30C5">
              <w:rPr>
                <w:sz w:val="18"/>
                <w:szCs w:val="18"/>
              </w:rPr>
              <w:t>file the process model is executing.</w:t>
            </w:r>
          </w:p>
        </w:tc>
      </w:tr>
      <w:tr w:rsidR="009613A4" w:rsidRPr="005F3AC7" w:rsidTr="00C454AC">
        <w:trPr>
          <w:cantSplit/>
        </w:trPr>
        <w:tc>
          <w:tcPr>
            <w:tcW w:w="2178" w:type="dxa"/>
          </w:tcPr>
          <w:p w:rsidR="009613A4" w:rsidRPr="00FC30C5" w:rsidRDefault="009613A4" w:rsidP="000215EF">
            <w:pPr>
              <w:rPr>
                <w:sz w:val="18"/>
                <w:szCs w:val="18"/>
              </w:rPr>
            </w:pPr>
            <w:r>
              <w:rPr>
                <w:sz w:val="18"/>
                <w:szCs w:val="18"/>
              </w:rPr>
              <w:t>Results</w:t>
            </w:r>
          </w:p>
        </w:tc>
        <w:tc>
          <w:tcPr>
            <w:tcW w:w="2430" w:type="dxa"/>
          </w:tcPr>
          <w:p w:rsidR="009613A4" w:rsidRPr="00FC30C5" w:rsidRDefault="009613A4" w:rsidP="00277777">
            <w:pPr>
              <w:rPr>
                <w:sz w:val="18"/>
                <w:szCs w:val="18"/>
              </w:rPr>
            </w:pPr>
            <w:r>
              <w:rPr>
                <w:sz w:val="18"/>
                <w:szCs w:val="18"/>
              </w:rPr>
              <w:t xml:space="preserve">Array of </w:t>
            </w:r>
            <w:r w:rsidR="00277777">
              <w:rPr>
                <w:sz w:val="18"/>
                <w:szCs w:val="18"/>
              </w:rPr>
              <w:t>References</w:t>
            </w:r>
          </w:p>
        </w:tc>
        <w:tc>
          <w:tcPr>
            <w:tcW w:w="2340" w:type="dxa"/>
          </w:tcPr>
          <w:p w:rsidR="009613A4" w:rsidRPr="00FC30C5" w:rsidRDefault="009613A4" w:rsidP="000215EF">
            <w:pPr>
              <w:rPr>
                <w:sz w:val="18"/>
                <w:szCs w:val="18"/>
              </w:rPr>
            </w:pPr>
            <w:r>
              <w:rPr>
                <w:sz w:val="18"/>
                <w:szCs w:val="18"/>
              </w:rPr>
              <w:t>OnTheFly Step Results</w:t>
            </w:r>
          </w:p>
        </w:tc>
        <w:tc>
          <w:tcPr>
            <w:tcW w:w="3150" w:type="dxa"/>
          </w:tcPr>
          <w:p w:rsidR="009613A4" w:rsidRPr="005F3AC7" w:rsidRDefault="009613A4" w:rsidP="00B2619E">
            <w:pPr>
              <w:rPr>
                <w:sz w:val="18"/>
                <w:szCs w:val="18"/>
              </w:rPr>
            </w:pPr>
            <w:r w:rsidRPr="005F3AC7">
              <w:rPr>
                <w:sz w:val="18"/>
                <w:szCs w:val="18"/>
              </w:rPr>
              <w:t xml:space="preserve">An array of references to the step result </w:t>
            </w:r>
            <w:proofErr w:type="spellStart"/>
            <w:r w:rsidRPr="0078328F">
              <w:rPr>
                <w:rFonts w:ascii="Courier" w:hAnsi="Courier"/>
                <w:sz w:val="16"/>
                <w:szCs w:val="16"/>
              </w:rPr>
              <w:t>PropertyObject</w:t>
            </w:r>
            <w:proofErr w:type="spellEnd"/>
            <w:del w:id="268" w:author="David Rohacek" w:date="2012-05-15T21:47:00Z">
              <w:r w:rsidRPr="0078328F" w:rsidDel="00B2619E">
                <w:rPr>
                  <w:rFonts w:ascii="Courier" w:hAnsi="Courier"/>
                  <w:sz w:val="16"/>
                  <w:szCs w:val="16"/>
                </w:rPr>
                <w:delText>s</w:delText>
              </w:r>
            </w:del>
            <w:r w:rsidRPr="005F3AC7">
              <w:rPr>
                <w:sz w:val="18"/>
                <w:szCs w:val="18"/>
              </w:rPr>
              <w:t xml:space="preserve"> </w:t>
            </w:r>
            <w:ins w:id="269" w:author="David Rohacek" w:date="2012-05-15T21:47:00Z">
              <w:r w:rsidR="00B2619E">
                <w:rPr>
                  <w:sz w:val="18"/>
                  <w:szCs w:val="18"/>
                </w:rPr>
                <w:t xml:space="preserve">instances </w:t>
              </w:r>
            </w:ins>
            <w:r w:rsidRPr="005F3AC7">
              <w:rPr>
                <w:sz w:val="18"/>
                <w:szCs w:val="18"/>
              </w:rPr>
              <w:t xml:space="preserve">TestStand has accumulated since the </w:t>
            </w:r>
            <w:r>
              <w:rPr>
                <w:sz w:val="18"/>
                <w:szCs w:val="18"/>
              </w:rPr>
              <w:t>previous</w:t>
            </w:r>
            <w:r w:rsidRPr="005F3AC7">
              <w:rPr>
                <w:sz w:val="18"/>
                <w:szCs w:val="18"/>
              </w:rPr>
              <w:t xml:space="preserve"> call to the OnTheFly Step Results entry point. Each element in the array is a TestStand reference.</w:t>
            </w:r>
            <w:del w:id="270" w:author="Jed Beach" w:date="2012-05-14T11:40:00Z">
              <w:r w:rsidRPr="005F3AC7" w:rsidDel="005C5407">
                <w:rPr>
                  <w:sz w:val="18"/>
                  <w:szCs w:val="18"/>
                </w:rPr>
                <w:delText xml:space="preserve"> To access a result, you must dereference its reference.</w:delText>
              </w:r>
            </w:del>
          </w:p>
        </w:tc>
      </w:tr>
      <w:tr w:rsidR="00450DEE" w:rsidTr="00C454AC">
        <w:trPr>
          <w:cantSplit/>
        </w:trPr>
        <w:tc>
          <w:tcPr>
            <w:tcW w:w="2178" w:type="dxa"/>
          </w:tcPr>
          <w:p w:rsidR="00D46240" w:rsidRPr="00FC30C5" w:rsidRDefault="00421FF9" w:rsidP="00421FF9">
            <w:pPr>
              <w:rPr>
                <w:sz w:val="18"/>
                <w:szCs w:val="18"/>
              </w:rPr>
            </w:pPr>
            <w:r w:rsidRPr="00FC30C5">
              <w:rPr>
                <w:sz w:val="18"/>
                <w:szCs w:val="18"/>
              </w:rPr>
              <w:t>StartDate</w:t>
            </w:r>
          </w:p>
        </w:tc>
        <w:tc>
          <w:tcPr>
            <w:tcW w:w="2430" w:type="dxa"/>
          </w:tcPr>
          <w:p w:rsidR="00D46240" w:rsidRPr="00FC30C5" w:rsidRDefault="00421FF9" w:rsidP="00D46240">
            <w:pPr>
              <w:rPr>
                <w:sz w:val="18"/>
                <w:szCs w:val="18"/>
              </w:rPr>
            </w:pPr>
            <w:r w:rsidRPr="00FC30C5">
              <w:rPr>
                <w:sz w:val="18"/>
                <w:szCs w:val="18"/>
              </w:rPr>
              <w:t>DateDetails</w:t>
            </w:r>
          </w:p>
        </w:tc>
        <w:tc>
          <w:tcPr>
            <w:tcW w:w="2340" w:type="dxa"/>
          </w:tcPr>
          <w:p w:rsidR="00A82A06" w:rsidRDefault="00A82A06" w:rsidP="00A82A06">
            <w:pPr>
              <w:rPr>
                <w:sz w:val="18"/>
                <w:szCs w:val="18"/>
              </w:rPr>
            </w:pPr>
            <w:r w:rsidRPr="00FC30C5">
              <w:rPr>
                <w:sz w:val="18"/>
                <w:szCs w:val="18"/>
              </w:rPr>
              <w:t>Begin</w:t>
            </w:r>
            <w:r w:rsidRPr="00FC30C5">
              <w:rPr>
                <w:sz w:val="18"/>
                <w:szCs w:val="18"/>
              </w:rPr>
              <w:br/>
            </w:r>
            <w:r>
              <w:rPr>
                <w:sz w:val="18"/>
                <w:szCs w:val="18"/>
              </w:rPr>
              <w:t>Pre Batch</w:t>
            </w:r>
          </w:p>
          <w:p w:rsidR="00A82A06" w:rsidRDefault="00A82A06" w:rsidP="00A82A06">
            <w:pPr>
              <w:rPr>
                <w:sz w:val="18"/>
                <w:szCs w:val="18"/>
              </w:rPr>
            </w:pPr>
            <w:r w:rsidRPr="00FC30C5">
              <w:rPr>
                <w:sz w:val="18"/>
                <w:szCs w:val="18"/>
              </w:rPr>
              <w:t>Pre UUT</w:t>
            </w:r>
            <w:r w:rsidRPr="00FC30C5">
              <w:rPr>
                <w:sz w:val="18"/>
                <w:szCs w:val="18"/>
              </w:rPr>
              <w:br/>
            </w:r>
            <w:r>
              <w:rPr>
                <w:sz w:val="18"/>
                <w:szCs w:val="18"/>
              </w:rPr>
              <w:t>Batch Start</w:t>
            </w:r>
          </w:p>
          <w:p w:rsidR="00A82A06" w:rsidRDefault="00A82A06" w:rsidP="00A82A06">
            <w:pPr>
              <w:rPr>
                <w:sz w:val="18"/>
                <w:szCs w:val="18"/>
              </w:rPr>
            </w:pPr>
            <w:r>
              <w:rPr>
                <w:sz w:val="18"/>
                <w:szCs w:val="18"/>
              </w:rPr>
              <w:t>UUT Start</w:t>
            </w:r>
          </w:p>
          <w:p w:rsidR="00A82A06" w:rsidRDefault="00A82A06" w:rsidP="00A82A06">
            <w:pPr>
              <w:rPr>
                <w:sz w:val="18"/>
                <w:szCs w:val="18"/>
              </w:rPr>
            </w:pPr>
            <w:r w:rsidRPr="00FC30C5">
              <w:rPr>
                <w:sz w:val="18"/>
                <w:szCs w:val="18"/>
              </w:rPr>
              <w:t>OnTheFly Step Results</w:t>
            </w:r>
          </w:p>
          <w:p w:rsidR="00A82A06" w:rsidRDefault="00A82A06" w:rsidP="00A82A06">
            <w:pPr>
              <w:rPr>
                <w:sz w:val="18"/>
                <w:szCs w:val="18"/>
              </w:rPr>
            </w:pPr>
            <w:r>
              <w:rPr>
                <w:sz w:val="18"/>
                <w:szCs w:val="18"/>
              </w:rPr>
              <w:t>UUT Done</w:t>
            </w:r>
          </w:p>
          <w:p w:rsidR="00A82A06" w:rsidRDefault="00A82A06" w:rsidP="00A82A06">
            <w:pPr>
              <w:rPr>
                <w:sz w:val="18"/>
                <w:szCs w:val="18"/>
              </w:rPr>
            </w:pPr>
            <w:r>
              <w:rPr>
                <w:sz w:val="18"/>
                <w:szCs w:val="18"/>
              </w:rPr>
              <w:t>Batch Done</w:t>
            </w:r>
            <w:r w:rsidRPr="00FC30C5">
              <w:rPr>
                <w:sz w:val="18"/>
                <w:szCs w:val="18"/>
              </w:rPr>
              <w:br/>
              <w:t>Post UUT</w:t>
            </w:r>
          </w:p>
          <w:p w:rsidR="00D46240" w:rsidRPr="00FC30C5" w:rsidRDefault="00A82A06" w:rsidP="00A82A06">
            <w:pPr>
              <w:rPr>
                <w:sz w:val="18"/>
                <w:szCs w:val="18"/>
              </w:rPr>
            </w:pPr>
            <w:r w:rsidRPr="00FC30C5">
              <w:rPr>
                <w:sz w:val="18"/>
                <w:szCs w:val="18"/>
              </w:rPr>
              <w:t>Post Batch</w:t>
            </w:r>
          </w:p>
        </w:tc>
        <w:tc>
          <w:tcPr>
            <w:tcW w:w="3150" w:type="dxa"/>
          </w:tcPr>
          <w:p w:rsidR="00421FF9" w:rsidRPr="00FC30C5" w:rsidRDefault="00421FF9" w:rsidP="00421FF9">
            <w:pPr>
              <w:rPr>
                <w:sz w:val="18"/>
                <w:szCs w:val="18"/>
              </w:rPr>
            </w:pPr>
            <w:r w:rsidRPr="00FC30C5">
              <w:rPr>
                <w:sz w:val="18"/>
                <w:szCs w:val="18"/>
              </w:rPr>
              <w:t xml:space="preserve">When passed to </w:t>
            </w:r>
            <w:r w:rsidR="00F52936">
              <w:rPr>
                <w:sz w:val="18"/>
                <w:szCs w:val="18"/>
              </w:rPr>
              <w:t xml:space="preserve">the </w:t>
            </w:r>
            <w:r w:rsidRPr="00FC30C5">
              <w:rPr>
                <w:sz w:val="18"/>
                <w:szCs w:val="18"/>
              </w:rPr>
              <w:t>Begin</w:t>
            </w:r>
            <w:r w:rsidR="00F52936">
              <w:rPr>
                <w:sz w:val="18"/>
                <w:szCs w:val="18"/>
              </w:rPr>
              <w:t xml:space="preserve"> entry point</w:t>
            </w:r>
            <w:r w:rsidRPr="00FC30C5">
              <w:rPr>
                <w:sz w:val="18"/>
                <w:szCs w:val="18"/>
              </w:rPr>
              <w:t xml:space="preserve">, </w:t>
            </w:r>
            <w:r w:rsidR="00F52936">
              <w:rPr>
                <w:sz w:val="18"/>
                <w:szCs w:val="18"/>
              </w:rPr>
              <w:t xml:space="preserve">the </w:t>
            </w:r>
            <w:r w:rsidR="001637DD" w:rsidRPr="001637DD">
              <w:rPr>
                <w:b/>
                <w:sz w:val="18"/>
                <w:szCs w:val="18"/>
              </w:rPr>
              <w:t>StartDate</w:t>
            </w:r>
            <w:r w:rsidRPr="00FC30C5">
              <w:rPr>
                <w:sz w:val="18"/>
                <w:szCs w:val="18"/>
              </w:rPr>
              <w:t xml:space="preserve"> </w:t>
            </w:r>
            <w:r w:rsidR="00F52936">
              <w:rPr>
                <w:sz w:val="18"/>
                <w:szCs w:val="18"/>
              </w:rPr>
              <w:t xml:space="preserve">parameter </w:t>
            </w:r>
            <w:r w:rsidRPr="00FC30C5">
              <w:rPr>
                <w:sz w:val="18"/>
                <w:szCs w:val="18"/>
              </w:rPr>
              <w:t xml:space="preserve">indicates when </w:t>
            </w:r>
            <w:r w:rsidR="0002366E">
              <w:rPr>
                <w:sz w:val="18"/>
                <w:szCs w:val="18"/>
              </w:rPr>
              <w:t xml:space="preserve">TestStand invoked </w:t>
            </w:r>
            <w:r w:rsidRPr="00FC30C5">
              <w:rPr>
                <w:sz w:val="18"/>
                <w:szCs w:val="18"/>
              </w:rPr>
              <w:t xml:space="preserve">the </w:t>
            </w:r>
            <w:r w:rsidR="006C1122">
              <w:rPr>
                <w:sz w:val="18"/>
                <w:szCs w:val="18"/>
              </w:rPr>
              <w:t>process model execution entry point</w:t>
            </w:r>
            <w:r w:rsidRPr="00FC30C5">
              <w:rPr>
                <w:sz w:val="18"/>
                <w:szCs w:val="18"/>
              </w:rPr>
              <w:t>.</w:t>
            </w:r>
          </w:p>
          <w:p w:rsidR="00421FF9" w:rsidRPr="00FC30C5" w:rsidRDefault="00421FF9" w:rsidP="00421FF9">
            <w:pPr>
              <w:rPr>
                <w:sz w:val="18"/>
                <w:szCs w:val="18"/>
              </w:rPr>
            </w:pPr>
          </w:p>
          <w:p w:rsidR="00D46240" w:rsidRPr="00FC30C5" w:rsidRDefault="00421FF9" w:rsidP="00D46240">
            <w:pPr>
              <w:rPr>
                <w:sz w:val="18"/>
                <w:szCs w:val="18"/>
              </w:rPr>
            </w:pPr>
            <w:commentRangeStart w:id="271"/>
            <w:r w:rsidRPr="00FC30C5">
              <w:rPr>
                <w:sz w:val="18"/>
                <w:szCs w:val="18"/>
              </w:rPr>
              <w:t xml:space="preserve">Otherwise, </w:t>
            </w:r>
            <w:r w:rsidR="00F52936">
              <w:rPr>
                <w:sz w:val="18"/>
                <w:szCs w:val="18"/>
              </w:rPr>
              <w:t xml:space="preserve">the </w:t>
            </w:r>
            <w:r w:rsidR="001637DD" w:rsidRPr="001637DD">
              <w:rPr>
                <w:b/>
                <w:sz w:val="18"/>
                <w:szCs w:val="18"/>
              </w:rPr>
              <w:t>StartDate</w:t>
            </w:r>
            <w:r w:rsidRPr="00FC30C5">
              <w:rPr>
                <w:sz w:val="18"/>
                <w:szCs w:val="18"/>
              </w:rPr>
              <w:t xml:space="preserve"> </w:t>
            </w:r>
            <w:r w:rsidR="00F52936">
              <w:rPr>
                <w:sz w:val="18"/>
                <w:szCs w:val="18"/>
              </w:rPr>
              <w:t xml:space="preserve">parameter </w:t>
            </w:r>
            <w:r w:rsidRPr="00FC30C5">
              <w:rPr>
                <w:sz w:val="18"/>
                <w:szCs w:val="18"/>
              </w:rPr>
              <w:t>indicates when the UUT in the current socket began testing or when the current batch began testing for a batch controller thread.</w:t>
            </w:r>
            <w:commentRangeEnd w:id="271"/>
            <w:r w:rsidR="005C5407">
              <w:rPr>
                <w:rStyle w:val="CommentReference"/>
              </w:rPr>
              <w:commentReference w:id="271"/>
            </w:r>
          </w:p>
        </w:tc>
      </w:tr>
      <w:tr w:rsidR="00450DEE" w:rsidTr="00C454AC">
        <w:trPr>
          <w:cantSplit/>
        </w:trPr>
        <w:tc>
          <w:tcPr>
            <w:tcW w:w="2178" w:type="dxa"/>
          </w:tcPr>
          <w:p w:rsidR="00D46240" w:rsidRPr="00FC30C5" w:rsidRDefault="00421FF9" w:rsidP="00B25457">
            <w:pPr>
              <w:rPr>
                <w:sz w:val="18"/>
                <w:szCs w:val="18"/>
              </w:rPr>
            </w:pPr>
            <w:r w:rsidRPr="00FC30C5">
              <w:rPr>
                <w:bCs/>
                <w:sz w:val="18"/>
                <w:szCs w:val="18"/>
              </w:rPr>
              <w:t>StartTime</w:t>
            </w:r>
          </w:p>
        </w:tc>
        <w:tc>
          <w:tcPr>
            <w:tcW w:w="2430" w:type="dxa"/>
          </w:tcPr>
          <w:p w:rsidR="00D46240" w:rsidRPr="00FC30C5" w:rsidRDefault="00421FF9" w:rsidP="00D46240">
            <w:pPr>
              <w:rPr>
                <w:sz w:val="18"/>
                <w:szCs w:val="18"/>
              </w:rPr>
            </w:pPr>
            <w:r w:rsidRPr="00FC30C5">
              <w:rPr>
                <w:bCs/>
                <w:sz w:val="18"/>
                <w:szCs w:val="18"/>
              </w:rPr>
              <w:t>TimeDetails</w:t>
            </w:r>
          </w:p>
        </w:tc>
        <w:tc>
          <w:tcPr>
            <w:tcW w:w="2340" w:type="dxa"/>
          </w:tcPr>
          <w:p w:rsidR="00A82A06" w:rsidRDefault="00A82A06" w:rsidP="00A82A06">
            <w:pPr>
              <w:rPr>
                <w:sz w:val="18"/>
                <w:szCs w:val="18"/>
              </w:rPr>
            </w:pPr>
            <w:r w:rsidRPr="00FC30C5">
              <w:rPr>
                <w:sz w:val="18"/>
                <w:szCs w:val="18"/>
              </w:rPr>
              <w:t>Begin</w:t>
            </w:r>
            <w:r w:rsidRPr="00FC30C5">
              <w:rPr>
                <w:sz w:val="18"/>
                <w:szCs w:val="18"/>
              </w:rPr>
              <w:br/>
            </w:r>
            <w:r>
              <w:rPr>
                <w:sz w:val="18"/>
                <w:szCs w:val="18"/>
              </w:rPr>
              <w:t>Pre Batch</w:t>
            </w:r>
          </w:p>
          <w:p w:rsidR="00A82A06" w:rsidRDefault="00A82A06" w:rsidP="00A82A06">
            <w:pPr>
              <w:rPr>
                <w:sz w:val="18"/>
                <w:szCs w:val="18"/>
              </w:rPr>
            </w:pPr>
            <w:r w:rsidRPr="00FC30C5">
              <w:rPr>
                <w:sz w:val="18"/>
                <w:szCs w:val="18"/>
              </w:rPr>
              <w:t>Pre UUT</w:t>
            </w:r>
            <w:r w:rsidRPr="00FC30C5">
              <w:rPr>
                <w:sz w:val="18"/>
                <w:szCs w:val="18"/>
              </w:rPr>
              <w:br/>
            </w:r>
            <w:r>
              <w:rPr>
                <w:sz w:val="18"/>
                <w:szCs w:val="18"/>
              </w:rPr>
              <w:t>Batch Start</w:t>
            </w:r>
          </w:p>
          <w:p w:rsidR="00A82A06" w:rsidRDefault="00A82A06" w:rsidP="00A82A06">
            <w:pPr>
              <w:rPr>
                <w:sz w:val="18"/>
                <w:szCs w:val="18"/>
              </w:rPr>
            </w:pPr>
            <w:r>
              <w:rPr>
                <w:sz w:val="18"/>
                <w:szCs w:val="18"/>
              </w:rPr>
              <w:t>UUT Start</w:t>
            </w:r>
          </w:p>
          <w:p w:rsidR="00A82A06" w:rsidRDefault="00A82A06" w:rsidP="00A82A06">
            <w:pPr>
              <w:rPr>
                <w:sz w:val="18"/>
                <w:szCs w:val="18"/>
              </w:rPr>
            </w:pPr>
            <w:r w:rsidRPr="00FC30C5">
              <w:rPr>
                <w:sz w:val="18"/>
                <w:szCs w:val="18"/>
              </w:rPr>
              <w:t>OnTheFly Step Results</w:t>
            </w:r>
          </w:p>
          <w:p w:rsidR="00A82A06" w:rsidRDefault="00A82A06" w:rsidP="00A82A06">
            <w:pPr>
              <w:rPr>
                <w:sz w:val="18"/>
                <w:szCs w:val="18"/>
              </w:rPr>
            </w:pPr>
            <w:r>
              <w:rPr>
                <w:sz w:val="18"/>
                <w:szCs w:val="18"/>
              </w:rPr>
              <w:t>UUT Done</w:t>
            </w:r>
          </w:p>
          <w:p w:rsidR="00A82A06" w:rsidRDefault="00A82A06" w:rsidP="00A82A06">
            <w:pPr>
              <w:rPr>
                <w:sz w:val="18"/>
                <w:szCs w:val="18"/>
              </w:rPr>
            </w:pPr>
            <w:r>
              <w:rPr>
                <w:sz w:val="18"/>
                <w:szCs w:val="18"/>
              </w:rPr>
              <w:t>Batch Done</w:t>
            </w:r>
            <w:r w:rsidRPr="00FC30C5">
              <w:rPr>
                <w:sz w:val="18"/>
                <w:szCs w:val="18"/>
              </w:rPr>
              <w:br/>
              <w:t>Post UUT</w:t>
            </w:r>
          </w:p>
          <w:p w:rsidR="00D46240" w:rsidRPr="00FC30C5" w:rsidRDefault="00A82A06" w:rsidP="00A82A06">
            <w:pPr>
              <w:rPr>
                <w:sz w:val="18"/>
                <w:szCs w:val="18"/>
              </w:rPr>
            </w:pPr>
            <w:r w:rsidRPr="00FC30C5">
              <w:rPr>
                <w:sz w:val="18"/>
                <w:szCs w:val="18"/>
              </w:rPr>
              <w:t>Post Batch</w:t>
            </w:r>
          </w:p>
        </w:tc>
        <w:tc>
          <w:tcPr>
            <w:tcW w:w="3150" w:type="dxa"/>
          </w:tcPr>
          <w:p w:rsidR="00421FF9" w:rsidRPr="00FC30C5" w:rsidRDefault="00421FF9" w:rsidP="00421FF9">
            <w:pPr>
              <w:rPr>
                <w:sz w:val="18"/>
                <w:szCs w:val="18"/>
              </w:rPr>
            </w:pPr>
            <w:r w:rsidRPr="00FC30C5">
              <w:rPr>
                <w:sz w:val="18"/>
                <w:szCs w:val="18"/>
              </w:rPr>
              <w:t xml:space="preserve">When passed to </w:t>
            </w:r>
            <w:r w:rsidR="00F52936">
              <w:rPr>
                <w:sz w:val="18"/>
                <w:szCs w:val="18"/>
              </w:rPr>
              <w:t xml:space="preserve">the </w:t>
            </w:r>
            <w:r w:rsidRPr="00FC30C5">
              <w:rPr>
                <w:sz w:val="18"/>
                <w:szCs w:val="18"/>
              </w:rPr>
              <w:t>Begin</w:t>
            </w:r>
            <w:r w:rsidR="00F52936">
              <w:rPr>
                <w:sz w:val="18"/>
                <w:szCs w:val="18"/>
              </w:rPr>
              <w:t xml:space="preserve"> entry point</w:t>
            </w:r>
            <w:r w:rsidRPr="00FC30C5">
              <w:rPr>
                <w:sz w:val="18"/>
                <w:szCs w:val="18"/>
              </w:rPr>
              <w:t xml:space="preserve">, </w:t>
            </w:r>
            <w:r w:rsidR="00F52936">
              <w:rPr>
                <w:sz w:val="18"/>
                <w:szCs w:val="18"/>
              </w:rPr>
              <w:t xml:space="preserve">the </w:t>
            </w:r>
            <w:r w:rsidR="001637DD" w:rsidRPr="001637DD">
              <w:rPr>
                <w:b/>
                <w:sz w:val="18"/>
                <w:szCs w:val="18"/>
              </w:rPr>
              <w:t>StartTime</w:t>
            </w:r>
            <w:r w:rsidRPr="00FC30C5">
              <w:rPr>
                <w:sz w:val="18"/>
                <w:szCs w:val="18"/>
              </w:rPr>
              <w:t xml:space="preserve"> </w:t>
            </w:r>
            <w:r w:rsidR="00F52936">
              <w:rPr>
                <w:sz w:val="18"/>
                <w:szCs w:val="18"/>
              </w:rPr>
              <w:t xml:space="preserve">parameter </w:t>
            </w:r>
            <w:r w:rsidRPr="00FC30C5">
              <w:rPr>
                <w:sz w:val="18"/>
                <w:szCs w:val="18"/>
              </w:rPr>
              <w:t xml:space="preserve">indicates when </w:t>
            </w:r>
            <w:r w:rsidR="0002366E">
              <w:rPr>
                <w:sz w:val="18"/>
                <w:szCs w:val="18"/>
              </w:rPr>
              <w:t xml:space="preserve">TestStand invoked </w:t>
            </w:r>
            <w:r w:rsidRPr="00FC30C5">
              <w:rPr>
                <w:sz w:val="18"/>
                <w:szCs w:val="18"/>
              </w:rPr>
              <w:t>the</w:t>
            </w:r>
            <w:r w:rsidR="006C1122">
              <w:rPr>
                <w:sz w:val="18"/>
                <w:szCs w:val="18"/>
              </w:rPr>
              <w:t xml:space="preserve"> process model execution entry point</w:t>
            </w:r>
            <w:r w:rsidRPr="00FC30C5">
              <w:rPr>
                <w:sz w:val="18"/>
                <w:szCs w:val="18"/>
              </w:rPr>
              <w:t>.</w:t>
            </w:r>
          </w:p>
          <w:p w:rsidR="00421FF9" w:rsidRPr="00FC30C5" w:rsidRDefault="00421FF9" w:rsidP="00421FF9">
            <w:pPr>
              <w:rPr>
                <w:sz w:val="18"/>
                <w:szCs w:val="18"/>
              </w:rPr>
            </w:pPr>
          </w:p>
          <w:p w:rsidR="00421FF9" w:rsidRPr="00FC30C5" w:rsidRDefault="00421FF9" w:rsidP="00421FF9">
            <w:pPr>
              <w:rPr>
                <w:sz w:val="18"/>
                <w:szCs w:val="18"/>
              </w:rPr>
            </w:pPr>
            <w:commentRangeStart w:id="272"/>
            <w:commentRangeStart w:id="273"/>
            <w:r w:rsidRPr="00FC30C5">
              <w:rPr>
                <w:sz w:val="18"/>
                <w:szCs w:val="18"/>
              </w:rPr>
              <w:t xml:space="preserve">Otherwise, </w:t>
            </w:r>
            <w:r w:rsidR="00F52936">
              <w:rPr>
                <w:sz w:val="18"/>
                <w:szCs w:val="18"/>
              </w:rPr>
              <w:t xml:space="preserve">the </w:t>
            </w:r>
            <w:r w:rsidR="001637DD" w:rsidRPr="001637DD">
              <w:rPr>
                <w:b/>
                <w:sz w:val="18"/>
                <w:szCs w:val="18"/>
              </w:rPr>
              <w:t>StartTime</w:t>
            </w:r>
            <w:r w:rsidRPr="00FC30C5">
              <w:rPr>
                <w:sz w:val="18"/>
                <w:szCs w:val="18"/>
              </w:rPr>
              <w:t xml:space="preserve"> </w:t>
            </w:r>
            <w:r w:rsidR="00F52936">
              <w:rPr>
                <w:sz w:val="18"/>
                <w:szCs w:val="18"/>
              </w:rPr>
              <w:t xml:space="preserve">parameter </w:t>
            </w:r>
            <w:r w:rsidRPr="00FC30C5">
              <w:rPr>
                <w:sz w:val="18"/>
                <w:szCs w:val="18"/>
              </w:rPr>
              <w:t>indicates when the UUT in the current socket began testing or when the current batch began testing for a batch controller thread.</w:t>
            </w:r>
            <w:commentRangeEnd w:id="272"/>
            <w:r w:rsidR="005C5407">
              <w:rPr>
                <w:rStyle w:val="CommentReference"/>
              </w:rPr>
              <w:commentReference w:id="272"/>
            </w:r>
            <w:commentRangeEnd w:id="273"/>
            <w:r w:rsidR="00B2619E">
              <w:rPr>
                <w:rStyle w:val="CommentReference"/>
              </w:rPr>
              <w:commentReference w:id="273"/>
            </w:r>
          </w:p>
          <w:p w:rsidR="00D46240" w:rsidRPr="00FC30C5" w:rsidRDefault="00D46240" w:rsidP="00D46240">
            <w:pPr>
              <w:rPr>
                <w:sz w:val="18"/>
                <w:szCs w:val="18"/>
              </w:rPr>
            </w:pPr>
          </w:p>
        </w:tc>
      </w:tr>
      <w:tr w:rsidR="009613A4" w:rsidTr="00C454AC">
        <w:trPr>
          <w:cantSplit/>
        </w:trPr>
        <w:tc>
          <w:tcPr>
            <w:tcW w:w="2178" w:type="dxa"/>
          </w:tcPr>
          <w:p w:rsidR="009613A4" w:rsidRPr="00FC30C5" w:rsidRDefault="009613A4" w:rsidP="00B25457">
            <w:pPr>
              <w:rPr>
                <w:bCs/>
                <w:sz w:val="18"/>
                <w:szCs w:val="18"/>
              </w:rPr>
            </w:pPr>
            <w:r>
              <w:rPr>
                <w:sz w:val="18"/>
                <w:szCs w:val="18"/>
              </w:rPr>
              <w:lastRenderedPageBreak/>
              <w:t>Step</w:t>
            </w:r>
          </w:p>
        </w:tc>
        <w:tc>
          <w:tcPr>
            <w:tcW w:w="2430" w:type="dxa"/>
          </w:tcPr>
          <w:p w:rsidR="009613A4" w:rsidRPr="00FC30C5" w:rsidRDefault="00277777" w:rsidP="00D46240">
            <w:pPr>
              <w:rPr>
                <w:bCs/>
                <w:sz w:val="18"/>
                <w:szCs w:val="18"/>
              </w:rPr>
            </w:pPr>
            <w:r>
              <w:rPr>
                <w:sz w:val="18"/>
                <w:szCs w:val="18"/>
              </w:rPr>
              <w:t>Array of References</w:t>
            </w:r>
          </w:p>
        </w:tc>
        <w:tc>
          <w:tcPr>
            <w:tcW w:w="2340" w:type="dxa"/>
          </w:tcPr>
          <w:p w:rsidR="009613A4" w:rsidRPr="00FC30C5" w:rsidRDefault="009613A4" w:rsidP="00421FF9">
            <w:pPr>
              <w:rPr>
                <w:sz w:val="18"/>
                <w:szCs w:val="18"/>
              </w:rPr>
            </w:pPr>
            <w:r w:rsidRPr="00FC30C5">
              <w:rPr>
                <w:sz w:val="18"/>
                <w:szCs w:val="18"/>
              </w:rPr>
              <w:t>OnTheFly Step Results</w:t>
            </w:r>
          </w:p>
        </w:tc>
        <w:tc>
          <w:tcPr>
            <w:tcW w:w="3150" w:type="dxa"/>
          </w:tcPr>
          <w:p w:rsidR="009613A4" w:rsidRPr="00FC30C5" w:rsidRDefault="009613A4" w:rsidP="005C5407">
            <w:pPr>
              <w:rPr>
                <w:sz w:val="18"/>
                <w:szCs w:val="18"/>
              </w:rPr>
            </w:pPr>
            <w:r w:rsidRPr="005F3AC7">
              <w:rPr>
                <w:sz w:val="18"/>
                <w:szCs w:val="18"/>
              </w:rPr>
              <w:t xml:space="preserve">An array of references to the steps that generated the corresponding elements of </w:t>
            </w:r>
            <w:r>
              <w:rPr>
                <w:sz w:val="18"/>
                <w:szCs w:val="18"/>
              </w:rPr>
              <w:t xml:space="preserve">the </w:t>
            </w:r>
            <w:r w:rsidRPr="001637DD">
              <w:rPr>
                <w:rStyle w:val="Monospace-8pt"/>
              </w:rPr>
              <w:t>Parameters.</w:t>
            </w:r>
            <w:r w:rsidR="0078328F">
              <w:rPr>
                <w:rStyle w:val="Monospace-8pt"/>
              </w:rPr>
              <w:br/>
            </w:r>
            <w:r w:rsidRPr="001637DD">
              <w:rPr>
                <w:rStyle w:val="Monospace-8pt"/>
              </w:rPr>
              <w:t>Results</w:t>
            </w:r>
            <w:r>
              <w:rPr>
                <w:sz w:val="18"/>
                <w:szCs w:val="18"/>
              </w:rPr>
              <w:t xml:space="preserve"> array</w:t>
            </w:r>
            <w:r w:rsidRPr="005F3AC7">
              <w:rPr>
                <w:sz w:val="18"/>
                <w:szCs w:val="18"/>
              </w:rPr>
              <w:t xml:space="preserve">. Each element in the array is a TestStand reference. </w:t>
            </w:r>
            <w:del w:id="274" w:author="Jed Beach" w:date="2012-05-14T11:43:00Z">
              <w:r w:rsidRPr="005F3AC7" w:rsidDel="005C5407">
                <w:rPr>
                  <w:sz w:val="18"/>
                  <w:szCs w:val="18"/>
                </w:rPr>
                <w:delText xml:space="preserve">To access a step, you must dereference its reference. </w:delText>
              </w:r>
            </w:del>
            <w:r>
              <w:rPr>
                <w:sz w:val="18"/>
                <w:szCs w:val="18"/>
              </w:rPr>
              <w:t xml:space="preserve">Because </w:t>
            </w:r>
            <w:r w:rsidRPr="005F3AC7">
              <w:rPr>
                <w:sz w:val="18"/>
                <w:szCs w:val="18"/>
              </w:rPr>
              <w:t xml:space="preserve">TestStand does not serialize the steps to offline result files and does not pass the references to the </w:t>
            </w:r>
            <w:r w:rsidR="005B393E" w:rsidRPr="00FC30C5">
              <w:rPr>
                <w:sz w:val="18"/>
                <w:szCs w:val="18"/>
              </w:rPr>
              <w:t>OnTheFly Step Results</w:t>
            </w:r>
            <w:r w:rsidR="005B393E">
              <w:rPr>
                <w:sz w:val="18"/>
                <w:szCs w:val="18"/>
              </w:rPr>
              <w:t xml:space="preserve"> entry point</w:t>
            </w:r>
            <w:r w:rsidRPr="005F3AC7">
              <w:rPr>
                <w:sz w:val="18"/>
                <w:szCs w:val="18"/>
              </w:rPr>
              <w:t xml:space="preserve"> when processing an offline results file, do not use th</w:t>
            </w:r>
            <w:r>
              <w:rPr>
                <w:sz w:val="18"/>
                <w:szCs w:val="18"/>
              </w:rPr>
              <w:t xml:space="preserve">e </w:t>
            </w:r>
            <w:del w:id="275" w:author="Jed Beach" w:date="2012-05-14T11:43:00Z">
              <w:r w:rsidDel="005C5407">
                <w:rPr>
                  <w:sz w:val="18"/>
                  <w:szCs w:val="18"/>
                </w:rPr>
                <w:delText xml:space="preserve"> </w:delText>
              </w:r>
            </w:del>
            <w:r w:rsidRPr="001637DD">
              <w:rPr>
                <w:b/>
                <w:sz w:val="18"/>
                <w:szCs w:val="18"/>
              </w:rPr>
              <w:t>Step</w:t>
            </w:r>
            <w:r w:rsidRPr="005F3AC7">
              <w:rPr>
                <w:sz w:val="18"/>
                <w:szCs w:val="18"/>
              </w:rPr>
              <w:t xml:space="preserve"> parameter in a plug-in </w:t>
            </w:r>
            <w:r>
              <w:rPr>
                <w:sz w:val="18"/>
                <w:szCs w:val="18"/>
              </w:rPr>
              <w:t>if an alternative implementation is possible</w:t>
            </w:r>
            <w:r w:rsidRPr="005F3AC7">
              <w:rPr>
                <w:sz w:val="18"/>
                <w:szCs w:val="18"/>
              </w:rPr>
              <w:t>.</w:t>
            </w:r>
            <w:commentRangeStart w:id="276"/>
            <w:commentRangeStart w:id="277"/>
            <w:r w:rsidRPr="005F3AC7">
              <w:rPr>
                <w:sz w:val="18"/>
                <w:szCs w:val="18"/>
              </w:rPr>
              <w:t xml:space="preserve"> If </w:t>
            </w:r>
            <w:r>
              <w:rPr>
                <w:sz w:val="18"/>
                <w:szCs w:val="18"/>
              </w:rPr>
              <w:t xml:space="preserve">a plug-in uses </w:t>
            </w:r>
            <w:r w:rsidRPr="005F3AC7">
              <w:rPr>
                <w:sz w:val="18"/>
                <w:szCs w:val="18"/>
              </w:rPr>
              <w:t>th</w:t>
            </w:r>
            <w:r>
              <w:rPr>
                <w:sz w:val="18"/>
                <w:szCs w:val="18"/>
              </w:rPr>
              <w:t xml:space="preserve">e </w:t>
            </w:r>
            <w:del w:id="278" w:author="Jed Beach" w:date="2012-05-14T11:43:00Z">
              <w:r w:rsidDel="005C5407">
                <w:rPr>
                  <w:sz w:val="18"/>
                  <w:szCs w:val="18"/>
                </w:rPr>
                <w:delText xml:space="preserve"> </w:delText>
              </w:r>
            </w:del>
            <w:r w:rsidRPr="001637DD">
              <w:rPr>
                <w:b/>
                <w:sz w:val="18"/>
                <w:szCs w:val="18"/>
              </w:rPr>
              <w:t>Step</w:t>
            </w:r>
            <w:r w:rsidRPr="005F3AC7">
              <w:rPr>
                <w:sz w:val="18"/>
                <w:szCs w:val="18"/>
              </w:rPr>
              <w:t xml:space="preserve"> parameter, </w:t>
            </w:r>
            <w:r w:rsidR="005B393E">
              <w:rPr>
                <w:sz w:val="18"/>
                <w:szCs w:val="18"/>
              </w:rPr>
              <w:t>s</w:t>
            </w:r>
            <w:r w:rsidRPr="00855E3C">
              <w:rPr>
                <w:sz w:val="18"/>
                <w:szCs w:val="18"/>
              </w:rPr>
              <w:t>et</w:t>
            </w:r>
            <w:r w:rsidRPr="005F3AC7">
              <w:rPr>
                <w:sz w:val="18"/>
                <w:szCs w:val="18"/>
              </w:rPr>
              <w:t xml:space="preserve"> </w:t>
            </w:r>
            <w:proofErr w:type="gramStart"/>
            <w:r w:rsidRPr="005F3AC7">
              <w:rPr>
                <w:sz w:val="18"/>
                <w:szCs w:val="18"/>
              </w:rPr>
              <w:t xml:space="preserve">the  </w:t>
            </w:r>
            <w:r w:rsidRPr="001637DD">
              <w:rPr>
                <w:rStyle w:val="Monospace-8pt"/>
              </w:rPr>
              <w:t>FileGlobals</w:t>
            </w:r>
            <w:proofErr w:type="gramEnd"/>
            <w:r w:rsidRPr="001637DD">
              <w:rPr>
                <w:rStyle w:val="Monospace-8pt"/>
              </w:rPr>
              <w:t>.</w:t>
            </w:r>
            <w:r w:rsidR="0078328F">
              <w:rPr>
                <w:rStyle w:val="Monospace-8pt"/>
              </w:rPr>
              <w:br/>
            </w:r>
            <w:r w:rsidRPr="001637DD">
              <w:rPr>
                <w:rStyle w:val="Monospace-8pt"/>
              </w:rPr>
              <w:t>ResultProcessorComponent</w:t>
            </w:r>
            <w:r w:rsidR="0078328F">
              <w:rPr>
                <w:rStyle w:val="Monospace-8pt"/>
              </w:rPr>
              <w:br/>
            </w:r>
            <w:r w:rsidRPr="001637DD">
              <w:rPr>
                <w:rStyle w:val="Monospace-8pt"/>
              </w:rPr>
              <w:t>Description.Default.</w:t>
            </w:r>
            <w:r w:rsidR="0078328F">
              <w:rPr>
                <w:rStyle w:val="Monospace-8pt"/>
              </w:rPr>
              <w:br/>
            </w:r>
            <w:r w:rsidRPr="001637DD">
              <w:rPr>
                <w:rStyle w:val="Monospace-8pt"/>
              </w:rPr>
              <w:t>CanProcessOfflineOnTheFly</w:t>
            </w:r>
            <w:r w:rsidR="0078328F">
              <w:rPr>
                <w:rStyle w:val="Monospace-8pt"/>
              </w:rPr>
              <w:br/>
            </w:r>
            <w:r w:rsidRPr="001637DD">
              <w:rPr>
                <w:rStyle w:val="Monospace-8pt"/>
              </w:rPr>
              <w:t>Results</w:t>
            </w:r>
            <w:r w:rsidRPr="005F3AC7">
              <w:rPr>
                <w:sz w:val="18"/>
                <w:szCs w:val="18"/>
              </w:rPr>
              <w:t xml:space="preserve"> property of the plug-in to </w:t>
            </w:r>
            <w:r w:rsidRPr="001637DD">
              <w:rPr>
                <w:rStyle w:val="Monospace-8pt"/>
              </w:rPr>
              <w:t>False</w:t>
            </w:r>
            <w:del w:id="279" w:author="Jed Beach" w:date="2012-05-14T11:43:00Z">
              <w:r w:rsidRPr="00855E3C" w:rsidDel="005C5407">
                <w:rPr>
                  <w:sz w:val="18"/>
                  <w:szCs w:val="18"/>
                </w:rPr>
                <w:delText xml:space="preserve"> </w:delText>
              </w:r>
              <w:r w:rsidRPr="00855E3C" w:rsidDel="005C5407">
                <w:rPr>
                  <w:rStyle w:val="Monospace-8pt"/>
                  <w:rFonts w:asciiTheme="minorHAnsi" w:hAnsiTheme="minorHAnsi"/>
                  <w:sz w:val="18"/>
                  <w:szCs w:val="18"/>
                </w:rPr>
                <w:delText>to indicate this situation</w:delText>
              </w:r>
            </w:del>
            <w:r w:rsidRPr="00855E3C">
              <w:rPr>
                <w:rStyle w:val="Monospace-8pt"/>
                <w:rFonts w:asciiTheme="minorHAnsi" w:hAnsiTheme="minorHAnsi"/>
                <w:sz w:val="18"/>
                <w:szCs w:val="18"/>
              </w:rPr>
              <w:t>.</w:t>
            </w:r>
            <w:commentRangeEnd w:id="276"/>
            <w:r w:rsidR="005C5407">
              <w:rPr>
                <w:rStyle w:val="CommentReference"/>
              </w:rPr>
              <w:commentReference w:id="276"/>
            </w:r>
            <w:commentRangeEnd w:id="277"/>
            <w:r w:rsidR="00B2619E">
              <w:rPr>
                <w:rStyle w:val="CommentReference"/>
              </w:rPr>
              <w:commentReference w:id="277"/>
            </w:r>
          </w:p>
        </w:tc>
      </w:tr>
      <w:tr w:rsidR="00B25457" w:rsidTr="00C454AC">
        <w:trPr>
          <w:cantSplit/>
        </w:trPr>
        <w:tc>
          <w:tcPr>
            <w:tcW w:w="2178" w:type="dxa"/>
          </w:tcPr>
          <w:p w:rsidR="00B25457" w:rsidRPr="00FC30C5" w:rsidRDefault="00277F05" w:rsidP="00B25457">
            <w:pPr>
              <w:rPr>
                <w:sz w:val="18"/>
                <w:szCs w:val="18"/>
              </w:rPr>
            </w:pPr>
            <w:r w:rsidRPr="00FC30C5">
              <w:rPr>
                <w:sz w:val="18"/>
                <w:szCs w:val="18"/>
              </w:rPr>
              <w:t>UUT</w:t>
            </w:r>
          </w:p>
        </w:tc>
        <w:tc>
          <w:tcPr>
            <w:tcW w:w="2430" w:type="dxa"/>
          </w:tcPr>
          <w:p w:rsidR="00B25457" w:rsidRPr="00FC30C5" w:rsidRDefault="00277F05" w:rsidP="00D46240">
            <w:pPr>
              <w:rPr>
                <w:sz w:val="18"/>
                <w:szCs w:val="18"/>
              </w:rPr>
            </w:pPr>
            <w:r w:rsidRPr="00FC30C5">
              <w:rPr>
                <w:sz w:val="18"/>
                <w:szCs w:val="18"/>
              </w:rPr>
              <w:t>UUT</w:t>
            </w:r>
          </w:p>
        </w:tc>
        <w:tc>
          <w:tcPr>
            <w:tcW w:w="2340" w:type="dxa"/>
          </w:tcPr>
          <w:p w:rsidR="00A82A06" w:rsidRDefault="00A82A06" w:rsidP="00A82A06">
            <w:pPr>
              <w:rPr>
                <w:sz w:val="18"/>
                <w:szCs w:val="18"/>
              </w:rPr>
            </w:pPr>
            <w:r>
              <w:rPr>
                <w:sz w:val="18"/>
                <w:szCs w:val="18"/>
              </w:rPr>
              <w:t>Pre Batch</w:t>
            </w:r>
          </w:p>
          <w:p w:rsidR="00A82A06" w:rsidRDefault="00A82A06" w:rsidP="00A82A06">
            <w:pPr>
              <w:rPr>
                <w:sz w:val="18"/>
                <w:szCs w:val="18"/>
              </w:rPr>
            </w:pPr>
            <w:r w:rsidRPr="00FC30C5">
              <w:rPr>
                <w:sz w:val="18"/>
                <w:szCs w:val="18"/>
              </w:rPr>
              <w:t>Pre UUT</w:t>
            </w:r>
            <w:r w:rsidRPr="00FC30C5">
              <w:rPr>
                <w:sz w:val="18"/>
                <w:szCs w:val="18"/>
              </w:rPr>
              <w:br/>
            </w:r>
            <w:r>
              <w:rPr>
                <w:sz w:val="18"/>
                <w:szCs w:val="18"/>
              </w:rPr>
              <w:t>Batch Start</w:t>
            </w:r>
          </w:p>
          <w:p w:rsidR="00A82A06" w:rsidRDefault="00A82A06" w:rsidP="00A82A06">
            <w:pPr>
              <w:rPr>
                <w:sz w:val="18"/>
                <w:szCs w:val="18"/>
              </w:rPr>
            </w:pPr>
            <w:r>
              <w:rPr>
                <w:sz w:val="18"/>
                <w:szCs w:val="18"/>
              </w:rPr>
              <w:t>UUT Start</w:t>
            </w:r>
          </w:p>
          <w:p w:rsidR="00A82A06" w:rsidRDefault="00A82A06" w:rsidP="00A82A06">
            <w:pPr>
              <w:rPr>
                <w:sz w:val="18"/>
                <w:szCs w:val="18"/>
              </w:rPr>
            </w:pPr>
            <w:r w:rsidRPr="00FC30C5">
              <w:rPr>
                <w:sz w:val="18"/>
                <w:szCs w:val="18"/>
              </w:rPr>
              <w:t>OnTheFly Step Results</w:t>
            </w:r>
          </w:p>
          <w:p w:rsidR="00A82A06" w:rsidRDefault="00A82A06" w:rsidP="00A82A06">
            <w:pPr>
              <w:rPr>
                <w:sz w:val="18"/>
                <w:szCs w:val="18"/>
              </w:rPr>
            </w:pPr>
            <w:r>
              <w:rPr>
                <w:sz w:val="18"/>
                <w:szCs w:val="18"/>
              </w:rPr>
              <w:t>UUT Done</w:t>
            </w:r>
          </w:p>
          <w:p w:rsidR="00A82A06" w:rsidRDefault="00A82A06" w:rsidP="00A82A06">
            <w:pPr>
              <w:rPr>
                <w:sz w:val="18"/>
                <w:szCs w:val="18"/>
              </w:rPr>
            </w:pPr>
            <w:r>
              <w:rPr>
                <w:sz w:val="18"/>
                <w:szCs w:val="18"/>
              </w:rPr>
              <w:t>Batch Done</w:t>
            </w:r>
            <w:r w:rsidRPr="00FC30C5">
              <w:rPr>
                <w:sz w:val="18"/>
                <w:szCs w:val="18"/>
              </w:rPr>
              <w:br/>
              <w:t>Post UUT</w:t>
            </w:r>
          </w:p>
          <w:p w:rsidR="00B25457" w:rsidRPr="00FC30C5" w:rsidRDefault="00A82A06" w:rsidP="00A82A06">
            <w:pPr>
              <w:rPr>
                <w:sz w:val="18"/>
                <w:szCs w:val="18"/>
              </w:rPr>
            </w:pPr>
            <w:r w:rsidRPr="00FC30C5">
              <w:rPr>
                <w:sz w:val="18"/>
                <w:szCs w:val="18"/>
              </w:rPr>
              <w:t>Post Batch</w:t>
            </w:r>
          </w:p>
        </w:tc>
        <w:tc>
          <w:tcPr>
            <w:tcW w:w="3150" w:type="dxa"/>
          </w:tcPr>
          <w:p w:rsidR="00B25457" w:rsidRPr="00FC30C5" w:rsidRDefault="00277F05" w:rsidP="005C5407">
            <w:pPr>
              <w:rPr>
                <w:sz w:val="18"/>
                <w:szCs w:val="18"/>
              </w:rPr>
            </w:pPr>
            <w:r w:rsidRPr="00FC30C5">
              <w:rPr>
                <w:sz w:val="18"/>
                <w:szCs w:val="18"/>
              </w:rPr>
              <w:t xml:space="preserve">For </w:t>
            </w:r>
            <w:r w:rsidR="0074617F">
              <w:rPr>
                <w:sz w:val="18"/>
                <w:szCs w:val="18"/>
              </w:rPr>
              <w:t xml:space="preserve">the </w:t>
            </w:r>
            <w:r w:rsidRPr="00FC30C5">
              <w:rPr>
                <w:sz w:val="18"/>
                <w:szCs w:val="18"/>
              </w:rPr>
              <w:t>Pre UUT</w:t>
            </w:r>
            <w:r w:rsidR="00A82A06">
              <w:rPr>
                <w:sz w:val="18"/>
                <w:szCs w:val="18"/>
              </w:rPr>
              <w:t>, UUT Start</w:t>
            </w:r>
            <w:r w:rsidRPr="00FC30C5">
              <w:rPr>
                <w:sz w:val="18"/>
                <w:szCs w:val="18"/>
              </w:rPr>
              <w:t xml:space="preserve">, </w:t>
            </w:r>
            <w:r w:rsidR="00A82A06">
              <w:rPr>
                <w:sz w:val="18"/>
                <w:szCs w:val="18"/>
              </w:rPr>
              <w:t xml:space="preserve">UUT Done, </w:t>
            </w:r>
            <w:r w:rsidRPr="00FC30C5">
              <w:rPr>
                <w:sz w:val="18"/>
                <w:szCs w:val="18"/>
              </w:rPr>
              <w:t>Post UUT, and OnTheFly Step Results</w:t>
            </w:r>
            <w:r w:rsidR="0074617F">
              <w:rPr>
                <w:sz w:val="18"/>
                <w:szCs w:val="18"/>
              </w:rPr>
              <w:t xml:space="preserve"> entry points</w:t>
            </w:r>
            <w:r w:rsidRPr="00FC30C5">
              <w:rPr>
                <w:sz w:val="18"/>
                <w:szCs w:val="18"/>
              </w:rPr>
              <w:t xml:space="preserve">, </w:t>
            </w:r>
            <w:del w:id="280" w:author="Jed Beach" w:date="2012-05-14T11:44:00Z">
              <w:r w:rsidRPr="00FC30C5" w:rsidDel="005C5407">
                <w:rPr>
                  <w:sz w:val="18"/>
                  <w:szCs w:val="18"/>
                </w:rPr>
                <w:delText xml:space="preserve">  </w:delText>
              </w:r>
            </w:del>
            <w:r w:rsidRPr="00FC30C5">
              <w:rPr>
                <w:sz w:val="18"/>
                <w:szCs w:val="18"/>
              </w:rPr>
              <w:t xml:space="preserve">the UUT </w:t>
            </w:r>
            <w:r w:rsidR="006A50E9">
              <w:rPr>
                <w:sz w:val="18"/>
                <w:szCs w:val="18"/>
              </w:rPr>
              <w:t>parameter contains</w:t>
            </w:r>
            <w:r w:rsidRPr="00FC30C5">
              <w:rPr>
                <w:sz w:val="18"/>
                <w:szCs w:val="18"/>
              </w:rPr>
              <w:t xml:space="preserve"> the unit under test </w:t>
            </w:r>
            <w:r w:rsidR="006A50E9">
              <w:rPr>
                <w:sz w:val="18"/>
                <w:szCs w:val="18"/>
              </w:rPr>
              <w:t xml:space="preserve">information </w:t>
            </w:r>
            <w:r w:rsidRPr="00FC30C5">
              <w:rPr>
                <w:sz w:val="18"/>
                <w:szCs w:val="18"/>
              </w:rPr>
              <w:t xml:space="preserve">for </w:t>
            </w:r>
            <w:r w:rsidR="006A50E9">
              <w:rPr>
                <w:sz w:val="18"/>
                <w:szCs w:val="18"/>
              </w:rPr>
              <w:t>the current test</w:t>
            </w:r>
            <w:r w:rsidR="006A50E9" w:rsidRPr="00FC30C5">
              <w:rPr>
                <w:sz w:val="18"/>
                <w:szCs w:val="18"/>
              </w:rPr>
              <w:t xml:space="preserve"> </w:t>
            </w:r>
            <w:r w:rsidRPr="00FC30C5">
              <w:rPr>
                <w:sz w:val="18"/>
                <w:szCs w:val="18"/>
              </w:rPr>
              <w:t xml:space="preserve">socket. </w:t>
            </w:r>
            <w:r w:rsidRPr="00FC30C5">
              <w:rPr>
                <w:sz w:val="18"/>
                <w:szCs w:val="18"/>
              </w:rPr>
              <w:br/>
            </w:r>
            <w:r w:rsidRPr="00FC30C5">
              <w:rPr>
                <w:sz w:val="18"/>
                <w:szCs w:val="18"/>
              </w:rPr>
              <w:br/>
              <w:t xml:space="preserve">For </w:t>
            </w:r>
            <w:r w:rsidR="0074617F">
              <w:rPr>
                <w:sz w:val="18"/>
                <w:szCs w:val="18"/>
              </w:rPr>
              <w:t xml:space="preserve">the </w:t>
            </w:r>
            <w:r w:rsidRPr="00FC30C5">
              <w:rPr>
                <w:sz w:val="18"/>
                <w:szCs w:val="18"/>
              </w:rPr>
              <w:t>Pre Batch</w:t>
            </w:r>
            <w:r w:rsidR="00A82A06">
              <w:rPr>
                <w:sz w:val="18"/>
                <w:szCs w:val="18"/>
              </w:rPr>
              <w:t>, Batch Start, Batch Done,</w:t>
            </w:r>
            <w:r w:rsidRPr="00FC30C5">
              <w:rPr>
                <w:sz w:val="18"/>
                <w:szCs w:val="18"/>
              </w:rPr>
              <w:t xml:space="preserve"> and Post Batch</w:t>
            </w:r>
            <w:r w:rsidR="0074617F">
              <w:rPr>
                <w:sz w:val="18"/>
                <w:szCs w:val="18"/>
              </w:rPr>
              <w:t xml:space="preserve"> entry points</w:t>
            </w:r>
            <w:r w:rsidRPr="00FC30C5">
              <w:rPr>
                <w:sz w:val="18"/>
                <w:szCs w:val="18"/>
              </w:rPr>
              <w:t xml:space="preserve">, </w:t>
            </w:r>
            <w:r w:rsidR="006A50E9">
              <w:rPr>
                <w:sz w:val="18"/>
                <w:szCs w:val="18"/>
              </w:rPr>
              <w:t xml:space="preserve">the parameter contains unit under test </w:t>
            </w:r>
            <w:del w:id="281" w:author="Jed Beach" w:date="2012-05-14T11:45:00Z">
              <w:r w:rsidR="006A50E9" w:rsidDel="005C5407">
                <w:rPr>
                  <w:sz w:val="18"/>
                  <w:szCs w:val="18"/>
                </w:rPr>
                <w:delText xml:space="preserve"> </w:delText>
              </w:r>
            </w:del>
            <w:r w:rsidR="006A50E9">
              <w:rPr>
                <w:sz w:val="18"/>
                <w:szCs w:val="18"/>
              </w:rPr>
              <w:t xml:space="preserve">information for the batch as a whole. </w:t>
            </w:r>
          </w:p>
        </w:tc>
      </w:tr>
      <w:tr w:rsidR="00B25457" w:rsidTr="00C454AC">
        <w:trPr>
          <w:cantSplit/>
        </w:trPr>
        <w:tc>
          <w:tcPr>
            <w:tcW w:w="2178" w:type="dxa"/>
          </w:tcPr>
          <w:p w:rsidR="00B25457" w:rsidRPr="00FC30C5" w:rsidRDefault="00277F05" w:rsidP="00B25457">
            <w:pPr>
              <w:rPr>
                <w:sz w:val="18"/>
                <w:szCs w:val="18"/>
              </w:rPr>
            </w:pPr>
            <w:proofErr w:type="spellStart"/>
            <w:r w:rsidRPr="00FC30C5">
              <w:rPr>
                <w:sz w:val="18"/>
                <w:szCs w:val="18"/>
              </w:rPr>
              <w:t>UUTStatus</w:t>
            </w:r>
            <w:proofErr w:type="spellEnd"/>
          </w:p>
        </w:tc>
        <w:tc>
          <w:tcPr>
            <w:tcW w:w="2430" w:type="dxa"/>
          </w:tcPr>
          <w:p w:rsidR="00B25457" w:rsidRPr="00FC30C5" w:rsidRDefault="00277F05" w:rsidP="00D46240">
            <w:pPr>
              <w:rPr>
                <w:sz w:val="18"/>
                <w:szCs w:val="18"/>
              </w:rPr>
            </w:pPr>
            <w:r w:rsidRPr="00FC30C5">
              <w:rPr>
                <w:sz w:val="18"/>
                <w:szCs w:val="18"/>
              </w:rPr>
              <w:t>String</w:t>
            </w:r>
          </w:p>
        </w:tc>
        <w:tc>
          <w:tcPr>
            <w:tcW w:w="2340" w:type="dxa"/>
          </w:tcPr>
          <w:p w:rsidR="00253874" w:rsidRDefault="00253874" w:rsidP="00D46240">
            <w:pPr>
              <w:rPr>
                <w:sz w:val="18"/>
                <w:szCs w:val="18"/>
              </w:rPr>
            </w:pPr>
            <w:r>
              <w:rPr>
                <w:sz w:val="18"/>
                <w:szCs w:val="18"/>
              </w:rPr>
              <w:t>UUT Done</w:t>
            </w:r>
          </w:p>
          <w:p w:rsidR="00253874" w:rsidRDefault="00277F05" w:rsidP="00D46240">
            <w:pPr>
              <w:rPr>
                <w:sz w:val="18"/>
                <w:szCs w:val="18"/>
              </w:rPr>
            </w:pPr>
            <w:r w:rsidRPr="00FC30C5">
              <w:rPr>
                <w:sz w:val="18"/>
                <w:szCs w:val="18"/>
              </w:rPr>
              <w:t>Post UUT</w:t>
            </w:r>
          </w:p>
          <w:p w:rsidR="00B25457" w:rsidRPr="00FC30C5" w:rsidRDefault="00253874" w:rsidP="00D46240">
            <w:pPr>
              <w:rPr>
                <w:sz w:val="18"/>
                <w:szCs w:val="18"/>
              </w:rPr>
            </w:pPr>
            <w:r>
              <w:rPr>
                <w:sz w:val="18"/>
                <w:szCs w:val="18"/>
              </w:rPr>
              <w:t>Batch Done</w:t>
            </w:r>
            <w:r w:rsidR="00277F05" w:rsidRPr="00FC30C5">
              <w:rPr>
                <w:sz w:val="18"/>
                <w:szCs w:val="18"/>
              </w:rPr>
              <w:br/>
              <w:t>Post Batch</w:t>
            </w:r>
          </w:p>
        </w:tc>
        <w:tc>
          <w:tcPr>
            <w:tcW w:w="3150" w:type="dxa"/>
          </w:tcPr>
          <w:p w:rsidR="00B25457" w:rsidRPr="00FC30C5" w:rsidRDefault="00277F05" w:rsidP="005C5407">
            <w:pPr>
              <w:rPr>
                <w:sz w:val="18"/>
                <w:szCs w:val="18"/>
              </w:rPr>
            </w:pPr>
            <w:r w:rsidRPr="00FC30C5">
              <w:rPr>
                <w:sz w:val="18"/>
                <w:szCs w:val="18"/>
              </w:rPr>
              <w:t xml:space="preserve">The result status of the UUT, such as </w:t>
            </w:r>
            <w:r w:rsidR="001637DD" w:rsidRPr="001637DD">
              <w:rPr>
                <w:rStyle w:val="Monospace-8pt"/>
              </w:rPr>
              <w:t>Passed</w:t>
            </w:r>
            <w:r w:rsidRPr="00FC30C5">
              <w:rPr>
                <w:sz w:val="18"/>
                <w:szCs w:val="18"/>
              </w:rPr>
              <w:t xml:space="preserve"> or </w:t>
            </w:r>
            <w:r w:rsidR="001637DD" w:rsidRPr="001637DD">
              <w:rPr>
                <w:rStyle w:val="Monospace-8pt"/>
              </w:rPr>
              <w:t>Failed</w:t>
            </w:r>
            <w:r w:rsidRPr="00FC30C5">
              <w:rPr>
                <w:sz w:val="18"/>
                <w:szCs w:val="18"/>
              </w:rPr>
              <w:t>.</w:t>
            </w:r>
            <w:r w:rsidR="00AE4C57" w:rsidRPr="00FC30C5">
              <w:rPr>
                <w:sz w:val="18"/>
                <w:szCs w:val="18"/>
              </w:rPr>
              <w:t xml:space="preserve"> </w:t>
            </w:r>
            <w:commentRangeStart w:id="282"/>
            <w:del w:id="283" w:author="Jed Beach" w:date="2012-05-14T11:45:00Z">
              <w:r w:rsidR="00AE4C57" w:rsidRPr="00FC30C5" w:rsidDel="005C5407">
                <w:rPr>
                  <w:sz w:val="18"/>
                  <w:szCs w:val="18"/>
                </w:rPr>
                <w:delText xml:space="preserve">TestStand does not </w:delText>
              </w:r>
              <w:r w:rsidR="00D62B09" w:rsidRPr="00FC30C5" w:rsidDel="005C5407">
                <w:rPr>
                  <w:sz w:val="18"/>
                  <w:szCs w:val="18"/>
                </w:rPr>
                <w:delText xml:space="preserve">currently </w:delText>
              </w:r>
              <w:r w:rsidR="00AE4C57" w:rsidRPr="00FC30C5" w:rsidDel="005C5407">
                <w:rPr>
                  <w:sz w:val="18"/>
                  <w:szCs w:val="18"/>
                </w:rPr>
                <w:delText xml:space="preserve">use the value passed to </w:delText>
              </w:r>
              <w:r w:rsidR="0074617F" w:rsidDel="005C5407">
                <w:rPr>
                  <w:sz w:val="18"/>
                  <w:szCs w:val="18"/>
                </w:rPr>
                <w:delText xml:space="preserve">the </w:delText>
              </w:r>
              <w:r w:rsidR="009D7850" w:rsidDel="005C5407">
                <w:rPr>
                  <w:sz w:val="18"/>
                  <w:szCs w:val="18"/>
                </w:rPr>
                <w:delText xml:space="preserve">Batch Done and </w:delText>
              </w:r>
              <w:r w:rsidR="00AE4C57" w:rsidRPr="00FC30C5" w:rsidDel="005C5407">
                <w:rPr>
                  <w:sz w:val="18"/>
                  <w:szCs w:val="18"/>
                </w:rPr>
                <w:delText>Post Batch</w:delText>
              </w:r>
              <w:r w:rsidR="0074617F" w:rsidDel="005C5407">
                <w:rPr>
                  <w:sz w:val="18"/>
                  <w:szCs w:val="18"/>
                </w:rPr>
                <w:delText xml:space="preserve"> </w:delText>
              </w:r>
              <w:r w:rsidR="00FA114C" w:rsidDel="005C5407">
                <w:rPr>
                  <w:sz w:val="18"/>
                  <w:szCs w:val="18"/>
                </w:rPr>
                <w:delText>entry point</w:delText>
              </w:r>
              <w:r w:rsidR="009D7850" w:rsidDel="005C5407">
                <w:rPr>
                  <w:sz w:val="18"/>
                  <w:szCs w:val="18"/>
                </w:rPr>
                <w:delText>s</w:delText>
              </w:r>
              <w:r w:rsidR="0002366E" w:rsidDel="005C5407">
                <w:rPr>
                  <w:sz w:val="18"/>
                  <w:szCs w:val="18"/>
                </w:rPr>
                <w:delText>,</w:delText>
              </w:r>
              <w:r w:rsidR="00AE4C57" w:rsidRPr="00FC30C5" w:rsidDel="005C5407">
                <w:rPr>
                  <w:sz w:val="18"/>
                  <w:szCs w:val="18"/>
                </w:rPr>
                <w:delText xml:space="preserve"> </w:delText>
              </w:r>
              <w:r w:rsidRPr="00FC30C5" w:rsidDel="005C5407">
                <w:rPr>
                  <w:sz w:val="18"/>
                  <w:szCs w:val="18"/>
                </w:rPr>
                <w:delText xml:space="preserve">and </w:delText>
              </w:r>
              <w:r w:rsidR="00AE4C57" w:rsidRPr="00FC30C5" w:rsidDel="005C5407">
                <w:rPr>
                  <w:sz w:val="18"/>
                  <w:szCs w:val="18"/>
                </w:rPr>
                <w:delText xml:space="preserve">you can ignore it. </w:delText>
              </w:r>
            </w:del>
            <w:commentRangeEnd w:id="282"/>
            <w:r w:rsidR="005C5407">
              <w:rPr>
                <w:rStyle w:val="CommentReference"/>
              </w:rPr>
              <w:commentReference w:id="282"/>
            </w:r>
          </w:p>
        </w:tc>
      </w:tr>
    </w:tbl>
    <w:p w:rsidR="0043489B" w:rsidRDefault="0043489B" w:rsidP="0043489B">
      <w:pPr>
        <w:pStyle w:val="Heading2"/>
      </w:pPr>
      <w:bookmarkStart w:id="284" w:name="_Model_Types"/>
      <w:bookmarkStart w:id="285" w:name="_Model_Thread_Types"/>
      <w:bookmarkStart w:id="286" w:name="_Plug-in_Data_and_1"/>
      <w:bookmarkStart w:id="287" w:name="_ModelPlugin_Client-File_Callbacks"/>
      <w:bookmarkEnd w:id="284"/>
      <w:bookmarkEnd w:id="285"/>
      <w:bookmarkEnd w:id="286"/>
      <w:bookmarkEnd w:id="287"/>
      <w:r>
        <w:t>Batch Synchronization</w:t>
      </w:r>
    </w:p>
    <w:p w:rsidR="0043489B" w:rsidRDefault="00F60AE4" w:rsidP="00F60AE4">
      <w:commentRangeStart w:id="288"/>
      <w:r w:rsidRPr="00F60AE4">
        <w:t>Do not use Serial, Parallel, or One Thread Only batch synchronization sections in model plug-in entry point sequence files.</w:t>
      </w:r>
      <w:commentRangeEnd w:id="288"/>
      <w:r w:rsidR="005C5407">
        <w:rPr>
          <w:rStyle w:val="CommentReference"/>
        </w:rPr>
        <w:commentReference w:id="288"/>
      </w:r>
    </w:p>
    <w:p w:rsidR="0043489B" w:rsidRDefault="0043489B">
      <w:pPr>
        <w:pStyle w:val="Heading1"/>
      </w:pPr>
    </w:p>
    <w:p w:rsidR="00480EC6" w:rsidRDefault="009A34DD">
      <w:pPr>
        <w:pStyle w:val="Heading1"/>
      </w:pPr>
      <w:r w:rsidRPr="009A34DD">
        <w:t>ModelPlugin Client-File Callbacks</w:t>
      </w:r>
    </w:p>
    <w:p w:rsidR="009A34DD" w:rsidRDefault="00FB7175" w:rsidP="009A34DD">
      <w:r>
        <w:t>A</w:t>
      </w:r>
      <w:r w:rsidR="009A34DD" w:rsidRPr="009A34DD">
        <w:t xml:space="preserve"> client file can override </w:t>
      </w:r>
      <w:r>
        <w:t xml:space="preserve">the </w:t>
      </w:r>
      <w:r w:rsidRPr="002E00BC">
        <w:t xml:space="preserve">ModelPluginOptions </w:t>
      </w:r>
      <w:r>
        <w:t xml:space="preserve">or the </w:t>
      </w:r>
      <w:r w:rsidRPr="002E00BC">
        <w:t xml:space="preserve">ModelPluginConfiguration </w:t>
      </w:r>
      <w:r>
        <w:t xml:space="preserve">model callback </w:t>
      </w:r>
      <w:r w:rsidR="009A34DD" w:rsidRPr="009A34DD">
        <w:t xml:space="preserve">to inspect or alter the plug-in options </w:t>
      </w:r>
      <w:r w:rsidR="00F57897">
        <w:t>an</w:t>
      </w:r>
      <w:r w:rsidR="009A34DD" w:rsidRPr="009A34DD">
        <w:t xml:space="preserve"> </w:t>
      </w:r>
      <w:del w:id="289" w:author="Jed Beach" w:date="2012-05-14T11:49:00Z">
        <w:r w:rsidR="00F57897" w:rsidDel="005C5407">
          <w:delText xml:space="preserve">end </w:delText>
        </w:r>
      </w:del>
      <w:commentRangeStart w:id="290"/>
      <w:commentRangeStart w:id="291"/>
      <w:ins w:id="292" w:author="Jed Beach" w:date="2012-05-14T11:49:00Z">
        <w:r w:rsidR="005C5407">
          <w:t>end-</w:t>
        </w:r>
      </w:ins>
      <w:r w:rsidR="009A34DD" w:rsidRPr="009A34DD">
        <w:t>user</w:t>
      </w:r>
      <w:commentRangeEnd w:id="290"/>
      <w:r w:rsidR="005C5407">
        <w:rPr>
          <w:rStyle w:val="CommentReference"/>
        </w:rPr>
        <w:commentReference w:id="290"/>
      </w:r>
      <w:commentRangeEnd w:id="291"/>
      <w:r w:rsidR="00C90B84">
        <w:rPr>
          <w:rStyle w:val="CommentReference"/>
        </w:rPr>
        <w:commentReference w:id="291"/>
      </w:r>
      <w:r w:rsidR="009A34DD" w:rsidRPr="009A34DD">
        <w:t xml:space="preserve"> configures</w:t>
      </w:r>
      <w:r w:rsidR="00F57897">
        <w:t>.</w:t>
      </w:r>
      <w:r w:rsidR="009A34DD" w:rsidRPr="009A34DD">
        <w:t xml:space="preserve"> </w:t>
      </w:r>
    </w:p>
    <w:p w:rsidR="00480EC6" w:rsidRDefault="001923B0">
      <w:pPr>
        <w:pStyle w:val="Heading2"/>
      </w:pPr>
      <w:r>
        <w:t>ModelPluginOptions</w:t>
      </w:r>
    </w:p>
    <w:p w:rsidR="00DC6422" w:rsidRDefault="001923B0" w:rsidP="001A2609">
      <w:r>
        <w:t xml:space="preserve">The model calls </w:t>
      </w:r>
      <w:r w:rsidR="00F57897">
        <w:t xml:space="preserve">the </w:t>
      </w:r>
      <w:r>
        <w:t>ModelPluginOptions callback once for each plug-in instance</w:t>
      </w:r>
      <w:r w:rsidR="00F57897">
        <w:t xml:space="preserve"> and </w:t>
      </w:r>
      <w:r>
        <w:t>pass</w:t>
      </w:r>
      <w:r w:rsidR="00F57897">
        <w:t>es</w:t>
      </w:r>
      <w:r>
        <w:t xml:space="preserve"> the instance to the </w:t>
      </w:r>
      <w:r w:rsidR="009A34DD" w:rsidRPr="009A34DD">
        <w:rPr>
          <w:b/>
        </w:rPr>
        <w:t>ModelPlugin</w:t>
      </w:r>
      <w:r>
        <w:t xml:space="preserve"> parameter. </w:t>
      </w:r>
      <w:r w:rsidR="001A2609">
        <w:t xml:space="preserve">Use the subproperties of </w:t>
      </w:r>
      <w:r w:rsidRPr="00814DB3">
        <w:rPr>
          <w:rFonts w:ascii="Courier" w:hAnsi="Courier"/>
          <w:sz w:val="20"/>
        </w:rPr>
        <w:t>Parameters.ModelPlugin.PluginSpecific.Options</w:t>
      </w:r>
      <w:r w:rsidR="001A2609" w:rsidRPr="001A2609">
        <w:t xml:space="preserve"> </w:t>
      </w:r>
      <w:r w:rsidR="001A2609">
        <w:t>to access plug-in-specific options</w:t>
      </w:r>
      <w:r w:rsidR="00E16AAD">
        <w:t xml:space="preserve">. </w:t>
      </w:r>
      <w:r w:rsidR="001A2609">
        <w:t xml:space="preserve">Use </w:t>
      </w:r>
      <w:r w:rsidR="001A2609">
        <w:lastRenderedPageBreak/>
        <w:t>the</w:t>
      </w:r>
      <w:r w:rsidR="001A2609" w:rsidRPr="001A2609">
        <w:t xml:space="preserve"> </w:t>
      </w:r>
      <w:r w:rsidR="001A2609" w:rsidRPr="0078328F">
        <w:rPr>
          <w:rFonts w:ascii="Courier" w:hAnsi="Courier"/>
          <w:sz w:val="20"/>
        </w:rPr>
        <w:t xml:space="preserve">Parameters.ModelPlugin.Base.SequenceFileName </w:t>
      </w:r>
      <w:r w:rsidR="001A2609">
        <w:t xml:space="preserve">property to determine the plug-in to which the instance data belongs. </w:t>
      </w:r>
      <w:r w:rsidR="00764C15">
        <w:t xml:space="preserve"> The model calls the Model Plugin - Initialize entry point for each plug-in instance before calling the ModelPluginOptions callback so </w:t>
      </w:r>
      <w:r w:rsidR="00312DEE">
        <w:t>you</w:t>
      </w:r>
      <w:r w:rsidR="00764C15">
        <w:t xml:space="preserve"> can programmatically initialize or alter the plug-in instance before </w:t>
      </w:r>
      <w:r w:rsidR="00312DEE">
        <w:t>the model</w:t>
      </w:r>
      <w:r w:rsidR="00E75B6C">
        <w:t xml:space="preserve"> passes</w:t>
      </w:r>
      <w:r w:rsidR="00764C15">
        <w:t xml:space="preserve"> </w:t>
      </w:r>
      <w:r w:rsidR="00312DEE">
        <w:t xml:space="preserve">the instance </w:t>
      </w:r>
      <w:r w:rsidR="00764C15">
        <w:t>to the client file.</w:t>
      </w:r>
    </w:p>
    <w:p w:rsidR="00503272" w:rsidRDefault="00503272" w:rsidP="001A2609"/>
    <w:p w:rsidR="00503272" w:rsidRDefault="00503272" w:rsidP="001A2609">
      <w:commentRangeStart w:id="293"/>
      <w:r>
        <w:t xml:space="preserve">The NI_DatabaseLogger and the NI_ReportGenerator plug-ins also provide plug-in-specific callbacks </w:t>
      </w:r>
      <w:r w:rsidR="00B053C6">
        <w:t xml:space="preserve">named DatabaseOptions and ReportOptions </w:t>
      </w:r>
      <w:r>
        <w:t>that client files can override to access plug-in-specific options.</w:t>
      </w:r>
      <w:commentRangeEnd w:id="293"/>
      <w:r w:rsidR="002B2CB1">
        <w:rPr>
          <w:rStyle w:val="CommentReference"/>
        </w:rPr>
        <w:commentReference w:id="293"/>
      </w:r>
    </w:p>
    <w:p w:rsidR="00DC6422" w:rsidRDefault="00DC6422"/>
    <w:p w:rsidR="00480EC6" w:rsidRDefault="001923B0">
      <w:pPr>
        <w:pStyle w:val="Heading2"/>
      </w:pPr>
      <w:r>
        <w:t>ModelPluginConfiguration</w:t>
      </w:r>
    </w:p>
    <w:p w:rsidR="009A34DD" w:rsidRDefault="00E75B6C" w:rsidP="009A34DD">
      <w:r>
        <w:t xml:space="preserve">The model calls the ModelPluginConfiguration callback one time after </w:t>
      </w:r>
      <w:r w:rsidR="003B3E57">
        <w:t>calling</w:t>
      </w:r>
      <w:r>
        <w:t xml:space="preserve"> the ModelPluginOptions callback for every </w:t>
      </w:r>
      <w:r w:rsidR="004F5B9F">
        <w:t xml:space="preserve">plug-in </w:t>
      </w:r>
      <w:r>
        <w:t xml:space="preserve">instance. The model passes the entire set of configured plug-ins to the </w:t>
      </w:r>
      <w:r w:rsidR="009A34DD" w:rsidRPr="009A34DD">
        <w:rPr>
          <w:b/>
        </w:rPr>
        <w:t>ModelPluginConfiguration</w:t>
      </w:r>
      <w:r>
        <w:t xml:space="preserve"> parameter. </w:t>
      </w:r>
      <w:r w:rsidR="002E7417">
        <w:t>I</w:t>
      </w:r>
      <w:r>
        <w:t xml:space="preserve">terate through the </w:t>
      </w:r>
      <w:r w:rsidRPr="002521EC">
        <w:rPr>
          <w:rFonts w:ascii="Courier" w:hAnsi="Courier"/>
          <w:sz w:val="20"/>
        </w:rPr>
        <w:t>Parameters.ModelPluginConfiguration</w:t>
      </w:r>
      <w:r w:rsidRPr="0078328F">
        <w:rPr>
          <w:rFonts w:ascii="Courier" w:hAnsi="Courier"/>
          <w:sz w:val="20"/>
        </w:rPr>
        <w:t>.Plugins</w:t>
      </w:r>
      <w:r>
        <w:t xml:space="preserve"> array to access each configured plug-in.</w:t>
      </w:r>
      <w:r w:rsidRPr="001923B0">
        <w:t xml:space="preserve"> </w:t>
      </w:r>
    </w:p>
    <w:p w:rsidR="002348DB" w:rsidRDefault="002348DB" w:rsidP="009A34DD"/>
    <w:p w:rsidR="002348DB" w:rsidRDefault="002348DB" w:rsidP="009A34DD">
      <w:r>
        <w:t xml:space="preserve">You can replace or reorder elements of the </w:t>
      </w:r>
      <w:r w:rsidRPr="002521EC">
        <w:rPr>
          <w:rFonts w:ascii="Courier" w:hAnsi="Courier"/>
          <w:sz w:val="20"/>
        </w:rPr>
        <w:t>Parameters.ModelPluginConfiguration</w:t>
      </w:r>
      <w:r w:rsidRPr="0078328F">
        <w:rPr>
          <w:rFonts w:ascii="Courier" w:hAnsi="Courier"/>
          <w:sz w:val="20"/>
        </w:rPr>
        <w:t>.Plugins</w:t>
      </w:r>
      <w:r>
        <w:rPr>
          <w:rFonts w:ascii="Courier" w:hAnsi="Courier"/>
          <w:sz w:val="20"/>
        </w:rPr>
        <w:t xml:space="preserve"> array. </w:t>
      </w:r>
      <w:commentRangeStart w:id="294"/>
      <w:r w:rsidR="000C1A21" w:rsidRPr="000C1A21">
        <w:rPr>
          <w:rFonts w:cstheme="minorHAnsi"/>
          <w:sz w:val="20"/>
        </w:rPr>
        <w:t>You must ensure that the &lt;NI_ModelPlugin&gt;.Base.RuntimeVariables.InitializationState property is set to zero for each plug-in you add to the array.</w:t>
      </w:r>
      <w:commentRangeEnd w:id="294"/>
      <w:r w:rsidR="00E76EBD">
        <w:rPr>
          <w:rStyle w:val="CommentReference"/>
        </w:rPr>
        <w:commentReference w:id="294"/>
      </w:r>
    </w:p>
    <w:p w:rsidR="00955B6E" w:rsidRDefault="00955B6E" w:rsidP="00955B6E">
      <w:pPr>
        <w:pStyle w:val="Heading1"/>
      </w:pPr>
      <w:r w:rsidRPr="00814DB3">
        <w:t>Invoking Model Callbacks</w:t>
      </w:r>
    </w:p>
    <w:p w:rsidR="00955B6E" w:rsidRDefault="00955B6E" w:rsidP="00955B6E">
      <w:r>
        <w:t xml:space="preserve">Process models define model callbacks that client sequence files can override, such as the PreUUT or TestReport callbacks. Because a </w:t>
      </w:r>
      <w:r w:rsidR="00D755DF">
        <w:t xml:space="preserve">model </w:t>
      </w:r>
      <w:r>
        <w:t xml:space="preserve">plug-in is a model file, it can also define model callbacks that the client sequence can override. </w:t>
      </w:r>
    </w:p>
    <w:p w:rsidR="00955B6E" w:rsidRDefault="00955B6E" w:rsidP="00955B6E"/>
    <w:p w:rsidR="00955B6E" w:rsidRDefault="00955B6E" w:rsidP="00955B6E">
      <w:commentRangeStart w:id="295"/>
      <w:commentRangeStart w:id="296"/>
      <w:r>
        <w:t>The model</w:t>
      </w:r>
      <w:r w:rsidR="00D755DF">
        <w:t xml:space="preserve"> plug-in file must include the m</w:t>
      </w:r>
      <w:r>
        <w:t xml:space="preserve">odel callback sequence so the plug-in can invoke the callback sequence. The process model file must also include a copy of the callback sequence for the sequence editor to display the callback sequence in the Sequence File Callbacks dialog box so you can conveniently override the </w:t>
      </w:r>
      <w:commentRangeStart w:id="297"/>
      <w:ins w:id="298" w:author="David Rohacek" w:date="2012-05-15T21:54:00Z">
        <w:r w:rsidR="00C90B84">
          <w:t xml:space="preserve">model </w:t>
        </w:r>
      </w:ins>
      <w:r>
        <w:t>callback sequence</w:t>
      </w:r>
      <w:ins w:id="299" w:author="David Rohacek" w:date="2012-05-15T21:55:00Z">
        <w:r w:rsidR="00C90B84">
          <w:t>s</w:t>
        </w:r>
      </w:ins>
      <w:r>
        <w:t xml:space="preserve"> </w:t>
      </w:r>
      <w:del w:id="300" w:author="David Rohacek" w:date="2012-05-15T21:55:00Z">
        <w:r w:rsidDel="00C90B84">
          <w:delText>at edit time</w:delText>
        </w:r>
      </w:del>
      <w:ins w:id="301" w:author="David Rohacek" w:date="2012-05-15T21:55:00Z">
        <w:r w:rsidR="00C90B84">
          <w:t>in client sequences</w:t>
        </w:r>
        <w:commentRangeEnd w:id="297"/>
        <w:r w:rsidR="00C90B84">
          <w:rPr>
            <w:rStyle w:val="CommentReference"/>
          </w:rPr>
          <w:commentReference w:id="297"/>
        </w:r>
      </w:ins>
      <w:r>
        <w:t xml:space="preserve">.  </w:t>
      </w:r>
      <w:commentRangeEnd w:id="295"/>
      <w:r w:rsidR="003E46BF">
        <w:rPr>
          <w:rStyle w:val="CommentReference"/>
        </w:rPr>
        <w:commentReference w:id="295"/>
      </w:r>
      <w:commentRangeEnd w:id="296"/>
      <w:r w:rsidR="00C90B84">
        <w:rPr>
          <w:rStyle w:val="CommentReference"/>
        </w:rPr>
        <w:commentReference w:id="296"/>
      </w:r>
    </w:p>
    <w:p w:rsidR="00480EC6" w:rsidRDefault="005168A9">
      <w:pPr>
        <w:pStyle w:val="Heading1"/>
      </w:pPr>
      <w:r>
        <w:t>Plug-in Data and Data Types</w:t>
      </w:r>
    </w:p>
    <w:p w:rsidR="003D2D78" w:rsidRPr="003D2D78" w:rsidRDefault="003D2D78" w:rsidP="003D2D78">
      <w:r>
        <w:t xml:space="preserve">Plug-ins </w:t>
      </w:r>
      <w:proofErr w:type="gramStart"/>
      <w:r>
        <w:t>use</w:t>
      </w:r>
      <w:proofErr w:type="gramEnd"/>
      <w:r>
        <w:t xml:space="preserve"> </w:t>
      </w:r>
      <w:r w:rsidR="00AF0E78">
        <w:t xml:space="preserve">the following </w:t>
      </w:r>
      <w:r>
        <w:t>data types and</w:t>
      </w:r>
      <w:r w:rsidR="00AF0E78">
        <w:t xml:space="preserve"> </w:t>
      </w:r>
      <w:r>
        <w:t>subproperties.</w:t>
      </w:r>
      <w:r w:rsidR="002E2F45">
        <w:t xml:space="preserve"> </w:t>
      </w:r>
    </w:p>
    <w:p w:rsidR="00480EC6" w:rsidRDefault="005168A9">
      <w:pPr>
        <w:pStyle w:val="Heading2"/>
      </w:pPr>
      <w:r>
        <w:t>NI_ModelPluginComponentDescription</w:t>
      </w:r>
    </w:p>
    <w:p w:rsidR="005168A9" w:rsidRDefault="005168A9" w:rsidP="005168A9">
      <w:r>
        <w:t xml:space="preserve">Every plug-in file must </w:t>
      </w:r>
      <w:r w:rsidR="00E10861">
        <w:t>include</w:t>
      </w:r>
      <w:r>
        <w:t xml:space="preserve"> a </w:t>
      </w:r>
      <w:r w:rsidR="001637DD" w:rsidRPr="001637DD">
        <w:rPr>
          <w:rStyle w:val="Monospace"/>
        </w:rPr>
        <w:t>FileGlobals.ModelPluginComponentDescription</w:t>
      </w:r>
      <w:r>
        <w:t xml:space="preserve"> variable of type </w:t>
      </w:r>
      <w:proofErr w:type="spellStart"/>
      <w:r>
        <w:t>NI_ModelPluginComponentDescription</w:t>
      </w:r>
      <w:proofErr w:type="spellEnd"/>
      <w:r>
        <w:t xml:space="preserve">. This variable </w:t>
      </w:r>
      <w:r w:rsidR="00E10861">
        <w:t>includes</w:t>
      </w:r>
      <w:r>
        <w:t xml:space="preserve"> the following fields:</w:t>
      </w:r>
    </w:p>
    <w:p w:rsidR="005168A9" w:rsidRDefault="005168A9" w:rsidP="005168A9">
      <w:pPr>
        <w:pStyle w:val="ListParagraph"/>
        <w:numPr>
          <w:ilvl w:val="0"/>
          <w:numId w:val="4"/>
        </w:numPr>
      </w:pPr>
      <w:r w:rsidRPr="00B178A2">
        <w:rPr>
          <w:rStyle w:val="Monospace"/>
        </w:rPr>
        <w:t>Default</w:t>
      </w:r>
      <w:r>
        <w:t xml:space="preserve"> (</w:t>
      </w:r>
      <w:hyperlink w:anchor="_NI_ModelPlugin" w:history="1">
        <w:r w:rsidRPr="00BD3A02">
          <w:rPr>
            <w:rStyle w:val="Hyperlink"/>
          </w:rPr>
          <w:t>NI_ModelPlugin</w:t>
        </w:r>
      </w:hyperlink>
      <w:r>
        <w:t xml:space="preserve">) – The default structure and values for new instances of </w:t>
      </w:r>
      <w:r w:rsidR="00E10861">
        <w:t>the</w:t>
      </w:r>
      <w:r>
        <w:t xml:space="preserve"> plug-in. The process model copies this property to create a new instance of </w:t>
      </w:r>
      <w:r w:rsidR="00BD3A02">
        <w:t>the</w:t>
      </w:r>
      <w:r>
        <w:t xml:space="preserve"> plug-in in a configuration. </w:t>
      </w:r>
    </w:p>
    <w:p w:rsidR="005168A9" w:rsidRDefault="005168A9" w:rsidP="005168A9">
      <w:pPr>
        <w:pStyle w:val="ListParagraph"/>
        <w:numPr>
          <w:ilvl w:val="0"/>
          <w:numId w:val="4"/>
        </w:numPr>
      </w:pPr>
      <w:commentRangeStart w:id="302"/>
      <w:r w:rsidRPr="00B178A2">
        <w:rPr>
          <w:rStyle w:val="Monospace"/>
        </w:rPr>
        <w:t>InsertOrder</w:t>
      </w:r>
      <w:r>
        <w:t xml:space="preserve"> (Number) – A value that determines where the plug-in appears in the list of plug-ins </w:t>
      </w:r>
      <w:r w:rsidR="003F5810">
        <w:t>you</w:t>
      </w:r>
      <w:r>
        <w:t xml:space="preserve"> can insert. </w:t>
      </w:r>
      <w:r w:rsidR="00BD3A02">
        <w:t xml:space="preserve">The list sorts in ascending order. </w:t>
      </w:r>
      <w:r>
        <w:t xml:space="preserve">For example, </w:t>
      </w:r>
      <w:r w:rsidR="004A5898">
        <w:t xml:space="preserve">the </w:t>
      </w:r>
      <w:r w:rsidR="0091610C">
        <w:t xml:space="preserve">built-in </w:t>
      </w:r>
      <w:r w:rsidR="0091610C">
        <w:lastRenderedPageBreak/>
        <w:t>reporting</w:t>
      </w:r>
      <w:r w:rsidR="004A5898">
        <w:t xml:space="preserve"> plug-in </w:t>
      </w:r>
      <w:r w:rsidR="00BD3A02">
        <w:t>uses</w:t>
      </w:r>
      <w:r>
        <w:t xml:space="preserve"> a value of </w:t>
      </w:r>
      <w:r w:rsidR="001637DD" w:rsidRPr="001637DD">
        <w:rPr>
          <w:rStyle w:val="Monospace"/>
        </w:rPr>
        <w:t>1</w:t>
      </w:r>
      <w:r w:rsidR="00BD3A02">
        <w:t>,</w:t>
      </w:r>
      <w:r>
        <w:t xml:space="preserve"> and </w:t>
      </w:r>
      <w:r w:rsidR="004A5898">
        <w:t>the</w:t>
      </w:r>
      <w:r w:rsidR="0091610C">
        <w:t xml:space="preserve"> built-in database</w:t>
      </w:r>
      <w:r w:rsidR="004A5898">
        <w:t xml:space="preserve"> plug-in </w:t>
      </w:r>
      <w:r w:rsidR="00BD3A02">
        <w:t>uses</w:t>
      </w:r>
      <w:r>
        <w:t xml:space="preserve"> a value of </w:t>
      </w:r>
      <w:r w:rsidR="001637DD" w:rsidRPr="001637DD">
        <w:rPr>
          <w:rStyle w:val="Monospace"/>
        </w:rPr>
        <w:t>2</w:t>
      </w:r>
      <w:r>
        <w:t xml:space="preserve">. Therefore, </w:t>
      </w:r>
      <w:r w:rsidR="004A5898">
        <w:t xml:space="preserve">the </w:t>
      </w:r>
      <w:r w:rsidR="0091610C">
        <w:t>built-in reporting</w:t>
      </w:r>
      <w:r>
        <w:t xml:space="preserve"> </w:t>
      </w:r>
      <w:r w:rsidR="004A5898">
        <w:t xml:space="preserve">plug-in </w:t>
      </w:r>
      <w:r>
        <w:t xml:space="preserve">appears before </w:t>
      </w:r>
      <w:r w:rsidR="004A5898">
        <w:t xml:space="preserve">the </w:t>
      </w:r>
      <w:r w:rsidR="0091610C">
        <w:t>built-in database</w:t>
      </w:r>
      <w:r>
        <w:t xml:space="preserve"> </w:t>
      </w:r>
      <w:r w:rsidR="004A5898">
        <w:t xml:space="preserve">plug-in </w:t>
      </w:r>
      <w:r>
        <w:t xml:space="preserve">in the list of plug-ins </w:t>
      </w:r>
      <w:r w:rsidR="003F5810">
        <w:t>you</w:t>
      </w:r>
      <w:r>
        <w:t xml:space="preserve"> can insert. You can specif</w:t>
      </w:r>
      <w:r w:rsidR="00BD3A02">
        <w:t>y</w:t>
      </w:r>
      <w:r>
        <w:t xml:space="preserve"> fractional values.</w:t>
      </w:r>
      <w:commentRangeEnd w:id="302"/>
      <w:r w:rsidR="0079371D">
        <w:rPr>
          <w:rStyle w:val="CommentReference"/>
        </w:rPr>
        <w:commentReference w:id="302"/>
      </w:r>
    </w:p>
    <w:p w:rsidR="005168A9" w:rsidRDefault="005168A9" w:rsidP="005168A9">
      <w:pPr>
        <w:pStyle w:val="ListParagraph"/>
        <w:numPr>
          <w:ilvl w:val="0"/>
          <w:numId w:val="4"/>
        </w:numPr>
      </w:pPr>
      <w:commentRangeStart w:id="303"/>
      <w:r w:rsidRPr="00B178A2">
        <w:rPr>
          <w:rStyle w:val="Monospace"/>
        </w:rPr>
        <w:t>ConfigurationOrder</w:t>
      </w:r>
      <w:r>
        <w:t xml:space="preserve"> </w:t>
      </w:r>
      <w:r w:rsidR="00E23BEB">
        <w:t xml:space="preserve">(Number) </w:t>
      </w:r>
      <w:r>
        <w:t>- A value that determines where the plug-in appears in the default configuration of plug-ins the process model creates i</w:t>
      </w:r>
      <w:r w:rsidR="00BD3A02">
        <w:t>f</w:t>
      </w:r>
      <w:r>
        <w:t xml:space="preserve"> the plug-in configuration file does not yet exist. The plug-ins </w:t>
      </w:r>
      <w:proofErr w:type="gramStart"/>
      <w:r w:rsidR="00BD3A02">
        <w:t>appear</w:t>
      </w:r>
      <w:proofErr w:type="gramEnd"/>
      <w:r>
        <w:t xml:space="preserve"> in ascending order. For example, </w:t>
      </w:r>
      <w:r w:rsidR="004A5898">
        <w:t xml:space="preserve">the </w:t>
      </w:r>
      <w:r w:rsidR="0091610C">
        <w:t>built-in reporting</w:t>
      </w:r>
      <w:r w:rsidR="004A5898">
        <w:t xml:space="preserve"> plug-in </w:t>
      </w:r>
      <w:r w:rsidR="00BD3A02">
        <w:t>uses</w:t>
      </w:r>
      <w:r>
        <w:t xml:space="preserve"> a value of 1</w:t>
      </w:r>
      <w:r w:rsidR="00BD3A02">
        <w:t>,</w:t>
      </w:r>
      <w:r>
        <w:t xml:space="preserve"> and </w:t>
      </w:r>
      <w:r w:rsidR="004A5898">
        <w:t xml:space="preserve">the </w:t>
      </w:r>
      <w:r w:rsidR="0091610C">
        <w:t>built-in database</w:t>
      </w:r>
      <w:r w:rsidR="004A5898">
        <w:t xml:space="preserve"> plug-in </w:t>
      </w:r>
      <w:r w:rsidR="00BD3A02">
        <w:t>uses</w:t>
      </w:r>
      <w:r>
        <w:t xml:space="preserve"> a value of 2. Therefore, </w:t>
      </w:r>
      <w:r w:rsidR="004A5898">
        <w:t xml:space="preserve">the </w:t>
      </w:r>
      <w:r w:rsidR="0091610C">
        <w:t>built-in reporting</w:t>
      </w:r>
      <w:r>
        <w:t xml:space="preserve"> </w:t>
      </w:r>
      <w:r w:rsidR="004A5898">
        <w:t xml:space="preserve">plug-in </w:t>
      </w:r>
      <w:r>
        <w:t>appears before</w:t>
      </w:r>
      <w:r w:rsidR="004A5898">
        <w:t xml:space="preserve"> the</w:t>
      </w:r>
      <w:r>
        <w:t xml:space="preserve"> </w:t>
      </w:r>
      <w:r w:rsidR="00184C3A">
        <w:t>built-in database</w:t>
      </w:r>
      <w:r>
        <w:t xml:space="preserve"> </w:t>
      </w:r>
      <w:r w:rsidR="004A5898">
        <w:t xml:space="preserve">plug-in </w:t>
      </w:r>
      <w:r>
        <w:t>in the default configuration. You can specif</w:t>
      </w:r>
      <w:r w:rsidR="00BD3A02">
        <w:t>y</w:t>
      </w:r>
      <w:r>
        <w:t xml:space="preserve"> fractional values. </w:t>
      </w:r>
      <w:commentRangeEnd w:id="303"/>
      <w:r w:rsidR="0079371D">
        <w:rPr>
          <w:rStyle w:val="CommentReference"/>
        </w:rPr>
        <w:commentReference w:id="303"/>
      </w:r>
    </w:p>
    <w:p w:rsidR="005168A9" w:rsidRDefault="005168A9" w:rsidP="005168A9">
      <w:pPr>
        <w:pStyle w:val="ListParagraph"/>
        <w:numPr>
          <w:ilvl w:val="0"/>
          <w:numId w:val="4"/>
        </w:numPr>
      </w:pPr>
      <w:r w:rsidRPr="00B178A2">
        <w:rPr>
          <w:rStyle w:val="Monospace"/>
        </w:rPr>
        <w:t>InitializationExpression</w:t>
      </w:r>
      <w:r>
        <w:t xml:space="preserve"> </w:t>
      </w:r>
      <w:r w:rsidR="00E23BEB">
        <w:t xml:space="preserve">(Expression) </w:t>
      </w:r>
      <w:r>
        <w:t xml:space="preserve">– The process model evaluates this expression when it </w:t>
      </w:r>
      <w:r w:rsidR="00D755DF">
        <w:t xml:space="preserve">instantiates a new instance of </w:t>
      </w:r>
      <w:r w:rsidR="00FC42BA">
        <w:t>the</w:t>
      </w:r>
      <w:r w:rsidR="00D755DF">
        <w:t xml:space="preserve"> plug-in</w:t>
      </w:r>
      <w:r>
        <w:t xml:space="preserve">. </w:t>
      </w:r>
      <w:r w:rsidR="00BD3A02">
        <w:t>Use</w:t>
      </w:r>
      <w:r>
        <w:t xml:space="preserve"> this expression to initialize fields that cannot </w:t>
      </w:r>
      <w:r w:rsidR="00BD3A02">
        <w:t>use</w:t>
      </w:r>
      <w:r>
        <w:t xml:space="preserve"> a static default value</w:t>
      </w:r>
      <w:r w:rsidR="00BD3A02">
        <w:t>,</w:t>
      </w:r>
      <w:r>
        <w:t xml:space="preserve"> such as system</w:t>
      </w:r>
      <w:r w:rsidR="00BD3A02">
        <w:t>-</w:t>
      </w:r>
      <w:r>
        <w:t xml:space="preserve">dependent paths. </w:t>
      </w:r>
      <w:r w:rsidR="00BD3A02">
        <w:t xml:space="preserve">Use the </w:t>
      </w:r>
      <w:r w:rsidR="001637DD" w:rsidRPr="001637DD">
        <w:rPr>
          <w:rStyle w:val="Monospace"/>
        </w:rPr>
        <w:t>ModelPlugin</w:t>
      </w:r>
      <w:r w:rsidR="00BD3A02">
        <w:t xml:space="preserve"> prefix in the expression to refer to ModelPlugin fields</w:t>
      </w:r>
      <w:r>
        <w:t xml:space="preserve">. </w:t>
      </w:r>
      <w:r w:rsidR="006023A0">
        <w:t xml:space="preserve">You </w:t>
      </w:r>
      <w:r>
        <w:t>can also access a top</w:t>
      </w:r>
      <w:r w:rsidR="006023A0">
        <w:t>-</w:t>
      </w:r>
      <w:r>
        <w:t xml:space="preserve">level </w:t>
      </w:r>
      <w:r w:rsidR="001637DD" w:rsidRPr="001637DD">
        <w:rPr>
          <w:rStyle w:val="Monospace"/>
        </w:rPr>
        <w:t>UserCreated</w:t>
      </w:r>
      <w:r>
        <w:t xml:space="preserve"> Boolean property to determine if </w:t>
      </w:r>
      <w:r w:rsidR="006023A0">
        <w:t xml:space="preserve">a user created </w:t>
      </w:r>
      <w:r>
        <w:t xml:space="preserve">the plug-in </w:t>
      </w:r>
      <w:r w:rsidR="006023A0">
        <w:t xml:space="preserve">or if TestStand created the plug-in during </w:t>
      </w:r>
      <w:r>
        <w:t xml:space="preserve">the process of creating the initial configuration file. For example, the </w:t>
      </w:r>
      <w:r w:rsidR="00B31DED">
        <w:t>built-in offline results</w:t>
      </w:r>
      <w:r w:rsidR="004A5898">
        <w:t xml:space="preserve"> </w:t>
      </w:r>
      <w:r w:rsidR="00970DC0">
        <w:t xml:space="preserve">generator </w:t>
      </w:r>
      <w:r w:rsidR="004A5898">
        <w:t xml:space="preserve">plug-in </w:t>
      </w:r>
      <w:r w:rsidR="006023A0">
        <w:t>uses</w:t>
      </w:r>
      <w:r>
        <w:t xml:space="preserve"> an expression similar to</w:t>
      </w:r>
      <w:r w:rsidR="006023A0">
        <w:t xml:space="preserve"> the following to </w:t>
      </w:r>
      <w:r w:rsidR="004A5898">
        <w:t xml:space="preserve">specify </w:t>
      </w:r>
      <w:r w:rsidR="006023A0">
        <w:t xml:space="preserve">the location of the default offline results directory in the </w:t>
      </w:r>
      <w:r w:rsidR="001637DD" w:rsidRPr="001637DD">
        <w:rPr>
          <w:rStyle w:val="Monospace"/>
        </w:rPr>
        <w:t>&lt;TestStand Public&gt;\Components</w:t>
      </w:r>
      <w:r w:rsidR="006023A0">
        <w:t xml:space="preserve"> directory and to disable the offline results </w:t>
      </w:r>
      <w:r w:rsidR="00970DC0">
        <w:t xml:space="preserve">generator </w:t>
      </w:r>
      <w:r w:rsidR="006023A0">
        <w:t xml:space="preserve">plug-in if </w:t>
      </w:r>
      <w:r w:rsidR="003F5810">
        <w:t>you</w:t>
      </w:r>
      <w:r w:rsidR="006023A0">
        <w:t xml:space="preserve"> did not explicitly insert it</w:t>
      </w:r>
      <w:r w:rsidR="00223582">
        <w:t>.</w:t>
      </w:r>
    </w:p>
    <w:p w:rsidR="005168A9" w:rsidRDefault="005168A9" w:rsidP="005168A9"/>
    <w:p w:rsidR="005168A9" w:rsidRPr="004A5898" w:rsidRDefault="001637DD" w:rsidP="005168A9">
      <w:pPr>
        <w:ind w:left="720"/>
        <w:rPr>
          <w:rStyle w:val="Monospace"/>
        </w:rPr>
      </w:pPr>
      <w:r w:rsidRPr="001637DD">
        <w:rPr>
          <w:rStyle w:val="Monospace"/>
        </w:rPr>
        <w:t xml:space="preserve">ModelPlugin.PluginSpecific.Options.Directory = </w:t>
      </w:r>
      <w:proofErr w:type="gramStart"/>
      <w:r w:rsidRPr="001637DD">
        <w:rPr>
          <w:rStyle w:val="Monospace"/>
        </w:rPr>
        <w:t>Runstate.Engine.GetTestStandPath(</w:t>
      </w:r>
      <w:proofErr w:type="gramEnd"/>
      <w:r w:rsidRPr="001637DD">
        <w:rPr>
          <w:rStyle w:val="Monospace"/>
        </w:rPr>
        <w:t>TestStandPath_PublicComponents) + "\\Models\\UnprocessedResults",</w:t>
      </w:r>
    </w:p>
    <w:p w:rsidR="005168A9" w:rsidRPr="004A5898" w:rsidRDefault="001637DD" w:rsidP="005168A9">
      <w:pPr>
        <w:ind w:left="720"/>
        <w:rPr>
          <w:rStyle w:val="Monospace"/>
        </w:rPr>
      </w:pPr>
      <w:proofErr w:type="spellStart"/>
      <w:r w:rsidRPr="001637DD">
        <w:rPr>
          <w:rStyle w:val="Monospace"/>
        </w:rPr>
        <w:t>ModelPlugin.Base.Enabled</w:t>
      </w:r>
      <w:proofErr w:type="spellEnd"/>
      <w:r w:rsidRPr="001637DD">
        <w:rPr>
          <w:rStyle w:val="Monospace"/>
        </w:rPr>
        <w:t xml:space="preserve"> = </w:t>
      </w:r>
      <w:proofErr w:type="spellStart"/>
      <w:r w:rsidRPr="001637DD">
        <w:rPr>
          <w:rStyle w:val="Monospace"/>
        </w:rPr>
        <w:t>UserCreated</w:t>
      </w:r>
      <w:proofErr w:type="spellEnd"/>
      <w:del w:id="304" w:author="Jed Beach" w:date="2012-05-14T12:57:00Z">
        <w:r w:rsidRPr="001637DD" w:rsidDel="0079371D">
          <w:rPr>
            <w:rStyle w:val="Monospace"/>
          </w:rPr>
          <w:delText>"</w:delText>
        </w:r>
      </w:del>
    </w:p>
    <w:p w:rsidR="005168A9" w:rsidRDefault="005168A9" w:rsidP="005168A9">
      <w:pPr>
        <w:ind w:left="720"/>
      </w:pPr>
    </w:p>
    <w:p w:rsidR="005168A9" w:rsidRDefault="005168A9" w:rsidP="005168A9">
      <w:pPr>
        <w:pStyle w:val="ListParagraph"/>
        <w:numPr>
          <w:ilvl w:val="0"/>
          <w:numId w:val="4"/>
        </w:numPr>
      </w:pPr>
      <w:commentRangeStart w:id="305"/>
      <w:r w:rsidRPr="00B178A2">
        <w:rPr>
          <w:rStyle w:val="Monospace"/>
        </w:rPr>
        <w:t>DisplayNameExpression</w:t>
      </w:r>
      <w:r>
        <w:t xml:space="preserve"> </w:t>
      </w:r>
      <w:r w:rsidR="00E23BEB">
        <w:t xml:space="preserve">(Expression) </w:t>
      </w:r>
      <w:r>
        <w:t xml:space="preserve">– The process model evaluates this expression to determine the display name of the plug-in to </w:t>
      </w:r>
      <w:r w:rsidR="006023A0">
        <w:t>use</w:t>
      </w:r>
      <w:r>
        <w:t xml:space="preserve"> in the list of plug-ins </w:t>
      </w:r>
      <w:r w:rsidR="003F5810">
        <w:t>you</w:t>
      </w:r>
      <w:r>
        <w:t xml:space="preserve"> can insert. </w:t>
      </w:r>
      <w:r w:rsidR="006023A0">
        <w:t xml:space="preserve">Use </w:t>
      </w:r>
      <w:r>
        <w:t xml:space="preserve">the </w:t>
      </w:r>
      <w:proofErr w:type="gramStart"/>
      <w:r w:rsidR="001637DD" w:rsidRPr="001637DD">
        <w:rPr>
          <w:rStyle w:val="Monospace"/>
        </w:rPr>
        <w:t>ResStr(</w:t>
      </w:r>
      <w:proofErr w:type="gramEnd"/>
      <w:r w:rsidR="001637DD" w:rsidRPr="001637DD">
        <w:rPr>
          <w:rStyle w:val="Monospace"/>
        </w:rPr>
        <w:t>)</w:t>
      </w:r>
      <w:r w:rsidR="006023A0">
        <w:t xml:space="preserve"> expression function </w:t>
      </w:r>
      <w:r>
        <w:t>to return a localiz</w:t>
      </w:r>
      <w:r w:rsidR="0099528C">
        <w:t>able</w:t>
      </w:r>
      <w:r>
        <w:t xml:space="preserve"> string or</w:t>
      </w:r>
      <w:r w:rsidR="006023A0">
        <w:t xml:space="preserve"> </w:t>
      </w:r>
      <w:r>
        <w:t>specify a quoted string literal.</w:t>
      </w:r>
      <w:commentRangeEnd w:id="305"/>
      <w:r w:rsidR="0079371D">
        <w:rPr>
          <w:rStyle w:val="CommentReference"/>
        </w:rPr>
        <w:commentReference w:id="305"/>
      </w:r>
    </w:p>
    <w:p w:rsidR="00480EC6" w:rsidRDefault="005168A9">
      <w:pPr>
        <w:pStyle w:val="Heading2"/>
      </w:pPr>
      <w:bookmarkStart w:id="306" w:name="_NI_ModelPlugin"/>
      <w:bookmarkEnd w:id="306"/>
      <w:r>
        <w:t>NI_ModelPlugin</w:t>
      </w:r>
    </w:p>
    <w:p w:rsidR="005168A9" w:rsidDel="0079371D" w:rsidRDefault="005168A9" w:rsidP="005168A9">
      <w:pPr>
        <w:rPr>
          <w:del w:id="307" w:author="Jed Beach" w:date="2012-05-14T12:58:00Z"/>
        </w:rPr>
      </w:pPr>
      <w:r>
        <w:t xml:space="preserve">When </w:t>
      </w:r>
      <w:r w:rsidR="003F5810">
        <w:t xml:space="preserve">you </w:t>
      </w:r>
      <w:r>
        <w:t xml:space="preserve">insert an instance of a plug-in into a configuration, the process model creates the </w:t>
      </w:r>
      <w:r w:rsidR="008A4A34">
        <w:t xml:space="preserve">instance of the </w:t>
      </w:r>
      <w:r>
        <w:t xml:space="preserve">plug-in by </w:t>
      </w:r>
      <w:r w:rsidR="0099528C">
        <w:t xml:space="preserve">copying </w:t>
      </w:r>
      <w:r>
        <w:t xml:space="preserve">the </w:t>
      </w:r>
      <w:r w:rsidR="001637DD" w:rsidRPr="001637DD">
        <w:rPr>
          <w:rStyle w:val="Monospace"/>
        </w:rPr>
        <w:t>FileGlobals.ModelPluginComponentDescription.</w:t>
      </w:r>
      <w:r w:rsidR="00B178A2">
        <w:rPr>
          <w:rStyle w:val="Monospace"/>
        </w:rPr>
        <w:br/>
      </w:r>
      <w:r w:rsidR="001637DD" w:rsidRPr="001637DD">
        <w:rPr>
          <w:rStyle w:val="Monospace"/>
        </w:rPr>
        <w:t>Default</w:t>
      </w:r>
      <w:r>
        <w:t xml:space="preserve"> property </w:t>
      </w:r>
      <w:r w:rsidR="007D280C">
        <w:t xml:space="preserve">of type NI_ModelPlugin </w:t>
      </w:r>
      <w:r>
        <w:t>in the plug-in</w:t>
      </w:r>
      <w:r w:rsidR="008A4A34">
        <w:t xml:space="preserve"> sequence file</w:t>
      </w:r>
      <w:r>
        <w:t xml:space="preserve">. </w:t>
      </w:r>
      <w:ins w:id="308" w:author="Jed Beach" w:date="2012-05-14T12:58:00Z">
        <w:r w:rsidR="0079371D">
          <w:t xml:space="preserve"> </w:t>
        </w:r>
      </w:ins>
    </w:p>
    <w:p w:rsidR="005168A9" w:rsidDel="0079371D" w:rsidRDefault="005168A9" w:rsidP="005168A9">
      <w:pPr>
        <w:rPr>
          <w:del w:id="309" w:author="Jed Beach" w:date="2012-05-14T12:58:00Z"/>
        </w:rPr>
      </w:pPr>
    </w:p>
    <w:p w:rsidR="005168A9" w:rsidRDefault="005168A9" w:rsidP="005168A9">
      <w:r>
        <w:t xml:space="preserve">When </w:t>
      </w:r>
      <w:r w:rsidR="003F5810">
        <w:t xml:space="preserve">you </w:t>
      </w:r>
      <w:r>
        <w:t>edit the options for a</w:t>
      </w:r>
      <w:r w:rsidR="008A4A34">
        <w:t>n instance of a</w:t>
      </w:r>
      <w:r>
        <w:t xml:space="preserve"> plug-in, </w:t>
      </w:r>
      <w:r w:rsidR="003F5810">
        <w:t>you</w:t>
      </w:r>
      <w:r>
        <w:t xml:space="preserve"> change the values of subproperties of the NI_ModelPlugin instance. </w:t>
      </w:r>
    </w:p>
    <w:p w:rsidR="005168A9" w:rsidRDefault="005168A9" w:rsidP="005168A9"/>
    <w:p w:rsidR="005168A9" w:rsidRDefault="005168A9" w:rsidP="005168A9">
      <w:r>
        <w:t>Each time you execute a file using a process model, the</w:t>
      </w:r>
      <w:r w:rsidR="00223582">
        <w:t xml:space="preserve"> process</w:t>
      </w:r>
      <w:r>
        <w:t xml:space="preserve"> model loads a copy of the plug-in configuration from the configuration file. </w:t>
      </w:r>
      <w:ins w:id="310" w:author="Jed Beach" w:date="2012-05-14T12:59:00Z">
        <w:r w:rsidR="0079371D">
          <w:t xml:space="preserve"> </w:t>
        </w:r>
      </w:ins>
      <w:r>
        <w:t>For each NI_ModelPlugin instance in the configuration, the model passes the instance</w:t>
      </w:r>
      <w:r w:rsidR="004A5898">
        <w:t xml:space="preserve"> </w:t>
      </w:r>
      <w:del w:id="311" w:author="Jed Beach" w:date="2012-05-14T13:00:00Z">
        <w:r w:rsidR="004C3288" w:rsidDel="0079371D">
          <w:delText xml:space="preserve">to </w:delText>
        </w:r>
      </w:del>
      <w:ins w:id="312" w:author="Jed Beach" w:date="2012-05-14T13:00:00Z">
        <w:r w:rsidR="0079371D">
          <w:t xml:space="preserve">in </w:t>
        </w:r>
      </w:ins>
      <w:r w:rsidR="004C3288">
        <w:t>the</w:t>
      </w:r>
      <w:r>
        <w:t xml:space="preserve"> </w:t>
      </w:r>
      <w:r w:rsidR="001637DD" w:rsidRPr="001637DD">
        <w:rPr>
          <w:b/>
        </w:rPr>
        <w:t>ModelPlugin</w:t>
      </w:r>
      <w:r>
        <w:t xml:space="preserve"> parameter </w:t>
      </w:r>
      <w:r w:rsidR="00031C2C">
        <w:t xml:space="preserve">of </w:t>
      </w:r>
      <w:r>
        <w:t xml:space="preserve">the entry points </w:t>
      </w:r>
      <w:del w:id="313" w:author="Jed Beach" w:date="2012-05-14T13:00:00Z">
        <w:r w:rsidDel="0079371D">
          <w:delText xml:space="preserve">in </w:delText>
        </w:r>
      </w:del>
      <w:ins w:id="314" w:author="Jed Beach" w:date="2012-05-14T13:00:00Z">
        <w:r w:rsidR="0079371D">
          <w:t xml:space="preserve">of </w:t>
        </w:r>
      </w:ins>
      <w:r w:rsidR="00031C2C">
        <w:t xml:space="preserve">the </w:t>
      </w:r>
      <w:r>
        <w:t xml:space="preserve">corresponding plug-in. The plug-in accesses the </w:t>
      </w:r>
      <w:r w:rsidR="001637DD" w:rsidRPr="001637DD">
        <w:rPr>
          <w:b/>
        </w:rPr>
        <w:t>ModelPlugin</w:t>
      </w:r>
      <w:r>
        <w:t xml:space="preserve"> parameter subproperties to determine the options </w:t>
      </w:r>
      <w:r w:rsidR="003F5810">
        <w:t xml:space="preserve">you </w:t>
      </w:r>
      <w:r>
        <w:t>configured.</w:t>
      </w:r>
    </w:p>
    <w:p w:rsidR="005168A9" w:rsidRDefault="005168A9" w:rsidP="005168A9"/>
    <w:p w:rsidR="00480EC6" w:rsidRDefault="005168A9">
      <w:pPr>
        <w:pStyle w:val="Heading3"/>
      </w:pPr>
      <w:bookmarkStart w:id="315" w:name="_NI_ModelPlugin_Properties"/>
      <w:bookmarkEnd w:id="315"/>
      <w:r>
        <w:lastRenderedPageBreak/>
        <w:t>NI_ModelPlugin Properties</w:t>
      </w:r>
    </w:p>
    <w:p w:rsidR="005168A9" w:rsidRDefault="005168A9" w:rsidP="005168A9">
      <w:r>
        <w:t xml:space="preserve">The NI_ModelPlugin data type </w:t>
      </w:r>
      <w:r w:rsidR="00002F57">
        <w:t>includes</w:t>
      </w:r>
      <w:r>
        <w:t xml:space="preserve"> </w:t>
      </w:r>
      <w:r w:rsidR="001637DD" w:rsidRPr="001637DD">
        <w:rPr>
          <w:rStyle w:val="Monospace"/>
        </w:rPr>
        <w:t>PluginSpecific</w:t>
      </w:r>
      <w:r w:rsidR="00002F57">
        <w:t xml:space="preserve">, </w:t>
      </w:r>
      <w:r w:rsidR="001637DD" w:rsidRPr="001637DD">
        <w:rPr>
          <w:rStyle w:val="Monospace"/>
        </w:rPr>
        <w:t>CategorySpecific</w:t>
      </w:r>
      <w:r w:rsidR="00002F57">
        <w:t xml:space="preserve">, and </w:t>
      </w:r>
      <w:r w:rsidR="001637DD" w:rsidRPr="001637DD">
        <w:rPr>
          <w:rStyle w:val="Monospace"/>
        </w:rPr>
        <w:t>Base</w:t>
      </w:r>
      <w:r w:rsidR="00002F57">
        <w:t xml:space="preserve"> </w:t>
      </w:r>
      <w:r>
        <w:t>top</w:t>
      </w:r>
      <w:r w:rsidR="00002F57">
        <w:t>-</w:t>
      </w:r>
      <w:r>
        <w:t>level sub</w:t>
      </w:r>
      <w:r w:rsidR="00002F57">
        <w:t>propert</w:t>
      </w:r>
      <w:r w:rsidR="004A5898">
        <w:t>ies</w:t>
      </w:r>
      <w:r w:rsidR="00002F57">
        <w:t>.</w:t>
      </w:r>
      <w:r>
        <w:t xml:space="preserve"> </w:t>
      </w:r>
    </w:p>
    <w:p w:rsidR="00480EC6" w:rsidRDefault="005168A9">
      <w:pPr>
        <w:pStyle w:val="Heading4"/>
      </w:pPr>
      <w:bookmarkStart w:id="316" w:name="_PlugInSpecific"/>
      <w:bookmarkEnd w:id="316"/>
      <w:r>
        <w:t>PlugInSpecific</w:t>
      </w:r>
    </w:p>
    <w:p w:rsidR="005168A9" w:rsidRDefault="005168A9" w:rsidP="005168A9">
      <w:r>
        <w:t xml:space="preserve">The </w:t>
      </w:r>
      <w:r w:rsidR="001637DD" w:rsidRPr="001637DD">
        <w:rPr>
          <w:rStyle w:val="Monospace"/>
        </w:rPr>
        <w:t>PlugInSpecific</w:t>
      </w:r>
      <w:r>
        <w:t xml:space="preserve"> property contains subproperties that vary depending on the plug-in. </w:t>
      </w:r>
      <w:r w:rsidR="00AA5836">
        <w:t xml:space="preserve">The </w:t>
      </w:r>
      <w:r w:rsidR="001637DD" w:rsidRPr="001637DD">
        <w:rPr>
          <w:rStyle w:val="Monospace"/>
        </w:rPr>
        <w:t>PlugInSpecific</w:t>
      </w:r>
      <w:r w:rsidR="00AA5836">
        <w:t xml:space="preserve"> property</w:t>
      </w:r>
      <w:r>
        <w:t xml:space="preserve"> is an unstructured container, </w:t>
      </w:r>
      <w:r w:rsidR="00223582">
        <w:t>meaning</w:t>
      </w:r>
      <w:r>
        <w:t xml:space="preserve"> </w:t>
      </w:r>
      <w:r w:rsidR="004C2826">
        <w:t>the</w:t>
      </w:r>
      <w:r>
        <w:t xml:space="preserve"> subproperties and </w:t>
      </w:r>
      <w:r w:rsidR="00DF4653">
        <w:t xml:space="preserve">their </w:t>
      </w:r>
      <w:r>
        <w:t xml:space="preserve">data types can vary </w:t>
      </w:r>
      <w:r w:rsidR="004C2826">
        <w:t>regardless of</w:t>
      </w:r>
      <w:r>
        <w:t xml:space="preserve"> the NI_ModelPlugin type definition. </w:t>
      </w:r>
    </w:p>
    <w:p w:rsidR="005168A9" w:rsidRDefault="005168A9" w:rsidP="005168A9"/>
    <w:p w:rsidR="005168A9" w:rsidRDefault="005168A9" w:rsidP="005168A9">
      <w:r>
        <w:t xml:space="preserve">When you create a plug-in, </w:t>
      </w:r>
      <w:r w:rsidR="004C2826">
        <w:t xml:space="preserve">the </w:t>
      </w:r>
      <w:r w:rsidR="001637DD" w:rsidRPr="001637DD">
        <w:rPr>
          <w:rStyle w:val="Monospace"/>
        </w:rPr>
        <w:t>PluginSpecific</w:t>
      </w:r>
      <w:r>
        <w:t xml:space="preserve"> </w:t>
      </w:r>
      <w:r w:rsidR="004C2826">
        <w:t xml:space="preserve">property includes the following </w:t>
      </w:r>
      <w:r w:rsidR="00BE2360">
        <w:t>sub</w:t>
      </w:r>
      <w:r>
        <w:t xml:space="preserve">properties, each with a data type unique to </w:t>
      </w:r>
      <w:r w:rsidR="004C2826">
        <w:t>the</w:t>
      </w:r>
      <w:r>
        <w:t xml:space="preserve"> plug-in. </w:t>
      </w:r>
      <w:r w:rsidR="004C2826">
        <w:t>Edit the corresponding data type to a</w:t>
      </w:r>
      <w:r>
        <w:t>dd subproperties to each property</w:t>
      </w:r>
      <w:r w:rsidR="004C2826">
        <w:t>.</w:t>
      </w:r>
    </w:p>
    <w:p w:rsidR="005168A9" w:rsidRDefault="005168A9" w:rsidP="005168A9">
      <w:pPr>
        <w:pStyle w:val="ListParagraph"/>
        <w:numPr>
          <w:ilvl w:val="0"/>
          <w:numId w:val="4"/>
        </w:numPr>
      </w:pPr>
      <w:r w:rsidRPr="00B178A2">
        <w:rPr>
          <w:rStyle w:val="Monospace"/>
        </w:rPr>
        <w:t>Options</w:t>
      </w:r>
      <w:r>
        <w:t xml:space="preserve"> (&lt;</w:t>
      </w:r>
      <w:r w:rsidRPr="004C2826">
        <w:rPr>
          <w:i/>
        </w:rPr>
        <w:t>plug-in name</w:t>
      </w:r>
      <w:r>
        <w:t xml:space="preserve">&gt;Options) – Create subproperties to store any options or settings </w:t>
      </w:r>
      <w:r w:rsidR="004C2826">
        <w:t>the</w:t>
      </w:r>
      <w:r>
        <w:t xml:space="preserve"> plug-in provides</w:t>
      </w:r>
      <w:r w:rsidR="00DF4653">
        <w:t>. Typically, you implement</w:t>
      </w:r>
      <w:r w:rsidR="004C2826">
        <w:t xml:space="preserve"> the </w:t>
      </w:r>
      <w:hyperlink w:anchor="_Model_Plugin_-" w:history="1">
        <w:r w:rsidRPr="004C2826">
          <w:rPr>
            <w:rStyle w:val="Hyperlink"/>
          </w:rPr>
          <w:t xml:space="preserve">Model Plugin - Configure </w:t>
        </w:r>
        <w:r w:rsidR="004C2826" w:rsidRPr="004C2826">
          <w:rPr>
            <w:rStyle w:val="Hyperlink"/>
          </w:rPr>
          <w:t xml:space="preserve">Standard </w:t>
        </w:r>
        <w:r w:rsidRPr="004C2826">
          <w:rPr>
            <w:rStyle w:val="Hyperlink"/>
          </w:rPr>
          <w:t>Options</w:t>
        </w:r>
      </w:hyperlink>
      <w:r>
        <w:t xml:space="preserve"> </w:t>
      </w:r>
      <w:r w:rsidR="004C2826">
        <w:t>entry point</w:t>
      </w:r>
      <w:r w:rsidR="00DF4653">
        <w:t xml:space="preserve"> to provide a way for end user</w:t>
      </w:r>
      <w:r w:rsidR="00FC42BA">
        <w:t>s</w:t>
      </w:r>
      <w:r w:rsidR="00DF4653">
        <w:t xml:space="preserve"> to edit the options you add</w:t>
      </w:r>
      <w:r>
        <w:t>.</w:t>
      </w:r>
    </w:p>
    <w:p w:rsidR="005168A9" w:rsidRDefault="005168A9" w:rsidP="005168A9">
      <w:pPr>
        <w:pStyle w:val="ListParagraph"/>
        <w:numPr>
          <w:ilvl w:val="0"/>
          <w:numId w:val="4"/>
        </w:numPr>
      </w:pPr>
      <w:r w:rsidRPr="00B178A2">
        <w:rPr>
          <w:rStyle w:val="Monospace"/>
        </w:rPr>
        <w:t>AdditionalOptions</w:t>
      </w:r>
      <w:r>
        <w:t xml:space="preserve"> (&lt;</w:t>
      </w:r>
      <w:r w:rsidRPr="004C2826">
        <w:rPr>
          <w:i/>
        </w:rPr>
        <w:t>plug-in name</w:t>
      </w:r>
      <w:r>
        <w:t>&gt;AdditionalOptions</w:t>
      </w:r>
      <w:r w:rsidR="004C2826">
        <w:t>)</w:t>
      </w:r>
      <w:r>
        <w:t xml:space="preserve"> – Create subproperties </w:t>
      </w:r>
      <w:r w:rsidR="004C2826">
        <w:t xml:space="preserve">only </w:t>
      </w:r>
      <w:r>
        <w:t xml:space="preserve">if you define a </w:t>
      </w:r>
      <w:hyperlink w:anchor="_Model_Plugin_-_3" w:history="1">
        <w:r w:rsidR="004C2826" w:rsidRPr="004C2826">
          <w:rPr>
            <w:rStyle w:val="Hyperlink"/>
          </w:rPr>
          <w:t xml:space="preserve">Model Plugin </w:t>
        </w:r>
        <w:r w:rsidR="004C2826">
          <w:rPr>
            <w:rStyle w:val="Hyperlink"/>
          </w:rPr>
          <w:t>–</w:t>
        </w:r>
        <w:r w:rsidR="004C2826" w:rsidRPr="004C2826">
          <w:rPr>
            <w:rStyle w:val="Hyperlink"/>
          </w:rPr>
          <w:t xml:space="preserve"> </w:t>
        </w:r>
        <w:r w:rsidRPr="004C2826">
          <w:rPr>
            <w:rStyle w:val="Hyperlink"/>
          </w:rPr>
          <w:t>Configure</w:t>
        </w:r>
        <w:r w:rsidR="004C2826">
          <w:rPr>
            <w:rStyle w:val="Hyperlink"/>
          </w:rPr>
          <w:t xml:space="preserve"> </w:t>
        </w:r>
        <w:r w:rsidRPr="004C2826">
          <w:rPr>
            <w:rStyle w:val="Hyperlink"/>
          </w:rPr>
          <w:t>Additional</w:t>
        </w:r>
        <w:r w:rsidR="004C2826">
          <w:rPr>
            <w:rStyle w:val="Hyperlink"/>
          </w:rPr>
          <w:t xml:space="preserve"> </w:t>
        </w:r>
        <w:r w:rsidRPr="004C2826">
          <w:rPr>
            <w:rStyle w:val="Hyperlink"/>
          </w:rPr>
          <w:t>Options</w:t>
        </w:r>
      </w:hyperlink>
      <w:r>
        <w:t xml:space="preserve"> entry point.</w:t>
      </w:r>
    </w:p>
    <w:p w:rsidR="004C2826" w:rsidRDefault="005168A9" w:rsidP="005168A9">
      <w:pPr>
        <w:pStyle w:val="ListParagraph"/>
        <w:numPr>
          <w:ilvl w:val="0"/>
          <w:numId w:val="4"/>
        </w:numPr>
      </w:pPr>
      <w:commentRangeStart w:id="317"/>
      <w:r w:rsidRPr="00B178A2">
        <w:rPr>
          <w:rStyle w:val="Monospace"/>
        </w:rPr>
        <w:t>RuntimeVariables</w:t>
      </w:r>
      <w:r>
        <w:t xml:space="preserve"> (&lt;</w:t>
      </w:r>
      <w:r w:rsidRPr="004C2826">
        <w:rPr>
          <w:i/>
        </w:rPr>
        <w:t>plug-in name</w:t>
      </w:r>
      <w:r>
        <w:t>&gt;RuntimeVariables</w:t>
      </w:r>
      <w:r w:rsidR="004C2826">
        <w:t>)</w:t>
      </w:r>
      <w:r>
        <w:t xml:space="preserve"> – </w:t>
      </w:r>
      <w:r w:rsidR="004C2826">
        <w:t xml:space="preserve">Use </w:t>
      </w:r>
      <w:r w:rsidR="00AA5836">
        <w:t xml:space="preserve">the </w:t>
      </w:r>
      <w:proofErr w:type="spellStart"/>
      <w:r w:rsidR="001637DD" w:rsidRPr="001637DD">
        <w:rPr>
          <w:rStyle w:val="Monospace"/>
        </w:rPr>
        <w:t>RuntimeVariables</w:t>
      </w:r>
      <w:proofErr w:type="spellEnd"/>
      <w:r>
        <w:t xml:space="preserve"> </w:t>
      </w:r>
      <w:proofErr w:type="spellStart"/>
      <w:r w:rsidR="00AA5836">
        <w:t>subproperty</w:t>
      </w:r>
      <w:proofErr w:type="spellEnd"/>
      <w:r w:rsidR="00AA5836">
        <w:t xml:space="preserve"> </w:t>
      </w:r>
      <w:del w:id="318" w:author="Jed Beach" w:date="2012-05-14T13:01:00Z">
        <w:r w:rsidR="004C2826" w:rsidDel="008D07D2">
          <w:delText>a</w:delText>
        </w:r>
        <w:r w:rsidDel="008D07D2">
          <w:delText xml:space="preserve">s the location </w:delText>
        </w:r>
      </w:del>
      <w:r>
        <w:t xml:space="preserve">to define variables </w:t>
      </w:r>
      <w:r w:rsidR="004C2826">
        <w:t>the</w:t>
      </w:r>
      <w:r>
        <w:t xml:space="preserve"> plug-in uses at run</w:t>
      </w:r>
      <w:r w:rsidR="004C2826">
        <w:t xml:space="preserve"> </w:t>
      </w:r>
      <w:r>
        <w:t xml:space="preserve">time. </w:t>
      </w:r>
      <w:r w:rsidR="004C2826">
        <w:t xml:space="preserve">Create </w:t>
      </w:r>
      <w:r>
        <w:t xml:space="preserve">subproperties to share data within the same process model execution </w:t>
      </w:r>
      <w:r w:rsidR="001250F1">
        <w:t>among</w:t>
      </w:r>
      <w:r>
        <w:t xml:space="preserve"> the different entry points in </w:t>
      </w:r>
      <w:r w:rsidR="004C2826">
        <w:t>the</w:t>
      </w:r>
      <w:r>
        <w:t xml:space="preserve"> plug-in.</w:t>
      </w:r>
      <w:r w:rsidR="004C2826">
        <w:t xml:space="preserve"> </w:t>
      </w:r>
      <w:r w:rsidR="00AA5836">
        <w:t xml:space="preserve">The </w:t>
      </w:r>
      <w:r w:rsidR="00046E20" w:rsidRPr="00FC42BA">
        <w:rPr>
          <w:i/>
        </w:rPr>
        <w:t>&lt;plug-in name&gt;</w:t>
      </w:r>
      <w:r w:rsidR="001637DD" w:rsidRPr="001637DD">
        <w:rPr>
          <w:rStyle w:val="Monospace"/>
        </w:rPr>
        <w:t>RuntimeVariables</w:t>
      </w:r>
      <w:r>
        <w:t xml:space="preserve"> </w:t>
      </w:r>
      <w:r w:rsidR="00046E20">
        <w:t>data</w:t>
      </w:r>
      <w:r w:rsidR="00FC42BA">
        <w:t xml:space="preserve"> </w:t>
      </w:r>
      <w:r w:rsidR="00046E20">
        <w:t xml:space="preserve">type </w:t>
      </w:r>
      <w:r>
        <w:t xml:space="preserve">must always </w:t>
      </w:r>
      <w:r w:rsidR="004C2826">
        <w:t>include</w:t>
      </w:r>
      <w:r>
        <w:t xml:space="preserve"> </w:t>
      </w:r>
      <w:r w:rsidR="00046E20">
        <w:t>the following</w:t>
      </w:r>
      <w:r>
        <w:t xml:space="preserve"> </w:t>
      </w:r>
      <w:proofErr w:type="spellStart"/>
      <w:r>
        <w:t>subproperty</w:t>
      </w:r>
      <w:commentRangeEnd w:id="317"/>
      <w:proofErr w:type="spellEnd"/>
      <w:r w:rsidR="00510282">
        <w:rPr>
          <w:rStyle w:val="CommentReference"/>
        </w:rPr>
        <w:commentReference w:id="317"/>
      </w:r>
      <w:r>
        <w:t>:</w:t>
      </w:r>
    </w:p>
    <w:p w:rsidR="005168A9" w:rsidRDefault="005168A9" w:rsidP="004C2826">
      <w:pPr>
        <w:pStyle w:val="ListParagraph"/>
        <w:numPr>
          <w:ilvl w:val="1"/>
          <w:numId w:val="4"/>
        </w:numPr>
      </w:pPr>
      <w:r w:rsidRPr="00B178A2">
        <w:rPr>
          <w:rStyle w:val="Monospace"/>
        </w:rPr>
        <w:t>PerSocket</w:t>
      </w:r>
      <w:r>
        <w:t xml:space="preserve"> (Array of &lt;</w:t>
      </w:r>
      <w:r w:rsidRPr="004C2826">
        <w:rPr>
          <w:i/>
        </w:rPr>
        <w:t>plug-in name</w:t>
      </w:r>
      <w:r>
        <w:t>&gt;PerSocketRuntimeVariables) – At run</w:t>
      </w:r>
      <w:r w:rsidR="004C2826">
        <w:t xml:space="preserve"> </w:t>
      </w:r>
      <w:r>
        <w:t xml:space="preserve">time, the process model resizes the </w:t>
      </w:r>
      <w:r w:rsidR="001637DD" w:rsidRPr="001637DD">
        <w:rPr>
          <w:rStyle w:val="Monospace"/>
        </w:rPr>
        <w:t>PerSocket</w:t>
      </w:r>
      <w:r>
        <w:t xml:space="preserve"> array to </w:t>
      </w:r>
      <w:r w:rsidR="004C2826">
        <w:t>include</w:t>
      </w:r>
      <w:r>
        <w:t xml:space="preserve"> one element for each test socket in the system. By adding properties to the &lt;</w:t>
      </w:r>
      <w:r w:rsidRPr="004C2826">
        <w:rPr>
          <w:i/>
        </w:rPr>
        <w:t>plug-in name</w:t>
      </w:r>
      <w:r>
        <w:t xml:space="preserve">&gt;PerSocketRuntimeVariables data type, you create per-socket variables you can use to share data within the same process model execution </w:t>
      </w:r>
      <w:r w:rsidR="001250F1">
        <w:t>among</w:t>
      </w:r>
      <w:r>
        <w:t xml:space="preserve"> the different entry points in </w:t>
      </w:r>
      <w:r w:rsidR="001250F1">
        <w:t>the</w:t>
      </w:r>
      <w:r>
        <w:t xml:space="preserve"> plug-in.</w:t>
      </w:r>
    </w:p>
    <w:p w:rsidR="00480EC6" w:rsidRDefault="005168A9">
      <w:pPr>
        <w:pStyle w:val="Heading4"/>
      </w:pPr>
      <w:r>
        <w:t>CategorySpecific</w:t>
      </w:r>
    </w:p>
    <w:p w:rsidR="005168A9" w:rsidRDefault="005168A9" w:rsidP="005168A9">
      <w:r>
        <w:t xml:space="preserve">The </w:t>
      </w:r>
      <w:r w:rsidR="001637DD" w:rsidRPr="001637DD">
        <w:rPr>
          <w:rStyle w:val="Monospace"/>
        </w:rPr>
        <w:t>CategorySpecific</w:t>
      </w:r>
      <w:r>
        <w:t xml:space="preserve"> property provides a location for related plugs-ins to store information common to all plug-ins within a category. You do not need to edit </w:t>
      </w:r>
      <w:r w:rsidR="001637DD" w:rsidRPr="001637DD">
        <w:rPr>
          <w:rStyle w:val="Monospace"/>
        </w:rPr>
        <w:t>CategorySpecific</w:t>
      </w:r>
      <w:r>
        <w:t xml:space="preserve"> properties unless you are developing a set of related plug-ins that store common properties to support behavior </w:t>
      </w:r>
      <w:r w:rsidR="00BE2360">
        <w:t>that</w:t>
      </w:r>
      <w:r>
        <w:t xml:space="preserve"> all plug-ins in the </w:t>
      </w:r>
      <w:r w:rsidR="005D11F2">
        <w:t xml:space="preserve">category </w:t>
      </w:r>
      <w:r w:rsidR="00BE2360">
        <w:t>share</w:t>
      </w:r>
      <w:r>
        <w:t>.</w:t>
      </w:r>
    </w:p>
    <w:p w:rsidR="005168A9" w:rsidRDefault="005168A9" w:rsidP="005168A9"/>
    <w:p w:rsidR="005168A9" w:rsidRDefault="00BE2360" w:rsidP="005168A9">
      <w:r>
        <w:t xml:space="preserve">The </w:t>
      </w:r>
      <w:r w:rsidR="001637DD" w:rsidRPr="001637DD">
        <w:rPr>
          <w:rStyle w:val="Monospace"/>
        </w:rPr>
        <w:t>CategorySpecific</w:t>
      </w:r>
      <w:r w:rsidR="005168A9">
        <w:t xml:space="preserve"> </w:t>
      </w:r>
      <w:r>
        <w:t>property includes the following subproperties</w:t>
      </w:r>
      <w:r w:rsidR="005168A9">
        <w:t>:</w:t>
      </w:r>
    </w:p>
    <w:p w:rsidR="005168A9" w:rsidRDefault="005168A9" w:rsidP="005168A9">
      <w:pPr>
        <w:pStyle w:val="ListParagraph"/>
        <w:numPr>
          <w:ilvl w:val="0"/>
          <w:numId w:val="5"/>
        </w:numPr>
      </w:pPr>
      <w:commentRangeStart w:id="319"/>
      <w:r w:rsidRPr="00B178A2">
        <w:rPr>
          <w:rStyle w:val="Monospace"/>
        </w:rPr>
        <w:t>Name</w:t>
      </w:r>
      <w:r>
        <w:t xml:space="preserve"> (String) – </w:t>
      </w:r>
      <w:r w:rsidR="00BE2360">
        <w:t>S</w:t>
      </w:r>
      <w:r>
        <w:t xml:space="preserve">pecifies the category to which the plug-in belongs. Plug-ins with the same name </w:t>
      </w:r>
      <w:proofErr w:type="gramStart"/>
      <w:r>
        <w:t>belong</w:t>
      </w:r>
      <w:proofErr w:type="gramEnd"/>
      <w:r>
        <w:t xml:space="preserve"> to the same category. Code that implements category</w:t>
      </w:r>
      <w:r w:rsidR="00BE2360">
        <w:t>-</w:t>
      </w:r>
      <w:r>
        <w:t>specific functionality can inspect this field to determine the category of the plug-in.</w:t>
      </w:r>
      <w:commentRangeEnd w:id="319"/>
      <w:r w:rsidR="008D07D2">
        <w:rPr>
          <w:rStyle w:val="CommentReference"/>
        </w:rPr>
        <w:commentReference w:id="319"/>
      </w:r>
    </w:p>
    <w:p w:rsidR="005168A9" w:rsidRDefault="005168A9" w:rsidP="005168A9">
      <w:pPr>
        <w:pStyle w:val="ListParagraph"/>
        <w:numPr>
          <w:ilvl w:val="0"/>
          <w:numId w:val="5"/>
        </w:numPr>
      </w:pPr>
      <w:r w:rsidRPr="00B178A2">
        <w:rPr>
          <w:rStyle w:val="Monospace"/>
        </w:rPr>
        <w:t>Settings</w:t>
      </w:r>
      <w:r>
        <w:t xml:space="preserve"> </w:t>
      </w:r>
      <w:commentRangeStart w:id="320"/>
      <w:r>
        <w:t>(&lt;</w:t>
      </w:r>
      <w:r w:rsidRPr="00BE2360">
        <w:rPr>
          <w:i/>
        </w:rPr>
        <w:t>company prefix</w:t>
      </w:r>
      <w:r>
        <w:t>&gt;_&lt;</w:t>
      </w:r>
      <w:r w:rsidRPr="00BE2360">
        <w:rPr>
          <w:i/>
        </w:rPr>
        <w:t>category name</w:t>
      </w:r>
      <w:r>
        <w:t>&gt;</w:t>
      </w:r>
      <w:commentRangeEnd w:id="320"/>
      <w:proofErr w:type="spellStart"/>
      <w:r w:rsidR="008D07D2">
        <w:rPr>
          <w:rStyle w:val="CommentReference"/>
        </w:rPr>
        <w:commentReference w:id="320"/>
      </w:r>
      <w:r>
        <w:t>CategorySettings</w:t>
      </w:r>
      <w:proofErr w:type="spellEnd"/>
      <w:r>
        <w:t xml:space="preserve">) – The specific data type of </w:t>
      </w:r>
      <w:r w:rsidR="00BE2360">
        <w:t>c</w:t>
      </w:r>
      <w:r>
        <w:t>ategory settings defines the option properties common to plug-ins in a category.</w:t>
      </w:r>
    </w:p>
    <w:p w:rsidR="005168A9" w:rsidRDefault="005168A9" w:rsidP="005168A9"/>
    <w:p w:rsidR="005168A9" w:rsidRDefault="005168A9" w:rsidP="005168A9">
      <w:r>
        <w:lastRenderedPageBreak/>
        <w:t xml:space="preserve">The </w:t>
      </w:r>
      <w:r w:rsidR="00CA1084">
        <w:t xml:space="preserve">built-in reporting, database, and offline results </w:t>
      </w:r>
      <w:r>
        <w:t xml:space="preserve">plug-ins set </w:t>
      </w:r>
      <w:r w:rsidR="00AA5836">
        <w:t xml:space="preserve">the </w:t>
      </w:r>
      <w:r w:rsidR="001637DD" w:rsidRPr="001637DD">
        <w:rPr>
          <w:rStyle w:val="Monospace"/>
        </w:rPr>
        <w:t>CategorySpecific.Name</w:t>
      </w:r>
      <w:r>
        <w:t xml:space="preserve"> </w:t>
      </w:r>
      <w:r w:rsidR="00AA5836">
        <w:t xml:space="preserve">property </w:t>
      </w:r>
      <w:r>
        <w:t xml:space="preserve">to </w:t>
      </w:r>
      <w:r w:rsidR="001637DD" w:rsidRPr="001637DD">
        <w:rPr>
          <w:rStyle w:val="Monospace"/>
        </w:rPr>
        <w:t>ResultProcessor</w:t>
      </w:r>
      <w:r>
        <w:t xml:space="preserve"> and set the data type of </w:t>
      </w:r>
      <w:r w:rsidR="00AA5836">
        <w:t xml:space="preserve">the </w:t>
      </w:r>
      <w:r w:rsidR="001637DD" w:rsidRPr="001637DD">
        <w:rPr>
          <w:rStyle w:val="Monospace"/>
        </w:rPr>
        <w:t>CategorySpecific.Settings</w:t>
      </w:r>
      <w:r>
        <w:t xml:space="preserve"> </w:t>
      </w:r>
      <w:r w:rsidR="00AA5836">
        <w:t xml:space="preserve">property </w:t>
      </w:r>
      <w:r>
        <w:t xml:space="preserve">to NI_ResultProcessorCategorySettings. </w:t>
      </w:r>
      <w:r w:rsidR="00BE2360">
        <w:t>You must use t</w:t>
      </w:r>
      <w:r>
        <w:t xml:space="preserve">hese </w:t>
      </w:r>
      <w:del w:id="321" w:author="Jed Beach" w:date="2012-05-14T13:05:00Z">
        <w:r w:rsidDel="008D07D2">
          <w:delText xml:space="preserve">settings </w:delText>
        </w:r>
        <w:r w:rsidR="00CA1084" w:rsidDel="008D07D2">
          <w:delText>so</w:delText>
        </w:r>
      </w:del>
      <w:ins w:id="322" w:author="Jed Beach" w:date="2012-05-14T13:05:00Z">
        <w:r w:rsidR="008D07D2">
          <w:t>values for</w:t>
        </w:r>
      </w:ins>
      <w:r w:rsidR="00BE2360">
        <w:t xml:space="preserve"> a plug-in </w:t>
      </w:r>
      <w:ins w:id="323" w:author="Jed Beach" w:date="2012-05-14T13:05:00Z">
        <w:r w:rsidR="008D07D2">
          <w:t xml:space="preserve">to </w:t>
        </w:r>
      </w:ins>
      <w:r w:rsidR="00BE2360">
        <w:t>appear</w:t>
      </w:r>
      <w:del w:id="324" w:author="Jed Beach" w:date="2012-05-14T13:05:00Z">
        <w:r w:rsidR="00070094" w:rsidDel="008D07D2">
          <w:delText>s</w:delText>
        </w:r>
      </w:del>
      <w:r w:rsidR="00BE2360">
        <w:t xml:space="preserve"> </w:t>
      </w:r>
      <w:r>
        <w:t>in the Result Processing dialog box</w:t>
      </w:r>
      <w:r w:rsidR="00BE2360">
        <w:t>. TestStand uses these</w:t>
      </w:r>
      <w:r>
        <w:t xml:space="preserve"> default settings for any plug-in you create from within the Result Processing dialog box.</w:t>
      </w:r>
    </w:p>
    <w:p w:rsidR="00480EC6" w:rsidRDefault="005168A9">
      <w:pPr>
        <w:pStyle w:val="Heading4"/>
      </w:pPr>
      <w:bookmarkStart w:id="325" w:name="_Base"/>
      <w:bookmarkEnd w:id="325"/>
      <w:r>
        <w:t>Base</w:t>
      </w:r>
    </w:p>
    <w:p w:rsidR="00BE2360" w:rsidRDefault="005168A9" w:rsidP="005168A9">
      <w:r>
        <w:t xml:space="preserve">The </w:t>
      </w:r>
      <w:r w:rsidR="001637DD" w:rsidRPr="001637DD">
        <w:rPr>
          <w:rStyle w:val="Monospace"/>
        </w:rPr>
        <w:t>Base</w:t>
      </w:r>
      <w:r>
        <w:t xml:space="preserve"> property contains </w:t>
      </w:r>
      <w:r w:rsidR="00651092">
        <w:t>sub</w:t>
      </w:r>
      <w:r>
        <w:t xml:space="preserve">properties that specify functionality common to all plug-ins. The process model uses the subproperties of </w:t>
      </w:r>
      <w:r w:rsidR="00BE2360">
        <w:t xml:space="preserve">the </w:t>
      </w:r>
      <w:r w:rsidR="001637DD" w:rsidRPr="001637DD">
        <w:rPr>
          <w:rStyle w:val="Monospace"/>
        </w:rPr>
        <w:t>Base</w:t>
      </w:r>
      <w:r>
        <w:t xml:space="preserve"> </w:t>
      </w:r>
      <w:r w:rsidR="00BE2360">
        <w:t xml:space="preserve">property </w:t>
      </w:r>
      <w:r>
        <w:t xml:space="preserve">to determine how to invoke plug-in entry points and other aspects of plug-in operation. </w:t>
      </w:r>
    </w:p>
    <w:p w:rsidR="00BE2360" w:rsidRDefault="00BE2360" w:rsidP="005168A9"/>
    <w:p w:rsidR="005168A9" w:rsidRDefault="005168A9" w:rsidP="005168A9">
      <w:r>
        <w:t xml:space="preserve">The </w:t>
      </w:r>
      <w:r w:rsidR="001637DD" w:rsidRPr="001637DD">
        <w:rPr>
          <w:rStyle w:val="Monospace"/>
        </w:rPr>
        <w:t>Base</w:t>
      </w:r>
      <w:r>
        <w:t xml:space="preserve"> </w:t>
      </w:r>
      <w:r w:rsidR="00BE2360">
        <w:t>property includes the following subproperties</w:t>
      </w:r>
      <w:r>
        <w:t>:</w:t>
      </w:r>
    </w:p>
    <w:p w:rsidR="005168A9" w:rsidRDefault="005168A9" w:rsidP="005168A9">
      <w:pPr>
        <w:pStyle w:val="ListParagraph"/>
        <w:numPr>
          <w:ilvl w:val="0"/>
          <w:numId w:val="6"/>
        </w:numPr>
      </w:pPr>
      <w:r w:rsidRPr="00B178A2">
        <w:rPr>
          <w:rStyle w:val="Monospace"/>
        </w:rPr>
        <w:t>Enabled</w:t>
      </w:r>
      <w:r>
        <w:t xml:space="preserve"> (Boolean) - Specifies whether the model invokes the instance of the plug-in </w:t>
      </w:r>
      <w:r w:rsidR="005D11F2">
        <w:t>at run</w:t>
      </w:r>
      <w:r w:rsidR="00FC42BA">
        <w:t xml:space="preserve"> </w:t>
      </w:r>
      <w:r w:rsidR="005D11F2">
        <w:t>time</w:t>
      </w:r>
      <w:r>
        <w:t xml:space="preserve">. </w:t>
      </w:r>
    </w:p>
    <w:p w:rsidR="00A06AF1" w:rsidRDefault="005168A9" w:rsidP="00A06AF1">
      <w:pPr>
        <w:pStyle w:val="ListParagraph"/>
        <w:numPr>
          <w:ilvl w:val="0"/>
          <w:numId w:val="6"/>
        </w:numPr>
      </w:pPr>
      <w:r w:rsidRPr="00B178A2">
        <w:rPr>
          <w:rStyle w:val="Monospace"/>
        </w:rPr>
        <w:t>DisplayNameExpression</w:t>
      </w:r>
      <w:r>
        <w:t xml:space="preserve"> (Expression) - An expression that specifies the name to display</w:t>
      </w:r>
      <w:r w:rsidR="00B20D5A">
        <w:t xml:space="preserve"> in the Result Processing dialog box</w:t>
      </w:r>
      <w:r>
        <w:t xml:space="preserve"> to identify the</w:t>
      </w:r>
      <w:r w:rsidR="008A4A34">
        <w:t xml:space="preserve"> instance of the</w:t>
      </w:r>
      <w:r>
        <w:t xml:space="preserve"> plug-in</w:t>
      </w:r>
      <w:r w:rsidR="00A06AF1">
        <w:t xml:space="preserve">, such as </w:t>
      </w:r>
      <w:r w:rsidR="00A06AF1" w:rsidRPr="00B178A2">
        <w:rPr>
          <w:rFonts w:ascii="Courier" w:hAnsi="Courier"/>
          <w:sz w:val="20"/>
        </w:rPr>
        <w:t>“&lt;Company Name&gt; Production Database”</w:t>
      </w:r>
      <w:r>
        <w:t xml:space="preserve">. The value is an expression so that the default value the plug-in defines can refer to localized text using the </w:t>
      </w:r>
      <w:proofErr w:type="gramStart"/>
      <w:r w:rsidR="001637DD" w:rsidRPr="001637DD">
        <w:rPr>
          <w:rStyle w:val="Monospace"/>
        </w:rPr>
        <w:t>ResStr(</w:t>
      </w:r>
      <w:proofErr w:type="gramEnd"/>
      <w:r w:rsidR="001637DD" w:rsidRPr="001637DD">
        <w:rPr>
          <w:rStyle w:val="Monospace"/>
        </w:rPr>
        <w:t>)</w:t>
      </w:r>
      <w:r>
        <w:t xml:space="preserve"> expression function. </w:t>
      </w:r>
      <w:r w:rsidR="00B20D5A">
        <w:t>You can edit the text in the Output Name column of t</w:t>
      </w:r>
      <w:r>
        <w:t xml:space="preserve">he Result Processing </w:t>
      </w:r>
      <w:r w:rsidR="00B20D5A">
        <w:t>d</w:t>
      </w:r>
      <w:r>
        <w:t xml:space="preserve">ialog </w:t>
      </w:r>
      <w:r w:rsidR="00B20D5A">
        <w:t>b</w:t>
      </w:r>
      <w:r>
        <w:t>ox.</w:t>
      </w:r>
      <w:r w:rsidR="00A06AF1">
        <w:t xml:space="preserve"> </w:t>
      </w:r>
    </w:p>
    <w:p w:rsidR="005168A9" w:rsidRDefault="005168A9" w:rsidP="005168A9">
      <w:pPr>
        <w:pStyle w:val="ListParagraph"/>
        <w:numPr>
          <w:ilvl w:val="0"/>
          <w:numId w:val="6"/>
        </w:numPr>
      </w:pPr>
      <w:r w:rsidRPr="00B178A2">
        <w:rPr>
          <w:rStyle w:val="Monospace"/>
        </w:rPr>
        <w:t>NewThread</w:t>
      </w:r>
      <w:r>
        <w:t xml:space="preserve"> (Boolean) - Specifies whether the plug-in performs </w:t>
      </w:r>
      <w:commentRangeStart w:id="326"/>
      <w:commentRangeStart w:id="327"/>
      <w:r>
        <w:t xml:space="preserve">lengthy </w:t>
      </w:r>
      <w:commentRangeEnd w:id="326"/>
      <w:r w:rsidR="008D07D2">
        <w:rPr>
          <w:rStyle w:val="CommentReference"/>
        </w:rPr>
        <w:commentReference w:id="326"/>
      </w:r>
      <w:commentRangeEnd w:id="327"/>
      <w:r w:rsidR="00510282">
        <w:rPr>
          <w:rStyle w:val="CommentReference"/>
        </w:rPr>
        <w:commentReference w:id="327"/>
      </w:r>
      <w:r>
        <w:t>operations in a separate thread.</w:t>
      </w:r>
    </w:p>
    <w:p w:rsidR="005168A9" w:rsidRDefault="005168A9" w:rsidP="005168A9">
      <w:pPr>
        <w:pStyle w:val="ListParagraph"/>
        <w:numPr>
          <w:ilvl w:val="0"/>
          <w:numId w:val="6"/>
        </w:numPr>
      </w:pPr>
      <w:r w:rsidRPr="00B178A2">
        <w:rPr>
          <w:rStyle w:val="Monospace"/>
        </w:rPr>
        <w:t>UseDefaultNewThreadImplementation</w:t>
      </w:r>
      <w:r>
        <w:t xml:space="preserve"> (Boolean) - Specifies whether the process model automatically calls the </w:t>
      </w:r>
      <w:hyperlink w:anchor="_Model_Plugin_-_2" w:history="1">
        <w:r w:rsidR="00B20D5A" w:rsidRPr="00B20D5A">
          <w:rPr>
            <w:rStyle w:val="Hyperlink"/>
          </w:rPr>
          <w:t xml:space="preserve">Model Plugin - </w:t>
        </w:r>
        <w:r w:rsidRPr="00B20D5A">
          <w:rPr>
            <w:rStyle w:val="Hyperlink"/>
          </w:rPr>
          <w:t>UUT</w:t>
        </w:r>
      </w:hyperlink>
      <w:r w:rsidR="004A3341">
        <w:t xml:space="preserve"> Done</w:t>
      </w:r>
      <w:r>
        <w:t xml:space="preserve"> </w:t>
      </w:r>
      <w:r w:rsidR="00C2239F">
        <w:t xml:space="preserve">and </w:t>
      </w:r>
      <w:hyperlink w:anchor="_Model_Plugin_-_2" w:history="1">
        <w:r w:rsidR="00C2239F" w:rsidRPr="00B20D5A">
          <w:rPr>
            <w:rStyle w:val="Hyperlink"/>
          </w:rPr>
          <w:t xml:space="preserve">Model Plugin - </w:t>
        </w:r>
        <w:r w:rsidR="00C2239F">
          <w:rPr>
            <w:rStyle w:val="Hyperlink"/>
          </w:rPr>
          <w:t>Batc</w:t>
        </w:r>
        <w:r w:rsidR="004A3341">
          <w:rPr>
            <w:rStyle w:val="Hyperlink"/>
          </w:rPr>
          <w:t>h Done</w:t>
        </w:r>
      </w:hyperlink>
      <w:r w:rsidR="004A3341">
        <w:t xml:space="preserve"> </w:t>
      </w:r>
      <w:r>
        <w:t>entry point</w:t>
      </w:r>
      <w:r w:rsidR="00C2239F">
        <w:t>s</w:t>
      </w:r>
      <w:r>
        <w:t xml:space="preserve"> in a new thread when the </w:t>
      </w:r>
      <w:r w:rsidR="001637DD" w:rsidRPr="001637DD">
        <w:rPr>
          <w:rStyle w:val="Monospace"/>
        </w:rPr>
        <w:t>NewThread</w:t>
      </w:r>
      <w:r>
        <w:t xml:space="preserve"> property is </w:t>
      </w:r>
      <w:r w:rsidR="001637DD" w:rsidRPr="001637DD">
        <w:rPr>
          <w:rStyle w:val="Monospace"/>
        </w:rPr>
        <w:t>True</w:t>
      </w:r>
      <w:r>
        <w:t xml:space="preserve">. </w:t>
      </w:r>
      <w:r w:rsidR="00651092">
        <w:t xml:space="preserve">Set </w:t>
      </w:r>
      <w:r>
        <w:t xml:space="preserve">this property to </w:t>
      </w:r>
      <w:r w:rsidR="001637DD" w:rsidRPr="001637DD">
        <w:rPr>
          <w:rStyle w:val="Monospace"/>
        </w:rPr>
        <w:t>False</w:t>
      </w:r>
      <w:r>
        <w:t xml:space="preserve"> if </w:t>
      </w:r>
      <w:r w:rsidR="00B20D5A">
        <w:t>the</w:t>
      </w:r>
      <w:r>
        <w:t xml:space="preserve"> plug-in provides its own implementation for processing in a new thread when </w:t>
      </w:r>
      <w:r w:rsidR="000C3AFC">
        <w:t xml:space="preserve">the </w:t>
      </w:r>
      <w:r w:rsidR="001637DD" w:rsidRPr="001637DD">
        <w:rPr>
          <w:rStyle w:val="Monospace"/>
        </w:rPr>
        <w:t>NewThread</w:t>
      </w:r>
      <w:r>
        <w:t xml:space="preserve"> </w:t>
      </w:r>
      <w:r w:rsidR="000C3AFC">
        <w:t xml:space="preserve">property </w:t>
      </w:r>
      <w:r>
        <w:t xml:space="preserve">is </w:t>
      </w:r>
      <w:proofErr w:type="gramStart"/>
      <w:r w:rsidR="001637DD" w:rsidRPr="001637DD">
        <w:rPr>
          <w:rStyle w:val="Monospace"/>
        </w:rPr>
        <w:t>True</w:t>
      </w:r>
      <w:proofErr w:type="gramEnd"/>
      <w:r>
        <w:t>.</w:t>
      </w:r>
    </w:p>
    <w:p w:rsidR="005168A9" w:rsidRDefault="005168A9" w:rsidP="005168A9">
      <w:pPr>
        <w:pStyle w:val="ListParagraph"/>
        <w:numPr>
          <w:ilvl w:val="0"/>
          <w:numId w:val="6"/>
        </w:numPr>
      </w:pPr>
      <w:r w:rsidRPr="00B178A2">
        <w:rPr>
          <w:rStyle w:val="Monospace"/>
        </w:rPr>
        <w:t>CompleteBeforeNextUUT</w:t>
      </w:r>
      <w:r>
        <w:t xml:space="preserve"> (Boolean) - Specifies whether the process model waits for the UUT</w:t>
      </w:r>
      <w:r w:rsidR="004A3341">
        <w:t xml:space="preserve"> Done</w:t>
      </w:r>
      <w:r>
        <w:t xml:space="preserve"> thread </w:t>
      </w:r>
      <w:r w:rsidR="00B20D5A">
        <w:t xml:space="preserve">of the plug-in </w:t>
      </w:r>
      <w:r>
        <w:t xml:space="preserve">to complete before calling any </w:t>
      </w:r>
      <w:r w:rsidR="000C3AFC">
        <w:t xml:space="preserve">additional </w:t>
      </w:r>
      <w:r>
        <w:t>entry points for the current execution</w:t>
      </w:r>
      <w:r w:rsidR="00651092">
        <w:t>,</w:t>
      </w:r>
      <w:r>
        <w:t xml:space="preserve"> except for the </w:t>
      </w:r>
      <w:r w:rsidR="004A3341">
        <w:t>UUT Done</w:t>
      </w:r>
      <w:r>
        <w:t xml:space="preserve"> entry points of other </w:t>
      </w:r>
      <w:commentRangeStart w:id="328"/>
      <w:r>
        <w:t>result processors</w:t>
      </w:r>
      <w:commentRangeEnd w:id="328"/>
      <w:r w:rsidR="008D07D2">
        <w:rPr>
          <w:rStyle w:val="CommentReference"/>
        </w:rPr>
        <w:commentReference w:id="328"/>
      </w:r>
      <w:r>
        <w:t xml:space="preserve">. If </w:t>
      </w:r>
      <w:r w:rsidR="00B20D5A">
        <w:t>the</w:t>
      </w:r>
      <w:r>
        <w:t xml:space="preserve"> plug-in sets </w:t>
      </w:r>
      <w:r w:rsidR="000C3AFC">
        <w:t xml:space="preserve">the </w:t>
      </w:r>
      <w:r w:rsidR="001637DD" w:rsidRPr="001637DD">
        <w:rPr>
          <w:rStyle w:val="Monospace"/>
        </w:rPr>
        <w:t>UseDefaultNewThreadImplementation</w:t>
      </w:r>
      <w:r>
        <w:t xml:space="preserve"> </w:t>
      </w:r>
      <w:r w:rsidR="000C3AFC">
        <w:t xml:space="preserve">property </w:t>
      </w:r>
      <w:r>
        <w:t xml:space="preserve">to </w:t>
      </w:r>
      <w:r w:rsidR="001637DD" w:rsidRPr="001637DD">
        <w:rPr>
          <w:rStyle w:val="Monospace"/>
        </w:rPr>
        <w:t>False</w:t>
      </w:r>
      <w:r>
        <w:t xml:space="preserve">, </w:t>
      </w:r>
      <w:r w:rsidR="00B20D5A">
        <w:t xml:space="preserve">the plug-in </w:t>
      </w:r>
      <w:r w:rsidR="00535729">
        <w:t xml:space="preserve">implementation </w:t>
      </w:r>
      <w:r w:rsidR="00B20D5A">
        <w:t xml:space="preserve">must honor </w:t>
      </w:r>
      <w:r>
        <w:t>th</w:t>
      </w:r>
      <w:r w:rsidR="00535729">
        <w:t>e</w:t>
      </w:r>
      <w:r>
        <w:t xml:space="preserve"> </w:t>
      </w:r>
      <w:r w:rsidR="00535729" w:rsidRPr="00B178A2">
        <w:rPr>
          <w:rFonts w:ascii="Courier" w:hAnsi="Courier"/>
          <w:sz w:val="20"/>
        </w:rPr>
        <w:t>CompleteBeforeNextUUT</w:t>
      </w:r>
      <w:r w:rsidR="00535729">
        <w:t xml:space="preserve"> </w:t>
      </w:r>
      <w:r>
        <w:t>setting.</w:t>
      </w:r>
    </w:p>
    <w:p w:rsidR="005168A9" w:rsidRDefault="005168A9" w:rsidP="005168A9">
      <w:pPr>
        <w:pStyle w:val="ListParagraph"/>
        <w:numPr>
          <w:ilvl w:val="0"/>
          <w:numId w:val="6"/>
        </w:numPr>
      </w:pPr>
      <w:r w:rsidRPr="00B178A2">
        <w:rPr>
          <w:rStyle w:val="Monospace"/>
        </w:rPr>
        <w:t>ProcessOnTheFly</w:t>
      </w:r>
      <w:r>
        <w:t xml:space="preserve"> (Boolean) – Specifies whether the process model calls the </w:t>
      </w:r>
      <w:hyperlink w:anchor="_Model_Plugin_–" w:history="1">
        <w:r w:rsidR="00B20D5A" w:rsidRPr="00B20D5A">
          <w:rPr>
            <w:rStyle w:val="Hyperlink"/>
          </w:rPr>
          <w:t xml:space="preserve">Model Plugin - </w:t>
        </w:r>
        <w:r w:rsidRPr="00B20D5A">
          <w:rPr>
            <w:rStyle w:val="Hyperlink"/>
          </w:rPr>
          <w:t>OnTheFly Step Results</w:t>
        </w:r>
      </w:hyperlink>
      <w:r>
        <w:t xml:space="preserve"> entry point.</w:t>
      </w:r>
    </w:p>
    <w:p w:rsidR="005168A9" w:rsidRDefault="005168A9" w:rsidP="005168A9">
      <w:pPr>
        <w:pStyle w:val="ListParagraph"/>
        <w:numPr>
          <w:ilvl w:val="0"/>
          <w:numId w:val="6"/>
        </w:numPr>
      </w:pPr>
      <w:commentRangeStart w:id="329"/>
      <w:r w:rsidRPr="00B178A2">
        <w:rPr>
          <w:rStyle w:val="Monospace"/>
        </w:rPr>
        <w:t>CanProcessOfflineOnTheFlyResults</w:t>
      </w:r>
      <w:r>
        <w:t xml:space="preserve"> (Boolean) - Indicates whether the plug-in can process an offline results file written on-the-fly. </w:t>
      </w:r>
      <w:r w:rsidR="00B20D5A">
        <w:t>Set t</w:t>
      </w:r>
      <w:r>
        <w:t xml:space="preserve">his property </w:t>
      </w:r>
      <w:r w:rsidR="00B20D5A">
        <w:t>to</w:t>
      </w:r>
      <w:r>
        <w:t xml:space="preserve"> </w:t>
      </w:r>
      <w:r w:rsidR="001637DD" w:rsidRPr="001637DD">
        <w:rPr>
          <w:rStyle w:val="Monospace"/>
        </w:rPr>
        <w:t>False</w:t>
      </w:r>
      <w:r>
        <w:t xml:space="preserve"> for plug-ins that do not </w:t>
      </w:r>
      <w:r w:rsidR="00B20D5A">
        <w:t xml:space="preserve">use the </w:t>
      </w:r>
      <w:hyperlink w:anchor="_Model_Plugin_–" w:history="1">
        <w:r w:rsidR="00B20D5A" w:rsidRPr="00B20D5A">
          <w:rPr>
            <w:rStyle w:val="Hyperlink"/>
          </w:rPr>
          <w:t xml:space="preserve">OnTheFly </w:t>
        </w:r>
        <w:r w:rsidRPr="00B20D5A">
          <w:rPr>
            <w:rStyle w:val="Hyperlink"/>
          </w:rPr>
          <w:t>Step Results</w:t>
        </w:r>
      </w:hyperlink>
      <w:r>
        <w:t xml:space="preserve"> entry point or that access the </w:t>
      </w:r>
      <w:r w:rsidR="001637DD" w:rsidRPr="001637DD">
        <w:rPr>
          <w:b/>
        </w:rPr>
        <w:t>Step</w:t>
      </w:r>
      <w:r>
        <w:t xml:space="preserve"> or </w:t>
      </w:r>
      <w:r w:rsidR="001637DD" w:rsidRPr="001637DD">
        <w:rPr>
          <w:b/>
        </w:rPr>
        <w:t>Context</w:t>
      </w:r>
      <w:r>
        <w:t xml:space="preserve"> parameters within that entry point. The entry point must not access the </w:t>
      </w:r>
      <w:r w:rsidR="001637DD" w:rsidRPr="001637DD">
        <w:rPr>
          <w:b/>
        </w:rPr>
        <w:t>Step</w:t>
      </w:r>
      <w:r>
        <w:t xml:space="preserve"> or </w:t>
      </w:r>
      <w:r w:rsidR="001637DD" w:rsidRPr="001637DD">
        <w:rPr>
          <w:b/>
        </w:rPr>
        <w:t>Context</w:t>
      </w:r>
      <w:r>
        <w:t xml:space="preserve"> parameters because </w:t>
      </w:r>
      <w:r w:rsidR="00DF35E1">
        <w:t xml:space="preserve">TestStand does not pass any </w:t>
      </w:r>
      <w:r>
        <w:t>data to these parameters when processing data from an offline results file.</w:t>
      </w:r>
      <w:commentRangeEnd w:id="329"/>
      <w:r w:rsidR="00421A47">
        <w:rPr>
          <w:rStyle w:val="CommentReference"/>
        </w:rPr>
        <w:commentReference w:id="329"/>
      </w:r>
    </w:p>
    <w:p w:rsidR="005168A9" w:rsidRDefault="005168A9" w:rsidP="005168A9">
      <w:pPr>
        <w:pStyle w:val="ListParagraph"/>
        <w:numPr>
          <w:ilvl w:val="0"/>
          <w:numId w:val="6"/>
        </w:numPr>
      </w:pPr>
      <w:r w:rsidRPr="00B178A2">
        <w:rPr>
          <w:rStyle w:val="Monospace"/>
        </w:rPr>
        <w:t>CanProcessOfflineResultsTree</w:t>
      </w:r>
      <w:r>
        <w:t xml:space="preserve"> (Boolean) - Indicates whether the plug-in can process an offline results file that was not written on-the-fly. A value </w:t>
      </w:r>
      <w:r w:rsidR="00B52D2D">
        <w:t xml:space="preserve">of </w:t>
      </w:r>
      <w:r w:rsidR="001637DD" w:rsidRPr="001637DD">
        <w:rPr>
          <w:rStyle w:val="Monospace"/>
        </w:rPr>
        <w:t>True</w:t>
      </w:r>
      <w:r w:rsidR="00B52D2D">
        <w:t xml:space="preserve"> </w:t>
      </w:r>
      <w:r>
        <w:t xml:space="preserve">indicates that the </w:t>
      </w:r>
      <w:hyperlink w:anchor="_Model_Plugin_-_2" w:history="1">
        <w:r w:rsidR="00127D0D" w:rsidRPr="00DF35E1">
          <w:rPr>
            <w:rStyle w:val="Hyperlink"/>
          </w:rPr>
          <w:t>UU</w:t>
        </w:r>
        <w:r w:rsidR="00127D0D">
          <w:rPr>
            <w:rStyle w:val="Hyperlink"/>
          </w:rPr>
          <w:t xml:space="preserve">T </w:t>
        </w:r>
        <w:proofErr w:type="gramStart"/>
        <w:r w:rsidR="00127D0D">
          <w:rPr>
            <w:rStyle w:val="Hyperlink"/>
          </w:rPr>
          <w:t>Done</w:t>
        </w:r>
        <w:proofErr w:type="gramEnd"/>
      </w:hyperlink>
      <w:r w:rsidR="00127D0D">
        <w:t xml:space="preserve">  and </w:t>
      </w:r>
      <w:hyperlink w:anchor="_Model_Plugin_-_2" w:history="1">
        <w:r w:rsidRPr="00DF35E1">
          <w:rPr>
            <w:rStyle w:val="Hyperlink"/>
          </w:rPr>
          <w:t>Post UUT</w:t>
        </w:r>
      </w:hyperlink>
      <w:r>
        <w:t xml:space="preserve"> entry point</w:t>
      </w:r>
      <w:r w:rsidR="00127D0D">
        <w:t>s</w:t>
      </w:r>
      <w:r>
        <w:t xml:space="preserve"> completely process</w:t>
      </w:r>
      <w:r w:rsidR="00127D0D">
        <w:t xml:space="preserve"> the </w:t>
      </w:r>
      <w:r>
        <w:t xml:space="preserve">results without requiring </w:t>
      </w:r>
      <w:r w:rsidR="00DF35E1">
        <w:t xml:space="preserve">a call to the </w:t>
      </w:r>
      <w:hyperlink w:anchor="_Model_Plugin_–" w:history="1">
        <w:r w:rsidRPr="00DF35E1">
          <w:rPr>
            <w:rStyle w:val="Hyperlink"/>
          </w:rPr>
          <w:t>OnTheFly</w:t>
        </w:r>
        <w:r w:rsidR="00DF35E1" w:rsidRPr="00DF35E1">
          <w:rPr>
            <w:rStyle w:val="Hyperlink"/>
          </w:rPr>
          <w:t xml:space="preserve"> </w:t>
        </w:r>
        <w:r w:rsidRPr="00DF35E1">
          <w:rPr>
            <w:rStyle w:val="Hyperlink"/>
          </w:rPr>
          <w:t>Step Results</w:t>
        </w:r>
      </w:hyperlink>
      <w:r>
        <w:t xml:space="preserve"> entry point.</w:t>
      </w:r>
    </w:p>
    <w:p w:rsidR="005168A9" w:rsidRDefault="005168A9" w:rsidP="005168A9">
      <w:pPr>
        <w:pStyle w:val="ListParagraph"/>
        <w:numPr>
          <w:ilvl w:val="0"/>
          <w:numId w:val="6"/>
        </w:numPr>
      </w:pPr>
      <w:r w:rsidRPr="00B178A2">
        <w:rPr>
          <w:rStyle w:val="Monospace"/>
        </w:rPr>
        <w:lastRenderedPageBreak/>
        <w:t>OptionsDescriptionExpression</w:t>
      </w:r>
      <w:r>
        <w:t xml:space="preserve"> (Expression) - </w:t>
      </w:r>
      <w:r w:rsidR="001C7511">
        <w:t xml:space="preserve">The result of the expression evaluation is the text </w:t>
      </w:r>
      <w:r w:rsidR="002E7417">
        <w:t xml:space="preserve">you want to display </w:t>
      </w:r>
      <w:r w:rsidR="00926F27">
        <w:t xml:space="preserve">to summarize the option settings </w:t>
      </w:r>
      <w:r w:rsidR="002E7417">
        <w:t xml:space="preserve">in a </w:t>
      </w:r>
      <w:r w:rsidR="005C7C0C">
        <w:t>configuration</w:t>
      </w:r>
      <w:r>
        <w:t xml:space="preserve"> </w:t>
      </w:r>
      <w:r w:rsidR="00DF35E1">
        <w:t>d</w:t>
      </w:r>
      <w:r>
        <w:t xml:space="preserve">ialog </w:t>
      </w:r>
      <w:r w:rsidR="00DF35E1">
        <w:t>b</w:t>
      </w:r>
      <w:r>
        <w:t>ox.</w:t>
      </w:r>
    </w:p>
    <w:p w:rsidR="009A34DD" w:rsidRDefault="009A34DD" w:rsidP="009A34DD">
      <w:pPr>
        <w:ind w:left="720"/>
      </w:pPr>
    </w:p>
    <w:p w:rsidR="009A34DD" w:rsidRDefault="00784D73" w:rsidP="009A34DD">
      <w:pPr>
        <w:ind w:left="720"/>
      </w:pPr>
      <w:r>
        <w:t>U</w:t>
      </w:r>
      <w:r w:rsidR="005C7C0C" w:rsidRPr="00C8468C">
        <w:t xml:space="preserve">se the </w:t>
      </w:r>
      <w:r w:rsidR="007C1CB2" w:rsidRPr="007C1CB2">
        <w:rPr>
          <w:rFonts w:ascii="Courier New" w:hAnsi="Courier New" w:cs="Courier New"/>
          <w:sz w:val="20"/>
        </w:rPr>
        <w:t>ModelPlugin</w:t>
      </w:r>
      <w:r w:rsidR="005C7C0C" w:rsidRPr="00C8468C">
        <w:t xml:space="preserve"> prefix to access the properties of </w:t>
      </w:r>
      <w:r w:rsidR="00D07FBF">
        <w:t>the</w:t>
      </w:r>
      <w:r w:rsidR="005C7C0C" w:rsidRPr="00C8468C">
        <w:t xml:space="preserve"> plug-in instance in the expression.</w:t>
      </w:r>
      <w:r w:rsidR="005C7C0C" w:rsidRPr="000215EF">
        <w:t xml:space="preserve"> </w:t>
      </w:r>
      <w:r w:rsidR="002E7417">
        <w:t>For e</w:t>
      </w:r>
      <w:r w:rsidR="005C7C0C" w:rsidRPr="000215EF">
        <w:t>xample</w:t>
      </w:r>
      <w:r w:rsidR="002E7417">
        <w:t>, you could use the following expression to display the path of a</w:t>
      </w:r>
      <w:r w:rsidR="0086286F">
        <w:t xml:space="preserve"> plug-in-specific output directory</w:t>
      </w:r>
      <w:r w:rsidR="005C7C0C">
        <w:t>:</w:t>
      </w:r>
    </w:p>
    <w:p w:rsidR="005C7C0C" w:rsidRDefault="005C7C0C" w:rsidP="005C7C0C">
      <w:pPr>
        <w:pStyle w:val="ListParagraph"/>
        <w:ind w:left="1440"/>
      </w:pPr>
      <w:r>
        <w:rPr>
          <w:rFonts w:ascii="Courier" w:hAnsi="Courier"/>
          <w:sz w:val="20"/>
        </w:rPr>
        <w:t xml:space="preserve">“My plug-in stores its output files at: </w:t>
      </w:r>
      <w:proofErr w:type="gramStart"/>
      <w:r>
        <w:rPr>
          <w:rFonts w:ascii="Courier" w:hAnsi="Courier"/>
          <w:sz w:val="20"/>
        </w:rPr>
        <w:t>“ +</w:t>
      </w:r>
      <w:proofErr w:type="gramEnd"/>
      <w:r>
        <w:rPr>
          <w:rFonts w:ascii="Courier" w:hAnsi="Courier"/>
          <w:sz w:val="20"/>
        </w:rPr>
        <w:t xml:space="preserve">  ModelPlugin.</w:t>
      </w:r>
      <w:r w:rsidRPr="009B4DB4">
        <w:rPr>
          <w:rFonts w:ascii="Courier" w:hAnsi="Courier"/>
          <w:sz w:val="20"/>
        </w:rPr>
        <w:t>PluginSpecific.Options.MyPluginOutputPath</w:t>
      </w:r>
    </w:p>
    <w:p w:rsidR="005168A9" w:rsidRDefault="005168A9" w:rsidP="005168A9">
      <w:pPr>
        <w:pStyle w:val="ListParagraph"/>
        <w:numPr>
          <w:ilvl w:val="0"/>
          <w:numId w:val="6"/>
        </w:numPr>
      </w:pPr>
      <w:commentRangeStart w:id="330"/>
      <w:proofErr w:type="spellStart"/>
      <w:r w:rsidRPr="00B178A2">
        <w:rPr>
          <w:rStyle w:val="Monospace"/>
        </w:rPr>
        <w:t>SequenceFileName</w:t>
      </w:r>
      <w:proofErr w:type="spellEnd"/>
      <w:r>
        <w:t xml:space="preserve"> (String) – The process model sets this property </w:t>
      </w:r>
      <w:r w:rsidR="00DF35E1">
        <w:t xml:space="preserve">to </w:t>
      </w:r>
      <w:r>
        <w:t>the filename of the sequence file that implements the</w:t>
      </w:r>
      <w:r w:rsidR="008A4A34">
        <w:t xml:space="preserve"> instance of the</w:t>
      </w:r>
      <w:r>
        <w:t xml:space="preserve"> plug-in.</w:t>
      </w:r>
      <w:r w:rsidR="002517F3">
        <w:t xml:space="preserve"> The filename is relative to the enclosing </w:t>
      </w:r>
      <w:proofErr w:type="spellStart"/>
      <w:r w:rsidR="000C1A21" w:rsidRPr="000C1A21">
        <w:rPr>
          <w:rFonts w:ascii="Courier New" w:hAnsi="Courier New" w:cs="Courier New"/>
        </w:rPr>
        <w:t>ModelPlugins</w:t>
      </w:r>
      <w:proofErr w:type="spellEnd"/>
      <w:r w:rsidR="002517F3">
        <w:t xml:space="preserve"> directory.</w:t>
      </w:r>
      <w:commentRangeEnd w:id="330"/>
      <w:r w:rsidR="00421A47">
        <w:rPr>
          <w:rStyle w:val="CommentReference"/>
        </w:rPr>
        <w:commentReference w:id="330"/>
      </w:r>
    </w:p>
    <w:p w:rsidR="005168A9" w:rsidRDefault="005168A9" w:rsidP="005168A9">
      <w:pPr>
        <w:pStyle w:val="ListParagraph"/>
        <w:numPr>
          <w:ilvl w:val="0"/>
          <w:numId w:val="6"/>
        </w:numPr>
      </w:pPr>
      <w:r w:rsidRPr="00B178A2">
        <w:rPr>
          <w:rStyle w:val="Monospace"/>
        </w:rPr>
        <w:t>IconName</w:t>
      </w:r>
      <w:r>
        <w:t xml:space="preserve"> (String) – Set this property to the name of an icon that represents the</w:t>
      </w:r>
      <w:r w:rsidR="008A4A34">
        <w:t xml:space="preserve"> instance of the </w:t>
      </w:r>
      <w:r>
        <w:t xml:space="preserve">plug-in. The </w:t>
      </w:r>
      <w:r w:rsidR="00DF35E1">
        <w:t xml:space="preserve">leftmost column of the </w:t>
      </w:r>
      <w:r>
        <w:t xml:space="preserve">Result Processing </w:t>
      </w:r>
      <w:r w:rsidR="00DF35E1">
        <w:t>d</w:t>
      </w:r>
      <w:r>
        <w:t xml:space="preserve">ialog </w:t>
      </w:r>
      <w:r w:rsidR="00DF35E1">
        <w:t>b</w:t>
      </w:r>
      <w:r>
        <w:t xml:space="preserve">ox displays this icon. The icon name must be a valid argument to </w:t>
      </w:r>
      <w:r w:rsidR="00DF35E1">
        <w:t xml:space="preserve">the </w:t>
      </w:r>
      <w:r w:rsidR="001637DD" w:rsidRPr="001637DD">
        <w:rPr>
          <w:rStyle w:val="Monospace"/>
        </w:rPr>
        <w:t>Engine.FindImage</w:t>
      </w:r>
      <w:r w:rsidR="00DF35E1">
        <w:t xml:space="preserve"> method</w:t>
      </w:r>
      <w:r>
        <w:t>.</w:t>
      </w:r>
    </w:p>
    <w:p w:rsidR="005168A9" w:rsidRDefault="005168A9" w:rsidP="005168A9">
      <w:pPr>
        <w:pStyle w:val="ListParagraph"/>
        <w:numPr>
          <w:ilvl w:val="0"/>
          <w:numId w:val="6"/>
        </w:numPr>
      </w:pPr>
      <w:commentRangeStart w:id="331"/>
      <w:r w:rsidRPr="00B178A2">
        <w:rPr>
          <w:rStyle w:val="Monospace"/>
        </w:rPr>
        <w:t>GUID</w:t>
      </w:r>
      <w:r>
        <w:t xml:space="preserve"> (String) – A string </w:t>
      </w:r>
      <w:r w:rsidR="00DF35E1">
        <w:t>that</w:t>
      </w:r>
      <w:r>
        <w:t xml:space="preserve"> uniquely identifies the</w:t>
      </w:r>
      <w:r w:rsidR="008A4A34">
        <w:t xml:space="preserve"> instance of the </w:t>
      </w:r>
      <w:r>
        <w:t>plug-in.</w:t>
      </w:r>
      <w:commentRangeEnd w:id="331"/>
      <w:r w:rsidR="00421A47">
        <w:rPr>
          <w:rStyle w:val="CommentReference"/>
        </w:rPr>
        <w:commentReference w:id="331"/>
      </w:r>
    </w:p>
    <w:p w:rsidR="005168A9" w:rsidRDefault="005168A9" w:rsidP="005168A9">
      <w:pPr>
        <w:pStyle w:val="ListParagraph"/>
        <w:numPr>
          <w:ilvl w:val="0"/>
          <w:numId w:val="6"/>
        </w:numPr>
      </w:pPr>
      <w:r w:rsidRPr="00B178A2">
        <w:rPr>
          <w:rStyle w:val="Monospace"/>
        </w:rPr>
        <w:t>AlwaysInitialize</w:t>
      </w:r>
      <w:r>
        <w:t xml:space="preserve"> (Boolean) – If </w:t>
      </w:r>
      <w:r w:rsidR="00DF35E1">
        <w:t xml:space="preserve">this property is </w:t>
      </w:r>
      <w:r w:rsidR="001637DD" w:rsidRPr="001637DD">
        <w:rPr>
          <w:rStyle w:val="Monospace"/>
        </w:rPr>
        <w:t>True</w:t>
      </w:r>
      <w:r>
        <w:t xml:space="preserve">, the process model calls the </w:t>
      </w:r>
      <w:hyperlink w:anchor="_Model_Plugin_-_4" w:history="1">
        <w:r w:rsidRPr="00DF35E1">
          <w:rPr>
            <w:rStyle w:val="Hyperlink"/>
          </w:rPr>
          <w:t>Model Plug</w:t>
        </w:r>
        <w:r w:rsidR="00DF35E1" w:rsidRPr="00DF35E1">
          <w:rPr>
            <w:rStyle w:val="Hyperlink"/>
          </w:rPr>
          <w:t>in</w:t>
        </w:r>
        <w:r w:rsidRPr="00DF35E1">
          <w:rPr>
            <w:rStyle w:val="Hyperlink"/>
          </w:rPr>
          <w:t xml:space="preserve"> – Initialize</w:t>
        </w:r>
      </w:hyperlink>
      <w:r>
        <w:t xml:space="preserve"> entry point and the ModelPluginOptions callback for the plug-in even when </w:t>
      </w:r>
      <w:r w:rsidR="00DF35E1">
        <w:t>the</w:t>
      </w:r>
      <w:r>
        <w:t xml:space="preserve"> </w:t>
      </w:r>
      <w:r w:rsidR="001637DD" w:rsidRPr="001637DD">
        <w:rPr>
          <w:rStyle w:val="Monospace"/>
        </w:rPr>
        <w:t>Enabled</w:t>
      </w:r>
      <w:r>
        <w:t xml:space="preserve"> property is </w:t>
      </w:r>
      <w:r w:rsidR="001637DD" w:rsidRPr="001637DD">
        <w:rPr>
          <w:rStyle w:val="Monospace"/>
        </w:rPr>
        <w:t>False</w:t>
      </w:r>
      <w:r>
        <w:t xml:space="preserve">. The entry point and callback </w:t>
      </w:r>
      <w:r w:rsidR="00DF35E1">
        <w:t>can</w:t>
      </w:r>
      <w:r>
        <w:t xml:space="preserve"> set </w:t>
      </w:r>
      <w:r w:rsidR="00CF662D">
        <w:t xml:space="preserve">the </w:t>
      </w:r>
      <w:r w:rsidR="001637DD" w:rsidRPr="001637DD">
        <w:rPr>
          <w:rStyle w:val="Monospace"/>
        </w:rPr>
        <w:t>Enabled</w:t>
      </w:r>
      <w:r>
        <w:t xml:space="preserve"> </w:t>
      </w:r>
      <w:r w:rsidR="00CF662D">
        <w:t xml:space="preserve">property </w:t>
      </w:r>
      <w:r>
        <w:t xml:space="preserve">to </w:t>
      </w:r>
      <w:r w:rsidR="001637DD" w:rsidRPr="001637DD">
        <w:rPr>
          <w:rStyle w:val="Monospace"/>
        </w:rPr>
        <w:t>True</w:t>
      </w:r>
      <w:r>
        <w:t>.</w:t>
      </w:r>
      <w:r w:rsidR="00484216">
        <w:t xml:space="preserve"> This option adds overhead for a disabled plug-in instance because the</w:t>
      </w:r>
      <w:r w:rsidR="00926F27">
        <w:t xml:space="preserve"> process model</w:t>
      </w:r>
      <w:r w:rsidR="00484216">
        <w:t xml:space="preserve"> must still load the plug-in sequence file at run</w:t>
      </w:r>
      <w:r w:rsidR="00FC42BA">
        <w:t xml:space="preserve"> </w:t>
      </w:r>
      <w:r w:rsidR="00484216">
        <w:t>time.</w:t>
      </w:r>
    </w:p>
    <w:p w:rsidR="00E23BEB" w:rsidRDefault="000C1A21" w:rsidP="00D84DF6">
      <w:pPr>
        <w:pStyle w:val="ListParagraph"/>
        <w:numPr>
          <w:ilvl w:val="0"/>
          <w:numId w:val="6"/>
        </w:numPr>
      </w:pPr>
      <w:commentRangeStart w:id="332"/>
      <w:r w:rsidRPr="000C1A21">
        <w:rPr>
          <w:rFonts w:ascii="Courier New" w:hAnsi="Courier New" w:cs="Courier New"/>
        </w:rPr>
        <w:t>RunOrder</w:t>
      </w:r>
      <w:r w:rsidR="00E23BEB">
        <w:t xml:space="preserve"> (Number) – </w:t>
      </w:r>
      <w:r w:rsidR="00D84DF6">
        <w:t xml:space="preserve">If the RunOrder properties of two plug-in instances are not equal, the </w:t>
      </w:r>
      <w:r w:rsidR="00AF3ABF">
        <w:t xml:space="preserve">process </w:t>
      </w:r>
      <w:r w:rsidR="00D84DF6">
        <w:t xml:space="preserve">model invokes entry points on the plug-in with the lower RunOrder value first. The exception to this rule is when one instance specifies to run a UUT </w:t>
      </w:r>
      <w:proofErr w:type="gramStart"/>
      <w:r w:rsidR="00D84DF6">
        <w:t>Done</w:t>
      </w:r>
      <w:proofErr w:type="gramEnd"/>
      <w:r w:rsidR="00D84DF6">
        <w:t xml:space="preserve"> or Batch </w:t>
      </w:r>
      <w:r w:rsidR="00AF3ABF">
        <w:t xml:space="preserve">Done </w:t>
      </w:r>
      <w:r w:rsidR="00D84DF6">
        <w:t>entry point in a new thread and the other instance does not.</w:t>
      </w:r>
      <w:r w:rsidR="000F77C2">
        <w:t xml:space="preserve"> In this case, the entry </w:t>
      </w:r>
      <w:r w:rsidR="00AF3ABF">
        <w:t xml:space="preserve">point </w:t>
      </w:r>
      <w:r w:rsidR="000F77C2">
        <w:t xml:space="preserve">that executes in a new thread always </w:t>
      </w:r>
      <w:r w:rsidR="00AF3ABF">
        <w:t xml:space="preserve">runs </w:t>
      </w:r>
      <w:r w:rsidR="000F77C2">
        <w:t>first.</w:t>
      </w:r>
      <w:commentRangeEnd w:id="332"/>
      <w:r w:rsidR="00421A47">
        <w:rPr>
          <w:rStyle w:val="CommentReference"/>
        </w:rPr>
        <w:commentReference w:id="332"/>
      </w:r>
    </w:p>
    <w:p w:rsidR="005168A9" w:rsidRDefault="005168A9" w:rsidP="005168A9">
      <w:pPr>
        <w:pStyle w:val="ListParagraph"/>
        <w:numPr>
          <w:ilvl w:val="0"/>
          <w:numId w:val="6"/>
        </w:numPr>
      </w:pPr>
      <w:r w:rsidRPr="00B178A2">
        <w:rPr>
          <w:rStyle w:val="Monospace"/>
        </w:rPr>
        <w:t>RuntimeVariables</w:t>
      </w:r>
      <w:r>
        <w:t xml:space="preserve"> (</w:t>
      </w:r>
      <w:hyperlink w:anchor="_NI_ModelPluginRuntimeVariables" w:history="1">
        <w:r w:rsidRPr="00DF35E1">
          <w:rPr>
            <w:rStyle w:val="Hyperlink"/>
          </w:rPr>
          <w:t>NI_ModelPluginRuntimeVariables</w:t>
        </w:r>
      </w:hyperlink>
      <w:r>
        <w:t>) – Variables the process model updates to control and indicate the execution</w:t>
      </w:r>
      <w:r w:rsidR="00290F0D">
        <w:t xml:space="preserve"> state of the</w:t>
      </w:r>
      <w:r w:rsidR="008A4A34">
        <w:t xml:space="preserve"> instance of the</w:t>
      </w:r>
      <w:r w:rsidR="00290F0D">
        <w:t xml:space="preserve"> plug-in.</w:t>
      </w:r>
    </w:p>
    <w:p w:rsidR="00480EC6" w:rsidRDefault="005168A9">
      <w:pPr>
        <w:pStyle w:val="Heading2"/>
      </w:pPr>
      <w:bookmarkStart w:id="333" w:name="_NI_ModelPluginRuntimeVariables"/>
      <w:bookmarkEnd w:id="333"/>
      <w:r>
        <w:t>NI_ModelPluginRuntimeVariables</w:t>
      </w:r>
    </w:p>
    <w:p w:rsidR="005E3243" w:rsidRDefault="005E3243" w:rsidP="005168A9">
      <w:commentRangeStart w:id="334"/>
      <w:commentRangeStart w:id="335"/>
      <w:r>
        <w:t xml:space="preserve">The </w:t>
      </w:r>
      <w:r w:rsidRPr="005E3243">
        <w:t>NI_ModelPluginRuntimeVariables</w:t>
      </w:r>
      <w:r>
        <w:t xml:space="preserve"> data type is t</w:t>
      </w:r>
      <w:r w:rsidR="005168A9">
        <w:t xml:space="preserve">he data type of the </w:t>
      </w:r>
      <w:r w:rsidR="001637DD" w:rsidRPr="001637DD">
        <w:rPr>
          <w:rStyle w:val="Monospace"/>
        </w:rPr>
        <w:t>Base.RuntimeVariables</w:t>
      </w:r>
      <w:r w:rsidR="005168A9">
        <w:t xml:space="preserve"> property of </w:t>
      </w:r>
      <w:r w:rsidR="00CF662D">
        <w:t xml:space="preserve">the </w:t>
      </w:r>
      <w:r w:rsidR="005168A9">
        <w:t>NI_ModelPlugin</w:t>
      </w:r>
      <w:r w:rsidR="00CF662D">
        <w:t xml:space="preserve"> data type</w:t>
      </w:r>
      <w:r w:rsidR="005168A9">
        <w:t xml:space="preserve">. </w:t>
      </w:r>
      <w:r w:rsidR="00CF662D">
        <w:t xml:space="preserve">The </w:t>
      </w:r>
      <w:r w:rsidRPr="005E3243">
        <w:t>NI_ModelPluginRuntimeVariables</w:t>
      </w:r>
      <w:r>
        <w:t xml:space="preserve"> </w:t>
      </w:r>
      <w:r w:rsidR="00CF662D">
        <w:t xml:space="preserve">data type </w:t>
      </w:r>
      <w:r w:rsidR="005168A9">
        <w:t xml:space="preserve">contains variables the process model updates to control and indicate the execution state of the </w:t>
      </w:r>
      <w:r w:rsidR="008A4A34">
        <w:t xml:space="preserve">instance of the </w:t>
      </w:r>
      <w:r w:rsidR="005168A9">
        <w:t xml:space="preserve">plug-in. </w:t>
      </w:r>
      <w:commentRangeEnd w:id="334"/>
      <w:r w:rsidR="00421A47">
        <w:rPr>
          <w:rStyle w:val="CommentReference"/>
        </w:rPr>
        <w:commentReference w:id="334"/>
      </w:r>
      <w:commentRangeEnd w:id="335"/>
      <w:r w:rsidR="00B04A18">
        <w:rPr>
          <w:rStyle w:val="CommentReference"/>
        </w:rPr>
        <w:commentReference w:id="335"/>
      </w:r>
    </w:p>
    <w:p w:rsidR="005E3243" w:rsidRDefault="005E3243" w:rsidP="00A01842">
      <w:pPr>
        <w:pStyle w:val="Heading3"/>
      </w:pPr>
      <w:r>
        <w:t>NI_ModelPluginRuntimeVariables Properties</w:t>
      </w:r>
    </w:p>
    <w:p w:rsidR="005168A9" w:rsidRDefault="005168A9" w:rsidP="005168A9">
      <w:r>
        <w:t xml:space="preserve">The </w:t>
      </w:r>
      <w:r w:rsidR="005E3243" w:rsidRPr="005E3243">
        <w:t>NI_ModelPluginRuntimeVariables</w:t>
      </w:r>
      <w:r w:rsidR="005E3243">
        <w:t xml:space="preserve"> data type includes the following sub</w:t>
      </w:r>
      <w:r>
        <w:t>properties:</w:t>
      </w:r>
    </w:p>
    <w:p w:rsidR="005168A9" w:rsidRDefault="005168A9" w:rsidP="005168A9">
      <w:pPr>
        <w:pStyle w:val="ListParagraph"/>
        <w:numPr>
          <w:ilvl w:val="0"/>
          <w:numId w:val="7"/>
        </w:numPr>
      </w:pPr>
      <w:r w:rsidRPr="00B178A2">
        <w:rPr>
          <w:rStyle w:val="Monospace"/>
        </w:rPr>
        <w:t>ProcessorIndex</w:t>
      </w:r>
      <w:r>
        <w:t xml:space="preserve"> (Number) - Indicates the zero-based offset of the</w:t>
      </w:r>
      <w:r w:rsidR="008A4A34">
        <w:t xml:space="preserve"> instance of the</w:t>
      </w:r>
      <w:r>
        <w:t xml:space="preserve"> plug-in within the </w:t>
      </w:r>
      <w:proofErr w:type="spellStart"/>
      <w:r w:rsidR="001637DD" w:rsidRPr="001637DD">
        <w:rPr>
          <w:rStyle w:val="Monospace"/>
        </w:rPr>
        <w:t>Plugins</w:t>
      </w:r>
      <w:proofErr w:type="spellEnd"/>
      <w:r>
        <w:t xml:space="preserve"> array </w:t>
      </w:r>
      <w:commentRangeStart w:id="336"/>
      <w:r>
        <w:t xml:space="preserve">of the </w:t>
      </w:r>
      <w:proofErr w:type="spellStart"/>
      <w:r>
        <w:t>NI_ModelPluginConfiguration</w:t>
      </w:r>
      <w:proofErr w:type="spellEnd"/>
      <w:r>
        <w:t xml:space="preserve"> </w:t>
      </w:r>
      <w:r w:rsidR="00CF662D">
        <w:t>data type</w:t>
      </w:r>
      <w:commentRangeEnd w:id="336"/>
      <w:r w:rsidR="00421A47">
        <w:rPr>
          <w:rStyle w:val="CommentReference"/>
        </w:rPr>
        <w:commentReference w:id="336"/>
      </w:r>
      <w:r w:rsidR="00CF662D">
        <w:t xml:space="preserve"> </w:t>
      </w:r>
      <w:r>
        <w:t>in which the instance resides</w:t>
      </w:r>
      <w:r w:rsidR="002348DB">
        <w:t>.</w:t>
      </w:r>
    </w:p>
    <w:p w:rsidR="005168A9" w:rsidRDefault="005168A9" w:rsidP="005168A9">
      <w:pPr>
        <w:pStyle w:val="ListParagraph"/>
        <w:numPr>
          <w:ilvl w:val="0"/>
          <w:numId w:val="7"/>
        </w:numPr>
      </w:pPr>
      <w:commentRangeStart w:id="337"/>
      <w:r w:rsidRPr="00B178A2">
        <w:rPr>
          <w:rStyle w:val="Monospace"/>
        </w:rPr>
        <w:t>Thread</w:t>
      </w:r>
      <w:r>
        <w:t xml:space="preserve"> (Reference) - When the </w:t>
      </w:r>
      <w:r w:rsidR="001637DD" w:rsidRPr="001637DD">
        <w:rPr>
          <w:rStyle w:val="Monospace"/>
        </w:rPr>
        <w:t>NewThread</w:t>
      </w:r>
      <w:r>
        <w:t xml:space="preserve"> and </w:t>
      </w:r>
      <w:r w:rsidR="001637DD" w:rsidRPr="001637DD">
        <w:rPr>
          <w:rStyle w:val="Monospace"/>
        </w:rPr>
        <w:t>UseDefaultNewThreadImplementation</w:t>
      </w:r>
      <w:r>
        <w:t xml:space="preserve"> properties of </w:t>
      </w:r>
      <w:r w:rsidR="00CF662D">
        <w:t xml:space="preserve">the </w:t>
      </w:r>
      <w:r>
        <w:t xml:space="preserve">NI_ModelPlugin </w:t>
      </w:r>
      <w:r w:rsidR="00CF662D">
        <w:t xml:space="preserve">data type </w:t>
      </w:r>
      <w:r>
        <w:t xml:space="preserve">are </w:t>
      </w:r>
      <w:proofErr w:type="gramStart"/>
      <w:r w:rsidR="001637DD" w:rsidRPr="001637DD">
        <w:rPr>
          <w:rStyle w:val="Monospace"/>
        </w:rPr>
        <w:t>True</w:t>
      </w:r>
      <w:proofErr w:type="gramEnd"/>
      <w:ins w:id="338" w:author="Jed Beach" w:date="2012-05-14T13:22:00Z">
        <w:r w:rsidR="004B6DE0">
          <w:rPr>
            <w:rStyle w:val="Monospace"/>
          </w:rPr>
          <w:t>,</w:t>
        </w:r>
      </w:ins>
      <w:r>
        <w:t xml:space="preserve"> and the process model calls the </w:t>
      </w:r>
      <w:hyperlink w:anchor="_Model_Plugin_-_2" w:history="1">
        <w:r w:rsidR="00605E99">
          <w:rPr>
            <w:rStyle w:val="Hyperlink"/>
          </w:rPr>
          <w:t>Batch</w:t>
        </w:r>
      </w:hyperlink>
      <w:r w:rsidR="00DE7C4E">
        <w:t xml:space="preserve"> Done</w:t>
      </w:r>
      <w:r w:rsidR="00605E99">
        <w:t xml:space="preserve"> </w:t>
      </w:r>
      <w:r>
        <w:t>entry point in a new thread, the process model stores a reference to the new thread in this property.</w:t>
      </w:r>
      <w:commentRangeEnd w:id="337"/>
      <w:r w:rsidR="004B6DE0">
        <w:rPr>
          <w:rStyle w:val="CommentReference"/>
        </w:rPr>
        <w:commentReference w:id="337"/>
      </w:r>
    </w:p>
    <w:p w:rsidR="005168A9" w:rsidRPr="00E13F20" w:rsidRDefault="009A34DD" w:rsidP="005168A9">
      <w:pPr>
        <w:pStyle w:val="ListParagraph"/>
        <w:numPr>
          <w:ilvl w:val="0"/>
          <w:numId w:val="7"/>
        </w:numPr>
      </w:pPr>
      <w:proofErr w:type="spellStart"/>
      <w:r w:rsidRPr="00B178A2">
        <w:rPr>
          <w:rStyle w:val="Monospace"/>
        </w:rPr>
        <w:lastRenderedPageBreak/>
        <w:t>PluginEntryPoints</w:t>
      </w:r>
      <w:proofErr w:type="spellEnd"/>
      <w:r w:rsidRPr="009A34DD">
        <w:t xml:space="preserve"> (Number) </w:t>
      </w:r>
      <w:r w:rsidR="00C65D9B">
        <w:t>–</w:t>
      </w:r>
      <w:r w:rsidRPr="009A34DD">
        <w:t xml:space="preserve"> </w:t>
      </w:r>
      <w:r w:rsidR="00C65D9B">
        <w:t xml:space="preserve">A bit mask that indicates which entry points the plug-in contains. The bit values correspond to the </w:t>
      </w:r>
      <w:proofErr w:type="spellStart"/>
      <w:r w:rsidR="00C65D9B">
        <w:t>subproperties</w:t>
      </w:r>
      <w:proofErr w:type="spellEnd"/>
      <w:r w:rsidR="00C65D9B">
        <w:t xml:space="preserve"> of the </w:t>
      </w:r>
      <w:proofErr w:type="spellStart"/>
      <w:r w:rsidR="00C65D9B" w:rsidRPr="00FC42BA">
        <w:rPr>
          <w:rFonts w:ascii="Courier" w:hAnsi="Courier"/>
          <w:sz w:val="20"/>
        </w:rPr>
        <w:t>FileGlobals.PluginEntryPoints</w:t>
      </w:r>
      <w:proofErr w:type="spellEnd"/>
      <w:r w:rsidR="00C65D9B">
        <w:t xml:space="preserve"> variable in </w:t>
      </w:r>
      <w:r w:rsidR="00C65D9B" w:rsidRPr="00FC42BA">
        <w:rPr>
          <w:rFonts w:ascii="Courier" w:hAnsi="Courier"/>
          <w:sz w:val="20"/>
        </w:rPr>
        <w:t>ModelSupport.seq</w:t>
      </w:r>
      <w:r w:rsidR="00C65D9B">
        <w:t>.</w:t>
      </w:r>
    </w:p>
    <w:p w:rsidR="005168A9" w:rsidRDefault="009A34DD" w:rsidP="005168A9">
      <w:pPr>
        <w:pStyle w:val="ListParagraph"/>
        <w:numPr>
          <w:ilvl w:val="0"/>
          <w:numId w:val="7"/>
        </w:numPr>
      </w:pPr>
      <w:r w:rsidRPr="00B178A2">
        <w:rPr>
          <w:rStyle w:val="Monospace"/>
        </w:rPr>
        <w:t>InitializationState</w:t>
      </w:r>
      <w:r w:rsidRPr="009A34DD">
        <w:t xml:space="preserve"> (Number) </w:t>
      </w:r>
      <w:r w:rsidR="00C65D9B">
        <w:t>–</w:t>
      </w:r>
      <w:r w:rsidRPr="009A34DD">
        <w:t xml:space="preserve"> </w:t>
      </w:r>
      <w:r w:rsidR="00C65D9B">
        <w:t>A bit mask the process model uses to track whether certain run-time operations have occurred. The values correspond to the subproperties of</w:t>
      </w:r>
      <w:r w:rsidR="00FC42BA">
        <w:t xml:space="preserve"> the</w:t>
      </w:r>
      <w:r w:rsidR="00C65D9B">
        <w:t xml:space="preserve"> </w:t>
      </w:r>
      <w:r w:rsidR="00C65D9B" w:rsidRPr="00FC42BA">
        <w:rPr>
          <w:rFonts w:ascii="Courier" w:hAnsi="Courier"/>
          <w:sz w:val="20"/>
        </w:rPr>
        <w:t>FileGlobals.InitializationStates</w:t>
      </w:r>
      <w:r w:rsidR="00C65D9B">
        <w:t xml:space="preserve"> </w:t>
      </w:r>
      <w:r w:rsidR="00FC42BA">
        <w:t xml:space="preserve">variable </w:t>
      </w:r>
      <w:r w:rsidR="00C65D9B">
        <w:t xml:space="preserve">in </w:t>
      </w:r>
      <w:r w:rsidR="00C65D9B" w:rsidRPr="00FC42BA">
        <w:rPr>
          <w:rFonts w:ascii="Courier" w:hAnsi="Courier"/>
          <w:sz w:val="20"/>
        </w:rPr>
        <w:t>ModelSupport.seq</w:t>
      </w:r>
      <w:r w:rsidR="00C65D9B">
        <w:t>.</w:t>
      </w:r>
      <w:r w:rsidR="00F55A72">
        <w:t xml:space="preserve"> If you insert plug-in elements into the &lt;NI_ModelPluginConfiguration&gt;.Plugins array in the ModelPluginConfiguration callback, ensure this property is set to zero for each plug-in you insert.</w:t>
      </w:r>
    </w:p>
    <w:p w:rsidR="00D42108" w:rsidRDefault="000C1A21" w:rsidP="005168A9">
      <w:pPr>
        <w:pStyle w:val="ListParagraph"/>
        <w:numPr>
          <w:ilvl w:val="0"/>
          <w:numId w:val="7"/>
        </w:numPr>
      </w:pPr>
      <w:commentRangeStart w:id="339"/>
      <w:r w:rsidRPr="000C1A21">
        <w:rPr>
          <w:rFonts w:ascii="Courier New" w:hAnsi="Courier New" w:cs="Courier New"/>
        </w:rPr>
        <w:t>AsyncControllerAndSocketSynchronizationManager</w:t>
      </w:r>
      <w:r w:rsidR="00D42108">
        <w:t xml:space="preserve"> – </w:t>
      </w:r>
      <w:r w:rsidR="00AF3ABF" w:rsidRPr="00AF3ABF">
        <w:t xml:space="preserve">When the NewThread, UseDefaultNewThreadImplementation, and RequiresBatchControllerAndSocketSynchronization properties of the NI_ModelPlugin data type are True, the process model stores a reference to an instance of the ControllerAndSocketSynchronizationManager class in this property. </w:t>
      </w:r>
      <w:r w:rsidR="00AF3ABF">
        <w:t>You can use t</w:t>
      </w:r>
      <w:r w:rsidR="00AF3ABF" w:rsidRPr="00AF3ABF">
        <w:t xml:space="preserve">his instance of the ControllerAndSocketSynchronizationManager class to enforce controller and socket synchronization between the new threads the </w:t>
      </w:r>
      <w:r w:rsidR="00AF3ABF">
        <w:t xml:space="preserve">process </w:t>
      </w:r>
      <w:r w:rsidR="00AF3ABF" w:rsidRPr="00AF3ABF">
        <w:t xml:space="preserve">models create for the Batch </w:t>
      </w:r>
      <w:proofErr w:type="gramStart"/>
      <w:r w:rsidR="00AF3ABF" w:rsidRPr="00AF3ABF">
        <w:t>Done</w:t>
      </w:r>
      <w:proofErr w:type="gramEnd"/>
      <w:r w:rsidR="00AF3ABF" w:rsidRPr="00AF3ABF">
        <w:t xml:space="preserve"> and UUT Done entry points of this plug-in instance.</w:t>
      </w:r>
      <w:commentRangeEnd w:id="339"/>
      <w:r w:rsidR="004B6DE0">
        <w:rPr>
          <w:rStyle w:val="CommentReference"/>
        </w:rPr>
        <w:commentReference w:id="339"/>
      </w:r>
    </w:p>
    <w:p w:rsidR="00D42108" w:rsidRPr="00E13F20" w:rsidRDefault="000C1A21" w:rsidP="005168A9">
      <w:pPr>
        <w:pStyle w:val="ListParagraph"/>
        <w:numPr>
          <w:ilvl w:val="0"/>
          <w:numId w:val="7"/>
        </w:numPr>
      </w:pPr>
      <w:commentRangeStart w:id="340"/>
      <w:r w:rsidRPr="000C1A21">
        <w:rPr>
          <w:rFonts w:ascii="Courier New" w:hAnsi="Courier New" w:cs="Courier New"/>
        </w:rPr>
        <w:t>SourceConfigurationFile</w:t>
      </w:r>
      <w:r w:rsidR="00D42108">
        <w:t xml:space="preserve"> – The filename of the configuration file that this plug-in instance was read from at run-time</w:t>
      </w:r>
      <w:commentRangeEnd w:id="340"/>
      <w:r w:rsidR="004B6DE0">
        <w:rPr>
          <w:rStyle w:val="CommentReference"/>
        </w:rPr>
        <w:commentReference w:id="340"/>
      </w:r>
      <w:r w:rsidR="00D42108">
        <w:t>.</w:t>
      </w:r>
    </w:p>
    <w:p w:rsidR="005168A9" w:rsidRDefault="009A34DD" w:rsidP="005168A9">
      <w:pPr>
        <w:pStyle w:val="ListParagraph"/>
        <w:numPr>
          <w:ilvl w:val="0"/>
          <w:numId w:val="7"/>
        </w:numPr>
      </w:pPr>
      <w:commentRangeStart w:id="341"/>
      <w:r w:rsidRPr="00B178A2">
        <w:rPr>
          <w:rStyle w:val="Monospace"/>
        </w:rPr>
        <w:t>PerSocket</w:t>
      </w:r>
      <w:r w:rsidRPr="009A34DD">
        <w:t xml:space="preserve"> (Array of NI_ModelPluginPerSocketRuntimeVariables) </w:t>
      </w:r>
      <w:r w:rsidR="00BA4BED">
        <w:t>–</w:t>
      </w:r>
      <w:r w:rsidRPr="009A34DD">
        <w:t xml:space="preserve"> </w:t>
      </w:r>
      <w:r w:rsidR="009D291E" w:rsidRPr="009D291E">
        <w:t xml:space="preserve">At run time, the process model resizes the </w:t>
      </w:r>
      <w:r w:rsidR="009D291E" w:rsidRPr="00FF57DD">
        <w:rPr>
          <w:rFonts w:ascii="Courier" w:hAnsi="Courier"/>
          <w:sz w:val="20"/>
        </w:rPr>
        <w:t>PerSocket</w:t>
      </w:r>
      <w:r w:rsidR="009D291E" w:rsidRPr="009D291E">
        <w:t xml:space="preserve"> array to include one element for</w:t>
      </w:r>
      <w:r w:rsidR="009D291E">
        <w:t xml:space="preserve"> each test socket in the system so that each socket has a separate instance of the </w:t>
      </w:r>
      <w:proofErr w:type="spellStart"/>
      <w:r w:rsidR="009D291E">
        <w:t>NI_ModelPluginPerSocketRuntimeVariables</w:t>
      </w:r>
      <w:proofErr w:type="spellEnd"/>
      <w:r w:rsidR="009D291E">
        <w:t xml:space="preserve"> data type</w:t>
      </w:r>
      <w:r w:rsidR="009D291E" w:rsidRPr="009D291E">
        <w:t>.</w:t>
      </w:r>
      <w:commentRangeEnd w:id="341"/>
      <w:r w:rsidR="004B6DE0">
        <w:rPr>
          <w:rStyle w:val="CommentReference"/>
        </w:rPr>
        <w:commentReference w:id="341"/>
      </w:r>
    </w:p>
    <w:p w:rsidR="00480EC6" w:rsidRDefault="00480EC6">
      <w:pPr>
        <w:ind w:left="720"/>
      </w:pPr>
    </w:p>
    <w:p w:rsidR="00BA4BED" w:rsidRDefault="00BA4BED" w:rsidP="00BA4BED">
      <w:pPr>
        <w:pStyle w:val="Heading2"/>
      </w:pPr>
      <w:r>
        <w:t>NI_ModelPluginPerSocketRuntimeVariables</w:t>
      </w:r>
    </w:p>
    <w:p w:rsidR="00BA4BED" w:rsidRDefault="00BA4BED" w:rsidP="00BA4BED">
      <w:r>
        <w:t xml:space="preserve">The </w:t>
      </w:r>
      <w:commentRangeStart w:id="342"/>
      <w:proofErr w:type="spellStart"/>
      <w:r w:rsidRPr="005E3243">
        <w:t>NI_ModelPluginRuntimeVariables</w:t>
      </w:r>
      <w:commentRangeEnd w:id="342"/>
      <w:proofErr w:type="spellEnd"/>
      <w:r w:rsidR="00B04A18">
        <w:rPr>
          <w:rStyle w:val="CommentReference"/>
        </w:rPr>
        <w:commentReference w:id="342"/>
      </w:r>
      <w:r>
        <w:t xml:space="preserve"> data type is the data type of the elements of the </w:t>
      </w:r>
      <w:r w:rsidRPr="001637DD">
        <w:rPr>
          <w:rStyle w:val="Monospace"/>
        </w:rPr>
        <w:t>Base.RuntimeVariables</w:t>
      </w:r>
      <w:r>
        <w:rPr>
          <w:rStyle w:val="Monospace"/>
        </w:rPr>
        <w:t>.PerSocket</w:t>
      </w:r>
      <w:r>
        <w:t xml:space="preserve"> array property of the NI_ModelPluginRuntimeVariables data type. The </w:t>
      </w:r>
      <w:r w:rsidRPr="005E3243">
        <w:t>NI_ModelPlugin</w:t>
      </w:r>
      <w:r>
        <w:t>PerSocket</w:t>
      </w:r>
      <w:r w:rsidRPr="005E3243">
        <w:t>RuntimeVariables</w:t>
      </w:r>
      <w:r>
        <w:t xml:space="preserve"> data type contains variables the process model updates to control and indicate the test socket execution state of the instance of the plug-in. </w:t>
      </w:r>
    </w:p>
    <w:p w:rsidR="00BA4BED" w:rsidRDefault="00BA4BED" w:rsidP="00BA4BED">
      <w:pPr>
        <w:pStyle w:val="Heading3"/>
      </w:pPr>
      <w:r>
        <w:t>NI_ModelPluginRuntimeVariables Properties</w:t>
      </w:r>
    </w:p>
    <w:p w:rsidR="00BA4BED" w:rsidRDefault="00BA4BED" w:rsidP="00BA4BED">
      <w:r>
        <w:t xml:space="preserve">The </w:t>
      </w:r>
      <w:r w:rsidRPr="005E3243">
        <w:t>NI_ModelPlugin</w:t>
      </w:r>
      <w:r>
        <w:t>PerSocket</w:t>
      </w:r>
      <w:r w:rsidRPr="005E3243">
        <w:t>RuntimeVariables</w:t>
      </w:r>
      <w:r>
        <w:t xml:space="preserve"> data type includes the following subproperties:</w:t>
      </w:r>
    </w:p>
    <w:p w:rsidR="00480EC6" w:rsidRDefault="00BA4BED">
      <w:pPr>
        <w:pStyle w:val="ListParagraph"/>
        <w:numPr>
          <w:ilvl w:val="0"/>
          <w:numId w:val="24"/>
        </w:numPr>
      </w:pPr>
      <w:r w:rsidRPr="00FF57DD">
        <w:rPr>
          <w:rFonts w:ascii="Courier" w:hAnsi="Courier"/>
          <w:sz w:val="20"/>
        </w:rPr>
        <w:t>Thread</w:t>
      </w:r>
      <w:r w:rsidR="00605E99">
        <w:t xml:space="preserve"> - When the </w:t>
      </w:r>
      <w:r w:rsidR="00605E99" w:rsidRPr="001637DD">
        <w:rPr>
          <w:rStyle w:val="Monospace"/>
        </w:rPr>
        <w:t>NewThread</w:t>
      </w:r>
      <w:r w:rsidR="00605E99">
        <w:t xml:space="preserve"> and </w:t>
      </w:r>
      <w:r w:rsidR="00605E99" w:rsidRPr="001637DD">
        <w:rPr>
          <w:rStyle w:val="Monospace"/>
        </w:rPr>
        <w:t>UseDefaultNewThreadImplementation</w:t>
      </w:r>
      <w:r w:rsidR="00605E99">
        <w:t xml:space="preserve"> properties of the NI_ModelPlugin data type are </w:t>
      </w:r>
      <w:proofErr w:type="gramStart"/>
      <w:r w:rsidR="00605E99" w:rsidRPr="001637DD">
        <w:rPr>
          <w:rStyle w:val="Monospace"/>
        </w:rPr>
        <w:t>True</w:t>
      </w:r>
      <w:proofErr w:type="gramEnd"/>
      <w:r w:rsidR="00605E99">
        <w:t xml:space="preserve"> and the process model calls the </w:t>
      </w:r>
      <w:hyperlink w:anchor="_Model_Plugin_-_2" w:history="1">
        <w:r w:rsidR="00605E99">
          <w:rPr>
            <w:rStyle w:val="Hyperlink"/>
          </w:rPr>
          <w:t>UUT</w:t>
        </w:r>
      </w:hyperlink>
      <w:r w:rsidR="006B00D4">
        <w:t xml:space="preserve"> Done</w:t>
      </w:r>
      <w:r w:rsidR="00605E99">
        <w:t xml:space="preserve"> entry point in a new thread, the process model stores a reference to the new thread in this property.</w:t>
      </w:r>
    </w:p>
    <w:p w:rsidR="00480EC6" w:rsidRDefault="00480EC6">
      <w:pPr>
        <w:pStyle w:val="ListParagraph"/>
      </w:pPr>
    </w:p>
    <w:p w:rsidR="00480EC6" w:rsidRDefault="002256AD">
      <w:pPr>
        <w:pStyle w:val="Heading2"/>
      </w:pPr>
      <w:r>
        <w:t>Enabling or Disabling Editing of NI_ModelPlugin Properties</w:t>
      </w:r>
    </w:p>
    <w:p w:rsidR="002256AD" w:rsidRDefault="0086286F" w:rsidP="002256AD">
      <w:r>
        <w:t>Although</w:t>
      </w:r>
      <w:del w:id="343" w:author="Jed Beach" w:date="2012-05-14T13:30:00Z">
        <w:r w:rsidDel="004B6DE0">
          <w:delText>,</w:delText>
        </w:r>
      </w:del>
      <w:r>
        <w:t xml:space="preserve"> y</w:t>
      </w:r>
      <w:r w:rsidR="002256AD">
        <w:t>ou can provide sub-dialog</w:t>
      </w:r>
      <w:r>
        <w:t xml:space="preserve"> boxes</w:t>
      </w:r>
      <w:r w:rsidR="002256AD">
        <w:t xml:space="preserve"> for plug-in end users to edit plug-in-specific option properties, plug-in end users can also use the </w:t>
      </w:r>
      <w:r>
        <w:t xml:space="preserve">parent </w:t>
      </w:r>
      <w:r w:rsidR="002256AD">
        <w:t>configuration dialog box to edit the following properties common to all plug-ins:</w:t>
      </w:r>
    </w:p>
    <w:p w:rsidR="002256AD" w:rsidRDefault="002256AD" w:rsidP="002256AD"/>
    <w:p w:rsidR="002256AD" w:rsidRPr="0030478C" w:rsidRDefault="00AC4E76" w:rsidP="002256AD">
      <w:pPr>
        <w:pStyle w:val="ListParagraph"/>
        <w:numPr>
          <w:ilvl w:val="0"/>
          <w:numId w:val="11"/>
        </w:numPr>
        <w:rPr>
          <w:rFonts w:ascii="Courier" w:hAnsi="Courier"/>
          <w:sz w:val="20"/>
        </w:rPr>
      </w:pPr>
      <w:hyperlink w:anchor="_Base" w:history="1">
        <w:r w:rsidR="002256AD" w:rsidRPr="00FF57DD">
          <w:rPr>
            <w:rStyle w:val="Hyperlink"/>
            <w:rFonts w:ascii="Courier" w:hAnsi="Courier"/>
            <w:sz w:val="20"/>
          </w:rPr>
          <w:t>Base.Enabled</w:t>
        </w:r>
      </w:hyperlink>
    </w:p>
    <w:p w:rsidR="002256AD" w:rsidRPr="0030478C" w:rsidRDefault="00AC4E76" w:rsidP="002256AD">
      <w:pPr>
        <w:pStyle w:val="ListParagraph"/>
        <w:numPr>
          <w:ilvl w:val="0"/>
          <w:numId w:val="11"/>
        </w:numPr>
        <w:rPr>
          <w:rFonts w:ascii="Courier" w:hAnsi="Courier"/>
          <w:sz w:val="20"/>
        </w:rPr>
      </w:pPr>
      <w:hyperlink w:anchor="_Base" w:history="1">
        <w:r w:rsidR="002256AD" w:rsidRPr="00FF57DD">
          <w:rPr>
            <w:rStyle w:val="Hyperlink"/>
            <w:rFonts w:ascii="Courier" w:hAnsi="Courier"/>
            <w:sz w:val="20"/>
          </w:rPr>
          <w:t>Base.DisplayNameExpression</w:t>
        </w:r>
      </w:hyperlink>
    </w:p>
    <w:p w:rsidR="002256AD" w:rsidRPr="0030478C" w:rsidRDefault="00AC4E76" w:rsidP="002256AD">
      <w:pPr>
        <w:pStyle w:val="ListParagraph"/>
        <w:numPr>
          <w:ilvl w:val="0"/>
          <w:numId w:val="11"/>
        </w:numPr>
        <w:rPr>
          <w:rFonts w:ascii="Courier" w:hAnsi="Courier"/>
          <w:sz w:val="20"/>
        </w:rPr>
      </w:pPr>
      <w:hyperlink w:anchor="_Base" w:history="1">
        <w:r w:rsidR="002256AD" w:rsidRPr="00FF57DD">
          <w:rPr>
            <w:rStyle w:val="Hyperlink"/>
            <w:rFonts w:ascii="Courier" w:hAnsi="Courier"/>
            <w:sz w:val="20"/>
          </w:rPr>
          <w:t>Base.NewThread</w:t>
        </w:r>
      </w:hyperlink>
    </w:p>
    <w:p w:rsidR="002256AD" w:rsidRPr="0030478C" w:rsidRDefault="00AC4E76" w:rsidP="002256AD">
      <w:pPr>
        <w:pStyle w:val="ListParagraph"/>
        <w:numPr>
          <w:ilvl w:val="0"/>
          <w:numId w:val="11"/>
        </w:numPr>
        <w:rPr>
          <w:rFonts w:ascii="Courier" w:hAnsi="Courier"/>
          <w:sz w:val="20"/>
        </w:rPr>
      </w:pPr>
      <w:hyperlink w:anchor="_Base" w:history="1">
        <w:r w:rsidR="002256AD" w:rsidRPr="00FF57DD">
          <w:rPr>
            <w:rStyle w:val="Hyperlink"/>
            <w:rFonts w:ascii="Courier" w:hAnsi="Courier"/>
            <w:sz w:val="20"/>
          </w:rPr>
          <w:t>Base.CompleteBeforeNextUUT</w:t>
        </w:r>
      </w:hyperlink>
    </w:p>
    <w:p w:rsidR="002256AD" w:rsidRPr="0030478C" w:rsidRDefault="00AC4E76" w:rsidP="002256AD">
      <w:pPr>
        <w:pStyle w:val="ListParagraph"/>
        <w:numPr>
          <w:ilvl w:val="0"/>
          <w:numId w:val="11"/>
        </w:numPr>
        <w:rPr>
          <w:rFonts w:ascii="Courier" w:hAnsi="Courier"/>
          <w:sz w:val="20"/>
        </w:rPr>
      </w:pPr>
      <w:hyperlink w:anchor="_PlugInSpecific" w:history="1">
        <w:r w:rsidR="002256AD" w:rsidRPr="00FF57DD">
          <w:rPr>
            <w:rStyle w:val="Hyperlink"/>
            <w:rFonts w:ascii="Courier" w:hAnsi="Courier"/>
            <w:sz w:val="20"/>
          </w:rPr>
          <w:t>PluginSpecific.Options</w:t>
        </w:r>
      </w:hyperlink>
    </w:p>
    <w:p w:rsidR="002256AD" w:rsidRPr="0030478C" w:rsidRDefault="00AC4E76" w:rsidP="002256AD">
      <w:pPr>
        <w:pStyle w:val="ListParagraph"/>
        <w:numPr>
          <w:ilvl w:val="0"/>
          <w:numId w:val="11"/>
        </w:numPr>
        <w:rPr>
          <w:rFonts w:ascii="Courier" w:hAnsi="Courier"/>
          <w:sz w:val="20"/>
        </w:rPr>
      </w:pPr>
      <w:hyperlink w:anchor="_PlugInSpecific" w:history="1">
        <w:r w:rsidR="002256AD" w:rsidRPr="00FF57DD">
          <w:rPr>
            <w:rStyle w:val="Hyperlink"/>
            <w:rFonts w:ascii="Courier" w:hAnsi="Courier"/>
            <w:sz w:val="20"/>
          </w:rPr>
          <w:t>PluginSpecific.AdditionalOptions</w:t>
        </w:r>
      </w:hyperlink>
    </w:p>
    <w:p w:rsidR="002256AD" w:rsidRDefault="002256AD" w:rsidP="002256AD"/>
    <w:p w:rsidR="002256AD" w:rsidRDefault="002256AD" w:rsidP="002256AD">
      <w:r>
        <w:t xml:space="preserve">You can restrict or prevent plug-in end users from editing these properties by adding to </w:t>
      </w:r>
      <w:r w:rsidR="002A420D">
        <w:t>a</w:t>
      </w:r>
      <w:r>
        <w:t xml:space="preserve"> property </w:t>
      </w:r>
      <w:proofErr w:type="gramStart"/>
      <w:r>
        <w:t>an</w:t>
      </w:r>
      <w:proofErr w:type="gramEnd"/>
      <w:r>
        <w:t xml:space="preserve"> </w:t>
      </w:r>
      <w:r w:rsidRPr="0030478C">
        <w:rPr>
          <w:rFonts w:ascii="Courier" w:hAnsi="Courier"/>
          <w:sz w:val="20"/>
        </w:rPr>
        <w:t>NI.EnabledExpression</w:t>
      </w:r>
      <w:r>
        <w:t xml:space="preserve"> string attribute that contains a Boolean expression. For example, the expression </w:t>
      </w:r>
      <w:proofErr w:type="gramStart"/>
      <w:r w:rsidRPr="0030478C">
        <w:rPr>
          <w:rFonts w:ascii="Courier" w:hAnsi="Courier"/>
          <w:sz w:val="20"/>
        </w:rPr>
        <w:t>CurrentUserHasPrivilege(</w:t>
      </w:r>
      <w:proofErr w:type="gramEnd"/>
      <w:r w:rsidRPr="0030478C">
        <w:rPr>
          <w:rFonts w:ascii="Courier" w:hAnsi="Courier"/>
          <w:sz w:val="20"/>
        </w:rPr>
        <w:t>“ConfigReport”)</w:t>
      </w:r>
      <w:r>
        <w:t xml:space="preserve"> specifies that only users with the ConfigReport user privilege can edit the property. </w:t>
      </w:r>
    </w:p>
    <w:p w:rsidR="00E26516" w:rsidRDefault="00E26516" w:rsidP="00E26516">
      <w:pPr>
        <w:pStyle w:val="Heading1"/>
      </w:pPr>
      <w:r>
        <w:t>Integrating Model Plug-ins with a Custom Process Model</w:t>
      </w:r>
    </w:p>
    <w:p w:rsidR="00E26516" w:rsidRDefault="00E26516" w:rsidP="00E26516">
      <w:r>
        <w:t>Proc</w:t>
      </w:r>
      <w:r w:rsidR="009D5C3A">
        <w:t>ess models invoke model plug-in entry points</w:t>
      </w:r>
      <w:r>
        <w:t xml:space="preserve"> at run</w:t>
      </w:r>
      <w:r w:rsidR="00AF3ABF">
        <w:t xml:space="preserve"> </w:t>
      </w:r>
      <w:r>
        <w:t xml:space="preserve">time by calling </w:t>
      </w:r>
      <w:r w:rsidR="009D5C3A">
        <w:t xml:space="preserve">the sequence </w:t>
      </w:r>
      <w:r w:rsidR="00DF2A71">
        <w:t xml:space="preserve">with the corresponding name </w:t>
      </w:r>
      <w:r w:rsidR="009D5C3A">
        <w:t>from ModelSupport.seq. For</w:t>
      </w:r>
      <w:r w:rsidR="00CC1A98">
        <w:t xml:space="preserve"> example, calling </w:t>
      </w:r>
      <w:r w:rsidR="00DF2A71">
        <w:t xml:space="preserve">the </w:t>
      </w:r>
      <w:r w:rsidR="00CC1A98">
        <w:t>Model Plugins</w:t>
      </w:r>
      <w:r w:rsidR="009D5C3A">
        <w:t xml:space="preserve"> - Pre UUT </w:t>
      </w:r>
      <w:r w:rsidR="00DF2A71">
        <w:t xml:space="preserve">sequence </w:t>
      </w:r>
      <w:r w:rsidR="009D5C3A">
        <w:t>in ModelSupport.seq invokes the Model Plug</w:t>
      </w:r>
      <w:r w:rsidR="00DF2A71">
        <w:t>in</w:t>
      </w:r>
      <w:r w:rsidR="009D5C3A">
        <w:t xml:space="preserve"> - Pre UUT entry point in all plug-in instances. </w:t>
      </w:r>
      <w:r w:rsidR="00DF2A71">
        <w:t xml:space="preserve">Calling the </w:t>
      </w:r>
      <w:r w:rsidR="009D5C3A">
        <w:t xml:space="preserve"> Model Plugins - Begin </w:t>
      </w:r>
      <w:r w:rsidR="00DF2A71">
        <w:t xml:space="preserve">sequence </w:t>
      </w:r>
      <w:r w:rsidR="009D5C3A">
        <w:t xml:space="preserve">invokes the Model Plugin - Initialize </w:t>
      </w:r>
      <w:r w:rsidR="00DF2A71">
        <w:t xml:space="preserve">entry point </w:t>
      </w:r>
      <w:r w:rsidR="009D5C3A">
        <w:t xml:space="preserve">and the Model Plug - Begin entry point. ModelSupport.seq loads the configured plug-in instances when the </w:t>
      </w:r>
      <w:r w:rsidR="00DF2A71">
        <w:t xml:space="preserve">process </w:t>
      </w:r>
      <w:r w:rsidR="009D5C3A">
        <w:t>model call</w:t>
      </w:r>
      <w:r w:rsidR="00EA1B94">
        <w:t>s</w:t>
      </w:r>
      <w:r w:rsidR="009D5C3A">
        <w:t xml:space="preserve"> the </w:t>
      </w:r>
      <w:r w:rsidR="009D5C3A" w:rsidRPr="009D5C3A">
        <w:t>Initialize Execution Entry Point</w:t>
      </w:r>
      <w:r w:rsidR="009D5C3A">
        <w:t xml:space="preserve"> sequence.</w:t>
      </w:r>
    </w:p>
    <w:p w:rsidR="00EA1B94" w:rsidRDefault="00EA1B94" w:rsidP="00E26516"/>
    <w:p w:rsidR="00EA1B94" w:rsidRDefault="00EA1B94" w:rsidP="00E26516">
      <w:r>
        <w:t xml:space="preserve">A custom </w:t>
      </w:r>
      <w:r w:rsidR="00DF2A71">
        <w:t xml:space="preserve">process </w:t>
      </w:r>
      <w:r>
        <w:t>model must call all the applicable sequences in ModelSupport.seq in the following order</w:t>
      </w:r>
      <w:r w:rsidR="00DF2A71">
        <w:t>:</w:t>
      </w:r>
    </w:p>
    <w:p w:rsidR="00EA1B94" w:rsidRDefault="00EA1B94" w:rsidP="00E26516"/>
    <w:p w:rsidR="000C1A21" w:rsidRDefault="00EA1B94" w:rsidP="000C1A21">
      <w:pPr>
        <w:pStyle w:val="ListParagraph"/>
        <w:numPr>
          <w:ilvl w:val="0"/>
          <w:numId w:val="26"/>
        </w:numPr>
      </w:pPr>
      <w:r>
        <w:t xml:space="preserve">Initialize </w:t>
      </w:r>
      <w:r w:rsidRPr="009D5C3A">
        <w:t>Execution Entry Point</w:t>
      </w:r>
    </w:p>
    <w:p w:rsidR="000C1A21" w:rsidRDefault="00EA1B94" w:rsidP="000C1A21">
      <w:pPr>
        <w:pStyle w:val="ListParagraph"/>
        <w:numPr>
          <w:ilvl w:val="0"/>
          <w:numId w:val="26"/>
        </w:numPr>
      </w:pPr>
      <w:r w:rsidRPr="00EA1B94">
        <w:t xml:space="preserve">Model Plugins </w:t>
      </w:r>
      <w:r>
        <w:t>–</w:t>
      </w:r>
      <w:r w:rsidRPr="00EA1B94">
        <w:t xml:space="preserve"> Begin</w:t>
      </w:r>
    </w:p>
    <w:p w:rsidR="000C1A21" w:rsidRDefault="00EA1B94" w:rsidP="000C1A21">
      <w:pPr>
        <w:pStyle w:val="ListParagraph"/>
        <w:numPr>
          <w:ilvl w:val="0"/>
          <w:numId w:val="26"/>
        </w:numPr>
      </w:pPr>
      <w:r w:rsidRPr="00EA1B94">
        <w:t>Model Plugins - Pre Batch</w:t>
      </w:r>
      <w:r>
        <w:t xml:space="preserve"> *</w:t>
      </w:r>
    </w:p>
    <w:p w:rsidR="000C1A21" w:rsidRDefault="00EA1B94" w:rsidP="000C1A21">
      <w:pPr>
        <w:pStyle w:val="ListParagraph"/>
        <w:numPr>
          <w:ilvl w:val="0"/>
          <w:numId w:val="26"/>
        </w:numPr>
      </w:pPr>
      <w:r w:rsidRPr="00EA1B94">
        <w:t>Model Plugins - Batch Start</w:t>
      </w:r>
      <w:r>
        <w:t xml:space="preserve"> *</w:t>
      </w:r>
    </w:p>
    <w:p w:rsidR="000C1A21" w:rsidRDefault="00EA1B94" w:rsidP="000C1A21">
      <w:pPr>
        <w:pStyle w:val="ListParagraph"/>
        <w:numPr>
          <w:ilvl w:val="0"/>
          <w:numId w:val="26"/>
        </w:numPr>
      </w:pPr>
      <w:r w:rsidRPr="00EA1B94">
        <w:t>Model Plugins - Pre UUT</w:t>
      </w:r>
      <w:r>
        <w:t xml:space="preserve"> **</w:t>
      </w:r>
    </w:p>
    <w:p w:rsidR="000C1A21" w:rsidRDefault="00EA1B94" w:rsidP="000C1A21">
      <w:pPr>
        <w:pStyle w:val="ListParagraph"/>
        <w:numPr>
          <w:ilvl w:val="0"/>
          <w:numId w:val="26"/>
        </w:numPr>
      </w:pPr>
      <w:r w:rsidRPr="00EA1B94">
        <w:t>Model Plugins - UUT Start</w:t>
      </w:r>
      <w:r>
        <w:t xml:space="preserve"> **</w:t>
      </w:r>
    </w:p>
    <w:p w:rsidR="000C1A21" w:rsidRDefault="00EA1B94" w:rsidP="000C1A21">
      <w:pPr>
        <w:pStyle w:val="ListParagraph"/>
        <w:numPr>
          <w:ilvl w:val="0"/>
          <w:numId w:val="26"/>
        </w:numPr>
      </w:pPr>
      <w:r w:rsidRPr="00EA1B94">
        <w:t>Model Plugins - OnTheFly Step Results</w:t>
      </w:r>
      <w:r w:rsidR="00DA1D27">
        <w:t xml:space="preserve"> ***</w:t>
      </w:r>
    </w:p>
    <w:p w:rsidR="000C1A21" w:rsidRDefault="00EA1B94" w:rsidP="000C1A21">
      <w:pPr>
        <w:pStyle w:val="ListParagraph"/>
        <w:numPr>
          <w:ilvl w:val="0"/>
          <w:numId w:val="26"/>
        </w:numPr>
      </w:pPr>
      <w:r w:rsidRPr="00EA1B94">
        <w:t>Model Plugins - UUT Done</w:t>
      </w:r>
      <w:r>
        <w:t xml:space="preserve"> **</w:t>
      </w:r>
    </w:p>
    <w:p w:rsidR="000C1A21" w:rsidRDefault="00EA1B94" w:rsidP="000C1A21">
      <w:pPr>
        <w:pStyle w:val="ListParagraph"/>
        <w:numPr>
          <w:ilvl w:val="0"/>
          <w:numId w:val="26"/>
        </w:numPr>
      </w:pPr>
      <w:r w:rsidRPr="00EA1B94">
        <w:t>Model Plugins - Post UUT</w:t>
      </w:r>
      <w:r>
        <w:t xml:space="preserve"> **</w:t>
      </w:r>
    </w:p>
    <w:p w:rsidR="000C1A21" w:rsidRDefault="00EA1B94" w:rsidP="000C1A21">
      <w:pPr>
        <w:pStyle w:val="ListParagraph"/>
        <w:numPr>
          <w:ilvl w:val="0"/>
          <w:numId w:val="26"/>
        </w:numPr>
      </w:pPr>
      <w:r w:rsidRPr="00EA1B94">
        <w:t>Model Plugins - Batch Done</w:t>
      </w:r>
      <w:r>
        <w:t xml:space="preserve"> *</w:t>
      </w:r>
      <w:r>
        <w:tab/>
      </w:r>
    </w:p>
    <w:p w:rsidR="000C1A21" w:rsidRDefault="00EA1B94" w:rsidP="000C1A21">
      <w:pPr>
        <w:pStyle w:val="ListParagraph"/>
        <w:numPr>
          <w:ilvl w:val="0"/>
          <w:numId w:val="26"/>
        </w:numPr>
      </w:pPr>
      <w:r w:rsidRPr="00EA1B94">
        <w:t>Model Plugins - Post Batch</w:t>
      </w:r>
      <w:r>
        <w:t xml:space="preserve"> *</w:t>
      </w:r>
    </w:p>
    <w:p w:rsidR="000C1A21" w:rsidRDefault="00EA1B94" w:rsidP="000C1A21">
      <w:pPr>
        <w:pStyle w:val="ListParagraph"/>
        <w:numPr>
          <w:ilvl w:val="0"/>
          <w:numId w:val="26"/>
        </w:numPr>
      </w:pPr>
      <w:r w:rsidRPr="00EA1B94">
        <w:t>Model Plugins - End</w:t>
      </w:r>
    </w:p>
    <w:p w:rsidR="00EA1B94" w:rsidRDefault="00EA1B94" w:rsidP="00E26516"/>
    <w:p w:rsidR="00EA1B94" w:rsidRDefault="00EA1B94" w:rsidP="00EA1B94">
      <w:r>
        <w:t>* Batch controller thread only</w:t>
      </w:r>
    </w:p>
    <w:p w:rsidR="00EA1B94" w:rsidRDefault="00EA1B94" w:rsidP="00EA1B94">
      <w:r>
        <w:t xml:space="preserve">** Test </w:t>
      </w:r>
      <w:r w:rsidR="000D4829">
        <w:t xml:space="preserve">socket </w:t>
      </w:r>
      <w:r>
        <w:t>thread only</w:t>
      </w:r>
    </w:p>
    <w:p w:rsidR="00EA1B94" w:rsidRDefault="00EA1B94" w:rsidP="00EA1B94">
      <w:r>
        <w:t xml:space="preserve">*** Call from </w:t>
      </w:r>
      <w:r w:rsidR="00DF2A71">
        <w:t xml:space="preserve">the </w:t>
      </w:r>
      <w:proofErr w:type="spellStart"/>
      <w:r w:rsidRPr="00EA1B94">
        <w:t>ProcessModelPostResults</w:t>
      </w:r>
      <w:proofErr w:type="spellEnd"/>
      <w:r>
        <w:t xml:space="preserve"> callback</w:t>
      </w:r>
      <w:ins w:id="344" w:author="Jed Beach" w:date="2012-05-14T13:32:00Z">
        <w:r w:rsidR="005B16E1">
          <w:t xml:space="preserve">.  </w:t>
        </w:r>
        <w:commentRangeStart w:id="345"/>
        <w:r w:rsidR="005B16E1">
          <w:t xml:space="preserve">Should be called if and only if </w:t>
        </w:r>
        <w:proofErr w:type="spellStart"/>
        <w:r w:rsidR="005B16E1">
          <w:t>Base.</w:t>
        </w:r>
        <w:r w:rsidR="005B16E1" w:rsidRPr="005B16E1">
          <w:t>ProcessOnTheFly</w:t>
        </w:r>
      </w:ins>
      <w:proofErr w:type="spellEnd"/>
      <w:ins w:id="346" w:author="Jed Beach" w:date="2012-05-14T13:33:00Z">
        <w:r w:rsidR="005B16E1">
          <w:t xml:space="preserve"> is </w:t>
        </w:r>
        <w:proofErr w:type="gramStart"/>
        <w:r w:rsidR="005B16E1">
          <w:t>True</w:t>
        </w:r>
        <w:proofErr w:type="gramEnd"/>
        <w:r w:rsidR="005B16E1">
          <w:t>.</w:t>
        </w:r>
        <w:commentRangeEnd w:id="345"/>
        <w:r w:rsidR="005B16E1">
          <w:rPr>
            <w:rStyle w:val="CommentReference"/>
          </w:rPr>
          <w:commentReference w:id="345"/>
        </w:r>
      </w:ins>
    </w:p>
    <w:p w:rsidR="00EA1B94" w:rsidRDefault="00EA1B94" w:rsidP="00EA1B94"/>
    <w:p w:rsidR="00EA1B94" w:rsidRDefault="00EA1B94" w:rsidP="00EA1B94">
      <w:r>
        <w:lastRenderedPageBreak/>
        <w:t xml:space="preserve">A custom </w:t>
      </w:r>
      <w:r w:rsidR="000D4829">
        <w:t xml:space="preserve">process </w:t>
      </w:r>
      <w:r>
        <w:t xml:space="preserve">model that creates a controller thread and multiple test socket threads like the Batch and Parallel </w:t>
      </w:r>
      <w:r w:rsidR="000D4829">
        <w:t xml:space="preserve">process </w:t>
      </w:r>
      <w:r>
        <w:t xml:space="preserve">models must </w:t>
      </w:r>
      <w:r w:rsidR="00F60AE4">
        <w:t>meet the following requirements</w:t>
      </w:r>
      <w:r>
        <w:t>:</w:t>
      </w:r>
    </w:p>
    <w:p w:rsidR="00EA1B94" w:rsidRDefault="00EA1B94" w:rsidP="00EA1B94"/>
    <w:p w:rsidR="00DF1898" w:rsidRPr="00DF1898" w:rsidRDefault="000C1A21" w:rsidP="00EA1B94">
      <w:pPr>
        <w:rPr>
          <w:u w:val="single"/>
        </w:rPr>
      </w:pPr>
      <w:r w:rsidRPr="000C1A21">
        <w:rPr>
          <w:u w:val="single"/>
        </w:rPr>
        <w:t>All M</w:t>
      </w:r>
      <w:r w:rsidR="00DF1898">
        <w:rPr>
          <w:u w:val="single"/>
        </w:rPr>
        <w:t>odels</w:t>
      </w:r>
    </w:p>
    <w:p w:rsidR="00F60AE4" w:rsidRPr="00F60AE4" w:rsidRDefault="00F60AE4" w:rsidP="000C1A21">
      <w:pPr>
        <w:pStyle w:val="ListParagraph"/>
        <w:numPr>
          <w:ilvl w:val="0"/>
          <w:numId w:val="27"/>
        </w:numPr>
      </w:pPr>
      <w:r w:rsidRPr="00F60AE4">
        <w:t>The Begin entry point in the controller thread must complete before any Begin entry point in any</w:t>
      </w:r>
      <w:del w:id="347" w:author="Jed Beach" w:date="2012-05-14T13:33:00Z">
        <w:r w:rsidRPr="00F60AE4" w:rsidDel="005B16E1">
          <w:delText xml:space="preserve"> </w:delText>
        </w:r>
      </w:del>
      <w:r w:rsidRPr="00F60AE4">
        <w:t xml:space="preserve"> test socket thread starts.</w:t>
      </w:r>
    </w:p>
    <w:p w:rsidR="00F60AE4" w:rsidRDefault="00F60AE4" w:rsidP="000C1A21">
      <w:pPr>
        <w:pStyle w:val="ListParagraph"/>
        <w:numPr>
          <w:ilvl w:val="0"/>
          <w:numId w:val="27"/>
        </w:numPr>
      </w:pPr>
      <w:r w:rsidRPr="00F60AE4">
        <w:t>All End entry points in any test socket thread must complete before the End entry point in the controller thread starts.</w:t>
      </w:r>
    </w:p>
    <w:p w:rsidR="00EA1B94" w:rsidRDefault="00EA1B94" w:rsidP="00EA1B94"/>
    <w:p w:rsidR="00DF1898" w:rsidRPr="00DF1898" w:rsidRDefault="00DF1898" w:rsidP="00EA1B94">
      <w:pPr>
        <w:rPr>
          <w:u w:val="single"/>
        </w:rPr>
      </w:pPr>
      <w:r>
        <w:rPr>
          <w:u w:val="single"/>
        </w:rPr>
        <w:t>Batch Specific</w:t>
      </w:r>
    </w:p>
    <w:p w:rsidR="008B19A1" w:rsidRDefault="008B19A1" w:rsidP="000C1A21">
      <w:pPr>
        <w:pStyle w:val="ListParagraph"/>
        <w:numPr>
          <w:ilvl w:val="0"/>
          <w:numId w:val="28"/>
        </w:numPr>
      </w:pPr>
      <w:r>
        <w:t>All Begin entry points in all test socket threads must complete before the PreBatch entry point starts.</w:t>
      </w:r>
    </w:p>
    <w:p w:rsidR="000C1A21" w:rsidRDefault="00E01205" w:rsidP="000C1A21">
      <w:pPr>
        <w:pStyle w:val="ListParagraph"/>
        <w:numPr>
          <w:ilvl w:val="0"/>
          <w:numId w:val="28"/>
        </w:numPr>
      </w:pPr>
      <w:r>
        <w:t xml:space="preserve">The </w:t>
      </w:r>
      <w:r w:rsidR="00EA1B94">
        <w:t xml:space="preserve">PreBatch </w:t>
      </w:r>
      <w:r w:rsidR="008B19A1">
        <w:t>entry point</w:t>
      </w:r>
      <w:r>
        <w:t xml:space="preserve"> must </w:t>
      </w:r>
      <w:r w:rsidR="00EA1B94">
        <w:t xml:space="preserve">complete before </w:t>
      </w:r>
      <w:r w:rsidR="00DF1898">
        <w:t xml:space="preserve">any </w:t>
      </w:r>
      <w:r w:rsidR="00EA1B94">
        <w:t xml:space="preserve">PreUUT </w:t>
      </w:r>
      <w:r w:rsidR="008B19A1">
        <w:t xml:space="preserve">entry points </w:t>
      </w:r>
      <w:r w:rsidR="00EA1B94">
        <w:t>start</w:t>
      </w:r>
      <w:r w:rsidR="008B19A1">
        <w:t>.</w:t>
      </w:r>
    </w:p>
    <w:p w:rsidR="000C1A21" w:rsidRDefault="00E01205" w:rsidP="000C1A21">
      <w:pPr>
        <w:pStyle w:val="ListParagraph"/>
        <w:numPr>
          <w:ilvl w:val="0"/>
          <w:numId w:val="28"/>
        </w:numPr>
      </w:pPr>
      <w:r>
        <w:t xml:space="preserve">All </w:t>
      </w:r>
      <w:r w:rsidR="00EA1B94">
        <w:t>UUTStart</w:t>
      </w:r>
      <w:r w:rsidR="00DF1898">
        <w:t xml:space="preserve"> entry points </w:t>
      </w:r>
      <w:r>
        <w:t xml:space="preserve">must </w:t>
      </w:r>
      <w:r w:rsidR="00DF1898">
        <w:t>complete</w:t>
      </w:r>
      <w:r w:rsidR="00EA1B94">
        <w:t xml:space="preserve"> before </w:t>
      </w:r>
      <w:r>
        <w:t xml:space="preserve">the </w:t>
      </w:r>
      <w:r w:rsidR="00EA1B94">
        <w:t>BatchDone</w:t>
      </w:r>
      <w:r w:rsidR="00DF1898">
        <w:t xml:space="preserve"> </w:t>
      </w:r>
      <w:r w:rsidR="008B19A1">
        <w:t xml:space="preserve">entry point </w:t>
      </w:r>
      <w:r w:rsidR="00DF1898">
        <w:t>starts</w:t>
      </w:r>
      <w:r w:rsidR="008B19A1">
        <w:t>.</w:t>
      </w:r>
    </w:p>
    <w:p w:rsidR="000C1A21" w:rsidRDefault="00E01205" w:rsidP="000C1A21">
      <w:pPr>
        <w:pStyle w:val="ListParagraph"/>
        <w:numPr>
          <w:ilvl w:val="0"/>
          <w:numId w:val="28"/>
        </w:numPr>
      </w:pPr>
      <w:r>
        <w:t xml:space="preserve">The </w:t>
      </w:r>
      <w:r w:rsidR="00DF1898">
        <w:t xml:space="preserve">BatchStart </w:t>
      </w:r>
      <w:r w:rsidR="008B19A1">
        <w:t>entry point</w:t>
      </w:r>
      <w:r>
        <w:t xml:space="preserve"> must </w:t>
      </w:r>
      <w:r w:rsidR="00DF1898">
        <w:t>complete</w:t>
      </w:r>
      <w:r w:rsidR="00EA1B94">
        <w:t xml:space="preserve"> before</w:t>
      </w:r>
      <w:r w:rsidR="00DF1898">
        <w:t xml:space="preserve"> any</w:t>
      </w:r>
      <w:r w:rsidR="00EA1B94">
        <w:t xml:space="preserve"> UUTDone</w:t>
      </w:r>
      <w:r w:rsidR="00DF1898">
        <w:t xml:space="preserve"> </w:t>
      </w:r>
      <w:r w:rsidR="008B19A1">
        <w:t>entry points</w:t>
      </w:r>
      <w:r>
        <w:t xml:space="preserve"> </w:t>
      </w:r>
      <w:r w:rsidR="00DF1898">
        <w:t>start</w:t>
      </w:r>
      <w:r w:rsidR="008B19A1">
        <w:t>.</w:t>
      </w:r>
    </w:p>
    <w:p w:rsidR="000C1A21" w:rsidRDefault="00E01205" w:rsidP="000C1A21">
      <w:pPr>
        <w:pStyle w:val="ListParagraph"/>
        <w:numPr>
          <w:ilvl w:val="0"/>
          <w:numId w:val="28"/>
        </w:numPr>
      </w:pPr>
      <w:r>
        <w:t xml:space="preserve">All </w:t>
      </w:r>
      <w:r w:rsidR="00DF1898">
        <w:t>PostUUT entry points</w:t>
      </w:r>
      <w:r w:rsidR="00EA1B94">
        <w:t xml:space="preserve"> </w:t>
      </w:r>
      <w:r>
        <w:t xml:space="preserve">must </w:t>
      </w:r>
      <w:r w:rsidR="00EA1B94">
        <w:t xml:space="preserve">complete before </w:t>
      </w:r>
      <w:r>
        <w:t xml:space="preserve">the </w:t>
      </w:r>
      <w:r w:rsidR="00EA1B94">
        <w:t>PostBatch</w:t>
      </w:r>
      <w:r w:rsidR="00DF1898">
        <w:t xml:space="preserve"> </w:t>
      </w:r>
      <w:r w:rsidR="008B19A1">
        <w:t>entry point</w:t>
      </w:r>
      <w:r>
        <w:t xml:space="preserve"> </w:t>
      </w:r>
      <w:r w:rsidR="00DF1898">
        <w:t>starts</w:t>
      </w:r>
      <w:r w:rsidR="008B19A1">
        <w:t>.</w:t>
      </w:r>
    </w:p>
    <w:p w:rsidR="00EA1B94" w:rsidRDefault="00EA1B94" w:rsidP="00E26516"/>
    <w:p w:rsidR="00D50FF9" w:rsidRDefault="00D50FF9" w:rsidP="00E26516">
      <w:commentRangeStart w:id="348"/>
      <w:r>
        <w:t>National</w:t>
      </w:r>
      <w:commentRangeEnd w:id="348"/>
      <w:r w:rsidR="00B04A18">
        <w:rPr>
          <w:rStyle w:val="CommentReference"/>
        </w:rPr>
        <w:commentReference w:id="348"/>
      </w:r>
      <w:r>
        <w:t xml:space="preserve"> Instruments recommends that you create a custom process model by </w:t>
      </w:r>
      <w:r w:rsidR="00E01205">
        <w:t xml:space="preserve">copying all the process model files from the </w:t>
      </w:r>
      <w:hyperlink r:id="rId9" w:history="1">
        <w:r w:rsidR="00E01205">
          <w:rPr>
            <w:rStyle w:val="Hyperlink"/>
            <w:rFonts w:eastAsiaTheme="majorEastAsia"/>
          </w:rPr>
          <w:t>&lt;TestStand&gt;</w:t>
        </w:r>
      </w:hyperlink>
      <w:r w:rsidR="00E01205">
        <w:rPr>
          <w:rStyle w:val="monospace0"/>
          <w:rFonts w:eastAsiaTheme="majorEastAsia"/>
        </w:rPr>
        <w:t>\Components\Models\TestStandModels</w:t>
      </w:r>
      <w:r w:rsidR="00E01205">
        <w:t xml:space="preserve"> directory to </w:t>
      </w:r>
      <w:hyperlink r:id="rId10" w:anchor="tspublic')" w:history="1">
        <w:r w:rsidR="00E01205">
          <w:rPr>
            <w:rStyle w:val="Hyperlink"/>
            <w:rFonts w:eastAsiaTheme="majorEastAsia"/>
          </w:rPr>
          <w:t>&lt;TestStand Public&gt;</w:t>
        </w:r>
      </w:hyperlink>
      <w:r w:rsidR="00E01205">
        <w:rPr>
          <w:rStyle w:val="monospace0"/>
          <w:rFonts w:eastAsiaTheme="majorEastAsia"/>
        </w:rPr>
        <w:t>\Components\Models</w:t>
      </w:r>
      <w:r w:rsidR="00E01205">
        <w:t xml:space="preserve"> and make changes to the copy.</w:t>
      </w:r>
      <w:r w:rsidR="00E01205" w:rsidDel="00E01205">
        <w:t xml:space="preserve"> </w:t>
      </w:r>
    </w:p>
    <w:p w:rsidR="00D50FF9" w:rsidRPr="00E13F20" w:rsidRDefault="00D50FF9" w:rsidP="00E26516"/>
    <w:p w:rsidR="00963622" w:rsidRDefault="00963622" w:rsidP="00963622">
      <w:pPr>
        <w:pStyle w:val="Heading1"/>
      </w:pPr>
      <w:r>
        <w:t xml:space="preserve">Debugging Result Processing Plug-ins with Offline Results </w:t>
      </w:r>
    </w:p>
    <w:p w:rsidR="003E7714" w:rsidRDefault="009151A5" w:rsidP="00963622">
      <w:r>
        <w:t>You can set breakpoints</w:t>
      </w:r>
      <w:r w:rsidR="004E35E8">
        <w:t xml:space="preserve"> in and debug </w:t>
      </w:r>
      <w:r>
        <w:t xml:space="preserve">model plug-ins the same </w:t>
      </w:r>
      <w:r w:rsidR="004E35E8">
        <w:t>way you do</w:t>
      </w:r>
      <w:del w:id="349" w:author="Jed Beach" w:date="2012-05-14T13:35:00Z">
        <w:r w:rsidR="004E35E8" w:rsidDel="005B16E1">
          <w:delText xml:space="preserve"> in </w:delText>
        </w:r>
      </w:del>
      <w:r>
        <w:t xml:space="preserve"> any other sequence. However, if you create a result processing plug-in and </w:t>
      </w:r>
      <w:r w:rsidR="004E35E8">
        <w:t xml:space="preserve">the plug-in </w:t>
      </w:r>
      <w:r>
        <w:t>exhi</w:t>
      </w:r>
      <w:r w:rsidR="005226A3">
        <w:t>bits a problem only when invoked</w:t>
      </w:r>
      <w:r>
        <w:t xml:space="preserve"> by the Offline Results Processing Utility </w:t>
      </w:r>
      <w:r w:rsidR="005226A3">
        <w:t>to process</w:t>
      </w:r>
      <w:r>
        <w:t xml:space="preserve"> a </w:t>
      </w:r>
      <w:r w:rsidR="000C1A21" w:rsidRPr="000C1A21">
        <w:rPr>
          <w:rFonts w:ascii="Courier New" w:hAnsi="Courier New" w:cs="Courier New"/>
        </w:rPr>
        <w:t>.tsr</w:t>
      </w:r>
      <w:r>
        <w:t xml:space="preserve"> file, you cannot debug the plug-in </w:t>
      </w:r>
      <w:r w:rsidR="004E35E8">
        <w:t xml:space="preserve">from </w:t>
      </w:r>
      <w:r>
        <w:t xml:space="preserve">within the Offline Results Processing Utility. </w:t>
      </w:r>
      <w:del w:id="350" w:author="Jed Beach" w:date="2012-05-14T13:35:00Z">
        <w:r w:rsidDel="005B16E1">
          <w:delText>However</w:delText>
        </w:r>
      </w:del>
      <w:ins w:id="351" w:author="Jed Beach" w:date="2012-05-14T13:35:00Z">
        <w:r w:rsidR="005B16E1">
          <w:t>Instead</w:t>
        </w:r>
      </w:ins>
      <w:r>
        <w:t>, for debugging purposes</w:t>
      </w:r>
      <w:del w:id="352" w:author="Jed Beach" w:date="2012-05-14T13:36:00Z">
        <w:r w:rsidDel="005B16E1">
          <w:delText>,</w:delText>
        </w:r>
      </w:del>
      <w:r>
        <w:t xml:space="preserve"> you can process a </w:t>
      </w:r>
      <w:r w:rsidR="000C1A21" w:rsidRPr="000C1A21">
        <w:rPr>
          <w:rFonts w:ascii="Courier New" w:hAnsi="Courier New" w:cs="Courier New"/>
        </w:rPr>
        <w:t>.tsr</w:t>
      </w:r>
      <w:r>
        <w:t xml:space="preserve"> file from within the sequence editor by invoking the </w:t>
      </w:r>
      <w:r w:rsidR="000C1A21" w:rsidRPr="000C1A21">
        <w:rPr>
          <w:rFonts w:ascii="Courier New" w:hAnsi="Courier New" w:cs="Courier New"/>
        </w:rPr>
        <w:t>Process Results File [for testing and debugging]</w:t>
      </w:r>
      <w:r>
        <w:t xml:space="preserve"> sequence in the </w:t>
      </w:r>
      <w:r w:rsidR="000C1A21" w:rsidRPr="000C1A21">
        <w:rPr>
          <w:rFonts w:ascii="Courier New" w:hAnsi="Courier New" w:cs="Courier New"/>
        </w:rPr>
        <w:t>NI_OfflineResultsGenerator.seq</w:t>
      </w:r>
      <w:r>
        <w:t>.</w:t>
      </w:r>
    </w:p>
    <w:p w:rsidR="005E35A6" w:rsidRDefault="005E35A6" w:rsidP="00963622"/>
    <w:p w:rsidR="000C1A21" w:rsidRDefault="005E35A6" w:rsidP="000C1A21">
      <w:pPr>
        <w:pStyle w:val="Heading1"/>
      </w:pPr>
      <w:r>
        <w:t>Order of Entry Point Execution at Run</w:t>
      </w:r>
      <w:r w:rsidR="004E35E8">
        <w:t xml:space="preserve"> T</w:t>
      </w:r>
      <w:r>
        <w:t xml:space="preserve">ime </w:t>
      </w:r>
    </w:p>
    <w:p w:rsidR="000C1A21" w:rsidRDefault="005E35A6" w:rsidP="000C1A21">
      <w:r>
        <w:t xml:space="preserve">The </w:t>
      </w:r>
      <w:r w:rsidR="00D70789">
        <w:t xml:space="preserve">process </w:t>
      </w:r>
      <w:r>
        <w:t xml:space="preserve">model calls each plug-in entry point in the order </w:t>
      </w:r>
      <w:r w:rsidR="002F76EE">
        <w:t>in which</w:t>
      </w:r>
      <w:del w:id="353" w:author="Jed Beach" w:date="2012-05-14T13:36:00Z">
        <w:r w:rsidR="002F76EE" w:rsidDel="005B16E1">
          <w:delText xml:space="preserve"> </w:delText>
        </w:r>
      </w:del>
      <w:r w:rsidR="002F76EE">
        <w:t xml:space="preserve"> </w:t>
      </w:r>
      <w:r w:rsidR="00597638">
        <w:t xml:space="preserve">the plug-in instance </w:t>
      </w:r>
      <w:r>
        <w:t xml:space="preserve">appears in </w:t>
      </w:r>
      <w:r w:rsidR="002F76EE">
        <w:t xml:space="preserve">the corresponding </w:t>
      </w:r>
      <w:r>
        <w:t>configuration file. For result processors,</w:t>
      </w:r>
      <w:r w:rsidR="00F53CC0">
        <w:t xml:space="preserve"> the order in which the plug-in instances appear in the Result Processing dialog box determine</w:t>
      </w:r>
      <w:ins w:id="354" w:author="Jed Beach" w:date="2012-05-14T13:36:00Z">
        <w:r w:rsidR="005B16E1">
          <w:t>s</w:t>
        </w:r>
      </w:ins>
      <w:r w:rsidR="00F53CC0">
        <w:t xml:space="preserve"> the order in which the instances appear in the corresponding configuration file.</w:t>
      </w:r>
      <w:r w:rsidR="00DB02F7">
        <w:t xml:space="preserve"> </w:t>
      </w:r>
      <w:r>
        <w:t xml:space="preserve"> </w:t>
      </w:r>
    </w:p>
    <w:p w:rsidR="000C1A21" w:rsidRDefault="005E35A6" w:rsidP="000C1A21">
      <w:r>
        <w:t xml:space="preserve">When multiple configuration files define plug-in instances, </w:t>
      </w:r>
      <w:r w:rsidR="00DF2FCC">
        <w:t>the values of</w:t>
      </w:r>
      <w:r w:rsidR="00D70789">
        <w:t xml:space="preserve"> the</w:t>
      </w:r>
      <w:r w:rsidR="00DF2FCC">
        <w:t xml:space="preserve"> </w:t>
      </w:r>
      <w:r w:rsidR="000C1A21" w:rsidRPr="000C1A21">
        <w:rPr>
          <w:rFonts w:ascii="Courier New" w:hAnsi="Courier New" w:cs="Courier New"/>
        </w:rPr>
        <w:t>&lt;NI_ModelPluginConfiguration&gt;.RunOrder</w:t>
      </w:r>
      <w:r w:rsidR="00DF2FCC">
        <w:t xml:space="preserve"> </w:t>
      </w:r>
      <w:r w:rsidR="00D70789">
        <w:t xml:space="preserve">property </w:t>
      </w:r>
      <w:r w:rsidR="00DF2FCC">
        <w:t xml:space="preserve">in </w:t>
      </w:r>
      <w:r w:rsidR="005226A3">
        <w:t>each</w:t>
      </w:r>
      <w:r w:rsidR="00DF2FCC">
        <w:t xml:space="preserve"> configuration file define the order in which the </w:t>
      </w:r>
      <w:r w:rsidR="00D70789">
        <w:t xml:space="preserve">process </w:t>
      </w:r>
      <w:r w:rsidR="00DF2FCC">
        <w:t xml:space="preserve">model invokes the group of plug-in instances from each file. By default, </w:t>
      </w:r>
      <w:r w:rsidR="00D70789">
        <w:t xml:space="preserve">the </w:t>
      </w:r>
      <w:r w:rsidR="00DF2FCC">
        <w:t xml:space="preserve">Addons.cfg </w:t>
      </w:r>
      <w:r w:rsidR="00D70789">
        <w:t xml:space="preserve">configuration file </w:t>
      </w:r>
      <w:r w:rsidR="00DF2FCC">
        <w:t xml:space="preserve">sets </w:t>
      </w:r>
      <w:r w:rsidR="00D70789">
        <w:t xml:space="preserve">the </w:t>
      </w:r>
      <w:r w:rsidR="000C1A21" w:rsidRPr="000C1A21">
        <w:rPr>
          <w:rFonts w:ascii="Courier New" w:hAnsi="Courier New" w:cs="Courier New"/>
        </w:rPr>
        <w:t>RunOrder</w:t>
      </w:r>
      <w:r w:rsidR="00DF2FCC">
        <w:t xml:space="preserve"> </w:t>
      </w:r>
      <w:r w:rsidR="00D70789">
        <w:t>property to</w:t>
      </w:r>
      <w:r w:rsidR="00DF2FCC">
        <w:t xml:space="preserve"> </w:t>
      </w:r>
      <w:r w:rsidR="000C1A21" w:rsidRPr="000C1A21">
        <w:rPr>
          <w:rFonts w:ascii="Courier New" w:hAnsi="Courier New" w:cs="Courier New"/>
        </w:rPr>
        <w:t>-10.0</w:t>
      </w:r>
      <w:r w:rsidR="00D70789">
        <w:rPr>
          <w:rFonts w:ascii="Courier New" w:hAnsi="Courier New" w:cs="Courier New"/>
        </w:rPr>
        <w:t>,</w:t>
      </w:r>
      <w:r w:rsidR="00DF2FCC">
        <w:t xml:space="preserve"> </w:t>
      </w:r>
      <w:r w:rsidR="00DF2FCC">
        <w:lastRenderedPageBreak/>
        <w:t>which causes add</w:t>
      </w:r>
      <w:r w:rsidR="00D70789">
        <w:t>-</w:t>
      </w:r>
      <w:r w:rsidR="00DF2FCC">
        <w:t xml:space="preserve">on plug-ins to run before result processor plug-ins </w:t>
      </w:r>
      <w:r w:rsidR="00D70789">
        <w:t xml:space="preserve">in the </w:t>
      </w:r>
      <w:r w:rsidR="00DF2FCC">
        <w:t xml:space="preserve">ResultProcessing.cfg </w:t>
      </w:r>
      <w:r w:rsidR="00D70789">
        <w:t xml:space="preserve">file, </w:t>
      </w:r>
      <w:r w:rsidR="00DF2FCC">
        <w:t xml:space="preserve">which </w:t>
      </w:r>
      <w:r w:rsidR="00D70789">
        <w:t>uses the default value of 0.0 for</w:t>
      </w:r>
      <w:r w:rsidR="00DF2FCC">
        <w:t xml:space="preserve"> the </w:t>
      </w:r>
      <w:proofErr w:type="spellStart"/>
      <w:r w:rsidR="000C1A21" w:rsidRPr="000C1A21">
        <w:rPr>
          <w:rFonts w:ascii="Courier New" w:hAnsi="Courier New" w:cs="Courier New"/>
        </w:rPr>
        <w:t>RunOrder</w:t>
      </w:r>
      <w:proofErr w:type="spellEnd"/>
      <w:r w:rsidR="00DF2FCC">
        <w:t xml:space="preserve"> property.</w:t>
      </w:r>
    </w:p>
    <w:p w:rsidR="000C1A21" w:rsidRDefault="000C1A21" w:rsidP="000C1A21"/>
    <w:p w:rsidR="000C1A21" w:rsidRDefault="00D70789" w:rsidP="000C1A21">
      <w:r>
        <w:t>The following</w:t>
      </w:r>
      <w:r w:rsidR="005E35A6">
        <w:t xml:space="preserve"> conditions </w:t>
      </w:r>
      <w:r w:rsidR="005226A3">
        <w:t xml:space="preserve">further </w:t>
      </w:r>
      <w:r w:rsidR="005E35A6">
        <w:t>alter the order in which the</w:t>
      </w:r>
      <w:r>
        <w:t xml:space="preserve"> process models invoke the plug-in</w:t>
      </w:r>
      <w:r w:rsidR="005E35A6">
        <w:t xml:space="preserve"> entry points</w:t>
      </w:r>
      <w:r w:rsidR="00DB02F7">
        <w:t>:</w:t>
      </w:r>
    </w:p>
    <w:p w:rsidR="008B19A1" w:rsidRPr="008B19A1" w:rsidRDefault="003570EE" w:rsidP="008B19A1">
      <w:pPr>
        <w:pStyle w:val="ListParagraph"/>
        <w:numPr>
          <w:ilvl w:val="0"/>
          <w:numId w:val="6"/>
        </w:numPr>
      </w:pPr>
      <w:commentRangeStart w:id="355"/>
      <w:r>
        <w:t xml:space="preserve">The </w:t>
      </w:r>
      <w:r w:rsidR="005E35A6">
        <w:t>UUT</w:t>
      </w:r>
      <w:r w:rsidR="00392424">
        <w:t xml:space="preserve"> </w:t>
      </w:r>
      <w:proofErr w:type="gramStart"/>
      <w:r w:rsidR="005E35A6">
        <w:t>Done</w:t>
      </w:r>
      <w:proofErr w:type="gramEnd"/>
      <w:r w:rsidR="005E35A6">
        <w:t xml:space="preserve"> and B</w:t>
      </w:r>
      <w:r w:rsidR="00392424">
        <w:t>atch D</w:t>
      </w:r>
      <w:r w:rsidR="005E35A6">
        <w:t xml:space="preserve">one entry points that run in a new thread always </w:t>
      </w:r>
      <w:r>
        <w:t xml:space="preserve">execute </w:t>
      </w:r>
      <w:r w:rsidR="005E35A6" w:rsidRPr="008B19A1">
        <w:t>before</w:t>
      </w:r>
      <w:r w:rsidR="008B19A1" w:rsidRPr="008B19A1">
        <w:t xml:space="preserve"> the UUT Done and Batch Done entry points that run in existing threads</w:t>
      </w:r>
      <w:r w:rsidR="005E35A6" w:rsidRPr="008B19A1">
        <w:t>.</w:t>
      </w:r>
      <w:r w:rsidR="008B19A1" w:rsidRPr="008B19A1">
        <w:t xml:space="preserve"> </w:t>
      </w:r>
      <w:commentRangeEnd w:id="355"/>
      <w:r w:rsidR="005B16E1">
        <w:rPr>
          <w:rStyle w:val="CommentReference"/>
        </w:rPr>
        <w:commentReference w:id="355"/>
      </w:r>
    </w:p>
    <w:p w:rsidR="008B19A1" w:rsidRDefault="005E35A6" w:rsidP="008B19A1">
      <w:pPr>
        <w:pStyle w:val="ListParagraph"/>
        <w:numPr>
          <w:ilvl w:val="0"/>
          <w:numId w:val="6"/>
        </w:numPr>
      </w:pPr>
      <w:commentRangeStart w:id="356"/>
      <w:r>
        <w:t xml:space="preserve">If the values of the </w:t>
      </w:r>
      <w:r w:rsidR="000C1A21" w:rsidRPr="000C1A21">
        <w:rPr>
          <w:rFonts w:ascii="Courier New" w:hAnsi="Courier New" w:cs="Courier New"/>
        </w:rPr>
        <w:t>&lt;NI_ModelPlugin&gt;.Base.RunOrder</w:t>
      </w:r>
      <w:r>
        <w:t xml:space="preserve"> properties are not equal, the </w:t>
      </w:r>
      <w:r w:rsidR="003570EE">
        <w:t xml:space="preserve">process models invoke </w:t>
      </w:r>
      <w:r>
        <w:t>plug-</w:t>
      </w:r>
      <w:del w:id="357" w:author="Jed Beach" w:date="2012-05-14T13:40:00Z">
        <w:r w:rsidR="003570EE" w:rsidDel="005B16E1">
          <w:delText xml:space="preserve"> </w:delText>
        </w:r>
      </w:del>
      <w:r w:rsidR="003570EE">
        <w:t xml:space="preserve">in </w:t>
      </w:r>
      <w:r>
        <w:t xml:space="preserve">instances </w:t>
      </w:r>
      <w:r w:rsidR="005226A3">
        <w:t xml:space="preserve">in ascending order </w:t>
      </w:r>
      <w:r w:rsidR="003570EE">
        <w:t xml:space="preserve">based on the value of the </w:t>
      </w:r>
      <w:r w:rsidR="000C1A21" w:rsidRPr="000C1A21">
        <w:rPr>
          <w:rFonts w:ascii="Courier New" w:hAnsi="Courier New" w:cs="Courier New"/>
        </w:rPr>
        <w:t>RunOrder</w:t>
      </w:r>
      <w:r>
        <w:t xml:space="preserve"> property.</w:t>
      </w:r>
      <w:r w:rsidR="008B19A1" w:rsidRPr="008B19A1">
        <w:t xml:space="preserve"> </w:t>
      </w:r>
      <w:commentRangeEnd w:id="356"/>
      <w:r w:rsidR="005B16E1">
        <w:rPr>
          <w:rStyle w:val="CommentReference"/>
        </w:rPr>
        <w:commentReference w:id="356"/>
      </w:r>
    </w:p>
    <w:p w:rsidR="005E35A6" w:rsidRPr="00E13F20" w:rsidRDefault="005E35A6" w:rsidP="008B19A1">
      <w:pPr>
        <w:pStyle w:val="CommentText"/>
      </w:pPr>
    </w:p>
    <w:p w:rsidR="005F7492" w:rsidRPr="00E13F20" w:rsidRDefault="005F7492" w:rsidP="001A2A86"/>
    <w:p w:rsidR="009A34DD" w:rsidRDefault="009A34DD" w:rsidP="009A34DD"/>
    <w:p w:rsidR="009A34DD" w:rsidRPr="002B2A0C" w:rsidRDefault="00F77721" w:rsidP="009A34DD">
      <w:pPr>
        <w:rPr>
          <w:b/>
        </w:rPr>
      </w:pPr>
      <w:r w:rsidRPr="002B2A0C">
        <w:rPr>
          <w:b/>
        </w:rPr>
        <w:t>&lt;</w:t>
      </w:r>
      <w:proofErr w:type="gramStart"/>
      <w:r w:rsidRPr="002B2A0C">
        <w:rPr>
          <w:b/>
        </w:rPr>
        <w:t>to</w:t>
      </w:r>
      <w:proofErr w:type="gramEnd"/>
      <w:r w:rsidRPr="002B2A0C">
        <w:rPr>
          <w:b/>
        </w:rPr>
        <w:t xml:space="preserve"> do &gt;</w:t>
      </w:r>
    </w:p>
    <w:p w:rsidR="000C1A21" w:rsidRDefault="00BA03EB" w:rsidP="000C1A21">
      <w:r>
        <w:t>UUT should not be modified</w:t>
      </w:r>
      <w:r w:rsidR="006812DE">
        <w:t xml:space="preserve"> (and all parameters</w:t>
      </w:r>
      <w:proofErr w:type="gramStart"/>
      <w:r w:rsidR="006812DE">
        <w:t>)</w:t>
      </w:r>
      <w:r w:rsidR="003D6723">
        <w:t xml:space="preserve">  (</w:t>
      </w:r>
      <w:proofErr w:type="gramEnd"/>
      <w:r w:rsidR="003D6723">
        <w:t>multithread safety issue).</w:t>
      </w:r>
      <w:r w:rsidR="006361CC">
        <w:t xml:space="preserve"> (</w:t>
      </w:r>
      <w:proofErr w:type="gramStart"/>
      <w:r w:rsidR="006361CC">
        <w:t>serialization</w:t>
      </w:r>
      <w:proofErr w:type="gramEnd"/>
      <w:r w:rsidR="006361CC">
        <w:t xml:space="preserve"> from the offline logger hit non-new-thread reporting)</w:t>
      </w:r>
    </w:p>
    <w:p w:rsidR="000C1A21" w:rsidRDefault="003D6723" w:rsidP="000C1A21">
      <w:pPr>
        <w:pStyle w:val="ListParagraph"/>
        <w:numPr>
          <w:ilvl w:val="0"/>
          <w:numId w:val="29"/>
        </w:numPr>
      </w:pPr>
      <w:r>
        <w:t>PreUUT/PreBatch</w:t>
      </w:r>
    </w:p>
    <w:p w:rsidR="000C1A21" w:rsidRDefault="006361CC" w:rsidP="000C1A21">
      <w:pPr>
        <w:pStyle w:val="ListParagraph"/>
        <w:numPr>
          <w:ilvl w:val="0"/>
          <w:numId w:val="29"/>
        </w:numPr>
      </w:pPr>
      <w:r>
        <w:t>Fix offline generator to work on copied in new threads?</w:t>
      </w:r>
    </w:p>
    <w:p w:rsidR="000C1A21" w:rsidRDefault="000C1A21" w:rsidP="000C1A21"/>
    <w:p w:rsidR="000C1A21" w:rsidRDefault="00594297" w:rsidP="000C1A21">
      <w:r>
        <w:t>Document that UUTDone/BatchDone parameters are disconnected for new thread</w:t>
      </w:r>
    </w:p>
    <w:p w:rsidR="000C1A21" w:rsidRDefault="000C1A21" w:rsidP="000C1A21"/>
    <w:p w:rsidR="000B3408" w:rsidRDefault="000B3408"/>
    <w:sectPr w:rsidR="000B3408" w:rsidSect="004C3214">
      <w:headerReference w:type="default" r:id="rId11"/>
      <w:footerReference w:type="default" r:id="rId12"/>
      <w:pgSz w:w="12240" w:h="15840"/>
      <w:pgMar w:top="1440" w:right="1440" w:bottom="1440" w:left="1440" w:header="720" w:footer="720" w:gutter="0"/>
      <w:cols w:space="720"/>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 w:author="Jed Beach" w:date="2012-05-15T22:20:00Z" w:initials="JB">
    <w:p w:rsidR="00D349DE" w:rsidRDefault="00D349DE">
      <w:pPr>
        <w:pStyle w:val="CommentText"/>
      </w:pPr>
      <w:r>
        <w:rPr>
          <w:rStyle w:val="CommentReference"/>
        </w:rPr>
        <w:annotationRef/>
      </w:r>
      <w:r>
        <w:t>I thought that in principle, a plug-in could do anything and we were not limited to logging.</w:t>
      </w:r>
    </w:p>
  </w:comment>
  <w:comment w:id="2" w:author="David Rohacek" w:date="2012-05-15T22:20:00Z" w:initials="DR">
    <w:p w:rsidR="00D349DE" w:rsidRDefault="00D349DE">
      <w:pPr>
        <w:pStyle w:val="CommentText"/>
      </w:pPr>
      <w:r>
        <w:rPr>
          <w:rStyle w:val="CommentReference"/>
        </w:rPr>
        <w:annotationRef/>
      </w:r>
      <w:r>
        <w:t>I suggest “results processing tasks, such as database logging and report generation.”</w:t>
      </w:r>
    </w:p>
  </w:comment>
  <w:comment w:id="3" w:author="Jed Beach" w:date="2012-05-15T22:20:00Z" w:initials="JB">
    <w:p w:rsidR="00D349DE" w:rsidRDefault="00D349DE">
      <w:pPr>
        <w:pStyle w:val="CommentText"/>
      </w:pPr>
      <w:r>
        <w:rPr>
          <w:rStyle w:val="CommentReference"/>
        </w:rPr>
        <w:annotationRef/>
      </w:r>
      <w:r>
        <w:t>We should either change this to “easy” (non-comparative) or say what it is easier than.  (“…easier than previous versions of TestStand” perhaps?)</w:t>
      </w:r>
    </w:p>
  </w:comment>
  <w:comment w:id="4" w:author="David Rohacek" w:date="2012-05-15T22:20:00Z" w:initials="DR">
    <w:p w:rsidR="00D349DE" w:rsidRDefault="00D349DE">
      <w:pPr>
        <w:pStyle w:val="CommentText"/>
      </w:pPr>
      <w:r>
        <w:rPr>
          <w:rStyle w:val="CommentReference"/>
        </w:rPr>
        <w:annotationRef/>
      </w:r>
      <w:r>
        <w:t>I think “easy” is fine.</w:t>
      </w:r>
    </w:p>
  </w:comment>
  <w:comment w:id="7" w:author="David Rohacek" w:date="2012-05-15T22:20:00Z" w:initials="DR">
    <w:p w:rsidR="00D349DE" w:rsidRDefault="00D349DE">
      <w:pPr>
        <w:pStyle w:val="CommentText"/>
      </w:pPr>
      <w:r>
        <w:rPr>
          <w:rStyle w:val="CommentReference"/>
        </w:rPr>
        <w:annotationRef/>
      </w:r>
      <w:r>
        <w:t>When does TestStand do this? It might be important to users who want to create or update results processing configuration files during deployment.</w:t>
      </w:r>
    </w:p>
  </w:comment>
  <w:comment w:id="8" w:author="David Rohacek" w:date="2012-05-15T22:20:00Z" w:initials="DR">
    <w:p w:rsidR="00D349DE" w:rsidRDefault="00D349DE">
      <w:pPr>
        <w:pStyle w:val="CommentText"/>
      </w:pPr>
      <w:r>
        <w:rPr>
          <w:rStyle w:val="CommentReference"/>
        </w:rPr>
        <w:annotationRef/>
      </w:r>
      <w:r>
        <w:t>Can we provide an example of an add-on?</w:t>
      </w:r>
    </w:p>
  </w:comment>
  <w:comment w:id="10" w:author="Jed Beach" w:date="2012-05-15T22:20:00Z" w:initials="JB">
    <w:p w:rsidR="00D349DE" w:rsidRDefault="00D349DE">
      <w:pPr>
        <w:pStyle w:val="CommentText"/>
      </w:pPr>
      <w:r>
        <w:rPr>
          <w:rStyle w:val="CommentReference"/>
        </w:rPr>
        <w:annotationRef/>
      </w:r>
      <w:r>
        <w:rPr>
          <w:rStyle w:val="CommentReference"/>
        </w:rPr>
        <w:t>I felt like this section left me hanging.  What else might I use as a category name?  When?  Why?</w:t>
      </w:r>
    </w:p>
  </w:comment>
  <w:comment w:id="11" w:author="David Rohacek" w:date="2012-05-15T22:20:00Z" w:initials="DR">
    <w:p w:rsidR="00D349DE" w:rsidRDefault="00D349DE">
      <w:pPr>
        <w:pStyle w:val="CommentText"/>
      </w:pPr>
      <w:r>
        <w:rPr>
          <w:rStyle w:val="CommentReference"/>
        </w:rPr>
        <w:annotationRef/>
      </w:r>
      <w:r>
        <w:t>I see Jed’s point, but we don’t want to go overboard describing this concept that we have not fully fleshed out. Can we add something like:</w:t>
      </w:r>
    </w:p>
    <w:p w:rsidR="00D349DE" w:rsidRDefault="00D349DE">
      <w:pPr>
        <w:pStyle w:val="CommentText"/>
      </w:pPr>
    </w:p>
    <w:p w:rsidR="00D349DE" w:rsidRDefault="00D349DE">
      <w:pPr>
        <w:pStyle w:val="CommentText"/>
      </w:pPr>
      <w:r>
        <w:t xml:space="preserve">TestStand currently includes only </w:t>
      </w:r>
      <w:proofErr w:type="spellStart"/>
      <w:r>
        <w:t>ResultsProcessor</w:t>
      </w:r>
      <w:proofErr w:type="spellEnd"/>
      <w:r>
        <w:t xml:space="preserve"> model plug-ins. You can use custom category names to define your own categories of model plug-ins that perform tasks other than results processing. For example, you might create categories of plug-ins for automatically detecting and storing your UUT serial numbers or for exchanging data with Enterprise Resource Planning (ERP) systems.</w:t>
      </w:r>
    </w:p>
  </w:comment>
  <w:comment w:id="24" w:author="Jed Beach" w:date="2012-05-15T22:20:00Z" w:initials="JB">
    <w:p w:rsidR="00D349DE" w:rsidRDefault="00D349DE">
      <w:pPr>
        <w:pStyle w:val="CommentText"/>
      </w:pPr>
      <w:r>
        <w:rPr>
          <w:rStyle w:val="CommentReference"/>
        </w:rPr>
        <w:annotationRef/>
      </w:r>
      <w:r>
        <w:t>The prefix is “Acme_”, not “Acme_ReportGenerator.seq”.</w:t>
      </w:r>
      <w:r>
        <w:rPr>
          <w:vanish/>
        </w:rPr>
        <w:t>his only within the file or globally?  I guess it must be global.s the order, but the way it reads I got confused and though</w:t>
      </w:r>
    </w:p>
  </w:comment>
  <w:comment w:id="38" w:author="Jed Beach" w:date="2012-05-15T22:20:00Z" w:initials="JB">
    <w:p w:rsidR="00D349DE" w:rsidRDefault="00D349DE">
      <w:pPr>
        <w:pStyle w:val="CommentText"/>
      </w:pPr>
      <w:r>
        <w:rPr>
          <w:rStyle w:val="CommentReference"/>
        </w:rPr>
        <w:annotationRef/>
      </w:r>
      <w:r>
        <w:t>I am not sure of our style rules here, but I think we need to clearly distinguish the prefix from the rest of the name.  Here, the prefix is “</w:t>
      </w:r>
      <w:proofErr w:type="spellStart"/>
      <w:r>
        <w:t>Acme_ReportGenerator</w:t>
      </w:r>
      <w:proofErr w:type="spellEnd"/>
      <w:r>
        <w:t>” and the container is &lt;prefix&gt;Options.  If we cannot do this with font, then I would suggestion showing first “&lt;plug-in name&gt;Options” followed by the example.</w:t>
      </w:r>
    </w:p>
  </w:comment>
  <w:comment w:id="31" w:author="Jed Beach" w:date="2012-05-15T22:20:00Z" w:initials="JB">
    <w:p w:rsidR="00D349DE" w:rsidRDefault="00D349DE">
      <w:pPr>
        <w:pStyle w:val="CommentText"/>
      </w:pPr>
      <w:r>
        <w:rPr>
          <w:rStyle w:val="CommentReference"/>
        </w:rPr>
        <w:annotationRef/>
      </w:r>
      <w:r>
        <w:rPr>
          <w:rStyle w:val="CommentReference"/>
        </w:rPr>
        <w:t>Now that I have read the list below (item 5), this sentence seems unnecessary to me.  I think that if the only point is to tell the user what happens, item 5 on the list does a great job by itself.  If the purpose is to explain why the user should use a unique name, then we should elaborate.  For example, “Using a unique company prefix will prevent type name collisions…” or similar.</w:t>
      </w:r>
    </w:p>
  </w:comment>
  <w:comment w:id="43" w:author="Jed Beach" w:date="2012-05-15T22:20:00Z" w:initials="JB">
    <w:p w:rsidR="00D349DE" w:rsidRDefault="00D349DE">
      <w:pPr>
        <w:pStyle w:val="CommentText"/>
      </w:pPr>
      <w:r>
        <w:rPr>
          <w:rStyle w:val="CommentReference"/>
        </w:rPr>
        <w:annotationRef/>
      </w:r>
      <w:r>
        <w:t xml:space="preserve">The button is actually “Advanced…”  Do we need to include the ellipsis here? </w:t>
      </w:r>
    </w:p>
  </w:comment>
  <w:comment w:id="44" w:author="Jed Beach" w:date="2012-05-15T22:20:00Z" w:initials="JB">
    <w:p w:rsidR="00D349DE" w:rsidRDefault="00D349DE">
      <w:pPr>
        <w:pStyle w:val="CommentText"/>
      </w:pPr>
      <w:r>
        <w:rPr>
          <w:rStyle w:val="CommentReference"/>
        </w:rPr>
        <w:annotationRef/>
      </w:r>
      <w:r>
        <w:t>Again, the button has an ellipsis.  I am not sure if it should be included here.</w:t>
      </w:r>
    </w:p>
  </w:comment>
  <w:comment w:id="45" w:author="Jed Beach" w:date="2012-05-15T22:20:00Z" w:initials="JB">
    <w:p w:rsidR="00D349DE" w:rsidRDefault="00D349DE">
      <w:pPr>
        <w:pStyle w:val="CommentText"/>
      </w:pPr>
      <w:r>
        <w:rPr>
          <w:rStyle w:val="CommentReference"/>
        </w:rPr>
        <w:annotationRef/>
      </w:r>
      <w:r>
        <w:t>We already discussed this above.  It seems redundant here.  If we are going to walk the user though this again, I would suggest discussing that the “File Name:” field is prepopulated with “</w:t>
      </w:r>
      <w:r w:rsidRPr="00B10C33">
        <w:t>MyCompanyName_MyNewResultProcessor.seq</w:t>
      </w:r>
      <w:r>
        <w:t>” and suggest the user replace these pieces as desired.</w:t>
      </w:r>
    </w:p>
  </w:comment>
  <w:comment w:id="51" w:author="Jed Beach" w:date="2012-05-15T22:20:00Z" w:initials="JB">
    <w:p w:rsidR="00D349DE" w:rsidRDefault="00D349DE">
      <w:pPr>
        <w:pStyle w:val="CommentText"/>
      </w:pPr>
      <w:r>
        <w:rPr>
          <w:rStyle w:val="CommentReference"/>
        </w:rPr>
        <w:annotationRef/>
      </w:r>
      <w:r>
        <w:t>I corrected this to match the current build (5.0.0.212) but perhaps James intends to change this?</w:t>
      </w:r>
    </w:p>
  </w:comment>
  <w:comment w:id="50" w:author="Jed Beach" w:date="2012-05-15T22:20:00Z" w:initials="JB">
    <w:p w:rsidR="00D349DE" w:rsidRDefault="00D349DE">
      <w:pPr>
        <w:pStyle w:val="CommentText"/>
      </w:pPr>
      <w:r>
        <w:rPr>
          <w:rStyle w:val="CommentReference"/>
        </w:rPr>
        <w:annotationRef/>
      </w:r>
      <w:r>
        <w:t xml:space="preserve">Do we need to note this is different than </w:t>
      </w:r>
      <w:r w:rsidRPr="00472E46">
        <w:t>FileGlobals.ModelPluginComponentDescription.DisplayNameExpression</w:t>
      </w:r>
      <w:r>
        <w:t>?</w:t>
      </w:r>
    </w:p>
  </w:comment>
  <w:comment w:id="69" w:author="Jed Beach" w:date="2012-05-15T22:20:00Z" w:initials="JB">
    <w:p w:rsidR="00D349DE" w:rsidRDefault="00D349DE">
      <w:pPr>
        <w:pStyle w:val="CommentText"/>
      </w:pPr>
      <w:r>
        <w:rPr>
          <w:rStyle w:val="CommentReference"/>
        </w:rPr>
        <w:annotationRef/>
      </w:r>
      <w:r>
        <w:t>I understand that passing the entire plug-in (not just the options) is also an option, but I found this sentence very confusing as written.  I think that suggesting either each option individually or the entire &lt;</w:t>
      </w:r>
      <w:proofErr w:type="spellStart"/>
      <w:r>
        <w:t>foo</w:t>
      </w:r>
      <w:proofErr w:type="spellEnd"/>
      <w:r>
        <w:t xml:space="preserve">&gt;Options </w:t>
      </w:r>
      <w:proofErr w:type="spellStart"/>
      <w:r>
        <w:t>subproperty</w:t>
      </w:r>
      <w:proofErr w:type="spellEnd"/>
      <w:r>
        <w:t xml:space="preserve"> is sufficient for teaching purposes.  Once somebody understands that, they should be able to make the jump to the entire configuration if they need to.</w:t>
      </w:r>
    </w:p>
  </w:comment>
  <w:comment w:id="71" w:author="Jed Beach" w:date="2012-05-15T22:20:00Z" w:initials="JB">
    <w:p w:rsidR="00D349DE" w:rsidRDefault="00D349DE">
      <w:pPr>
        <w:pStyle w:val="CommentText"/>
      </w:pPr>
      <w:r>
        <w:rPr>
          <w:rStyle w:val="CommentReference"/>
        </w:rPr>
        <w:annotationRef/>
      </w:r>
      <w:r>
        <w:t>One word?</w:t>
      </w:r>
    </w:p>
  </w:comment>
  <w:comment w:id="75" w:author="Jed Beach" w:date="2012-05-15T22:20:00Z" w:initials="JB">
    <w:p w:rsidR="00D349DE" w:rsidRDefault="00D349DE">
      <w:pPr>
        <w:pStyle w:val="CommentText"/>
      </w:pPr>
      <w:r>
        <w:rPr>
          <w:rStyle w:val="CommentReference"/>
        </w:rPr>
        <w:annotationRef/>
      </w:r>
      <w:r>
        <w:t xml:space="preserve">Although it will work if you do not do this, the default value is </w:t>
      </w:r>
      <w:r>
        <w:rPr>
          <w:rFonts w:ascii="MS Shell Dlg" w:hAnsi="MS Shell Dlg" w:cs="MS Shell Dlg"/>
          <w:color w:val="7B7BC0"/>
          <w:sz w:val="16"/>
          <w:szCs w:val="16"/>
        </w:rPr>
        <w:t xml:space="preserve">"&lt;replace with a string expression which describes the current options, or with an empty string if your model </w:t>
      </w:r>
      <w:proofErr w:type="spellStart"/>
      <w:r>
        <w:rPr>
          <w:rFonts w:ascii="MS Shell Dlg" w:hAnsi="MS Shell Dlg" w:cs="MS Shell Dlg"/>
          <w:color w:val="7B7BC0"/>
          <w:sz w:val="16"/>
          <w:szCs w:val="16"/>
        </w:rPr>
        <w:t>plugin</w:t>
      </w:r>
      <w:proofErr w:type="spellEnd"/>
      <w:r>
        <w:rPr>
          <w:rFonts w:ascii="MS Shell Dlg" w:hAnsi="MS Shell Dlg" w:cs="MS Shell Dlg"/>
          <w:color w:val="7B7BC0"/>
          <w:sz w:val="16"/>
          <w:szCs w:val="16"/>
        </w:rPr>
        <w:t xml:space="preserve"> has no options&gt;", which is sort of ugly.  I think that “You can…” is soft enough.</w:t>
      </w:r>
    </w:p>
  </w:comment>
  <w:comment w:id="79" w:author="David Rohacek" w:date="2012-05-15T22:20:00Z" w:initials="DR">
    <w:p w:rsidR="000A3F6D" w:rsidRDefault="000A3F6D">
      <w:pPr>
        <w:pStyle w:val="CommentText"/>
      </w:pPr>
      <w:r>
        <w:rPr>
          <w:rStyle w:val="CommentReference"/>
        </w:rPr>
        <w:annotationRef/>
      </w:r>
      <w:r>
        <w:t>Plug-ins can do things other than process information. Is there a reason we can’t or shouldn’t use “operate”, “execute”, or “run” instead of “process information” throughout this item?</w:t>
      </w:r>
    </w:p>
  </w:comment>
  <w:comment w:id="80" w:author="David Rohacek" w:date="2012-05-15T22:20:00Z" w:initials="DR">
    <w:p w:rsidR="000A3F6D" w:rsidRDefault="000A3F6D">
      <w:pPr>
        <w:pStyle w:val="CommentText"/>
      </w:pPr>
      <w:r>
        <w:rPr>
          <w:rStyle w:val="CommentReference"/>
        </w:rPr>
        <w:annotationRef/>
      </w:r>
      <w:r>
        <w:t>I find “new thread” to be ambiguous. Should we state “thread other than the model execution thread”? I realize that this is pretty wordy. Maybe we need something like “new thread (i.e., a thread other than the thread executing the model entry point)” the first time and “new thread” in subsequent references. (You need to verify my description of the nature of the new thread with James.)</w:t>
      </w:r>
    </w:p>
  </w:comment>
  <w:comment w:id="82" w:author="Jed Beach" w:date="2012-05-15T22:20:00Z" w:initials="JB">
    <w:p w:rsidR="00D349DE" w:rsidRDefault="00D349DE">
      <w:pPr>
        <w:pStyle w:val="CommentText"/>
      </w:pPr>
      <w:r>
        <w:rPr>
          <w:rStyle w:val="CommentReference"/>
        </w:rPr>
        <w:annotationRef/>
      </w:r>
      <w:r>
        <w:t>I am not completely clear on what this means.</w:t>
      </w:r>
    </w:p>
  </w:comment>
  <w:comment w:id="81" w:author="David Rohacek" w:date="2012-05-15T22:20:00Z" w:initials="DR">
    <w:p w:rsidR="000A3F6D" w:rsidRDefault="000A3F6D">
      <w:pPr>
        <w:pStyle w:val="CommentText"/>
      </w:pPr>
      <w:r>
        <w:rPr>
          <w:rStyle w:val="CommentReference"/>
        </w:rPr>
        <w:annotationRef/>
      </w:r>
      <w:r>
        <w:t>Can we replace this with “multiple instances of the plug-in can process information simultaneously in separate threads without interfering with each other”?</w:t>
      </w:r>
    </w:p>
  </w:comment>
  <w:comment w:id="83" w:author="Jed Beach" w:date="2012-05-15T22:20:00Z" w:initials="JB">
    <w:p w:rsidR="00D349DE" w:rsidRDefault="00D349DE">
      <w:pPr>
        <w:pStyle w:val="CommentText"/>
      </w:pPr>
      <w:r>
        <w:rPr>
          <w:rStyle w:val="CommentReference"/>
        </w:rPr>
        <w:annotationRef/>
      </w:r>
      <w:r>
        <w:t>I think we need more explanation here.  The description in item 10 seems to be only about new threads, but here we have synchronization implementation options out of nowhere.</w:t>
      </w:r>
    </w:p>
  </w:comment>
  <w:comment w:id="84" w:author="David Rohacek" w:date="2012-05-15T22:20:00Z" w:initials="DR">
    <w:p w:rsidR="000A3F6D" w:rsidRDefault="000A3F6D">
      <w:pPr>
        <w:pStyle w:val="CommentText"/>
      </w:pPr>
      <w:r>
        <w:rPr>
          <w:rStyle w:val="CommentReference"/>
        </w:rPr>
        <w:annotationRef/>
      </w:r>
      <w:r>
        <w:t>I agree that it is not obvious how the decision the user makes maps to these options.</w:t>
      </w:r>
    </w:p>
  </w:comment>
  <w:comment w:id="85" w:author="Jed Beach" w:date="2012-05-15T22:20:00Z" w:initials="JB">
    <w:p w:rsidR="00D349DE" w:rsidRDefault="00D349DE">
      <w:pPr>
        <w:pStyle w:val="CommentText"/>
      </w:pPr>
      <w:r>
        <w:rPr>
          <w:rStyle w:val="CommentReference"/>
        </w:rPr>
        <w:annotationRef/>
      </w:r>
      <w:r>
        <w:t xml:space="preserve">This is where </w:t>
      </w:r>
      <w:r w:rsidRPr="002E5BEE">
        <w:t>FileGlobals.ModelPluginComponentDescription.DisplayNameExpression</w:t>
      </w:r>
      <w:r>
        <w:t xml:space="preserve"> gets used.  (See my comment about this above.)</w:t>
      </w:r>
    </w:p>
  </w:comment>
  <w:comment w:id="100" w:author="Jed Beach" w:date="2012-05-15T22:20:00Z" w:initials="JB">
    <w:p w:rsidR="00D349DE" w:rsidRDefault="00D349DE">
      <w:pPr>
        <w:pStyle w:val="CommentText"/>
      </w:pPr>
      <w:r>
        <w:rPr>
          <w:rStyle w:val="CommentReference"/>
        </w:rPr>
        <w:annotationRef/>
      </w:r>
      <w:r>
        <w:t>I believe these are strings.  Should they be quoted?  I am not sure of our convention on this.</w:t>
      </w:r>
    </w:p>
  </w:comment>
  <w:comment w:id="114" w:author="Jed Beach" w:date="2012-05-15T22:20:00Z" w:initials="JB">
    <w:p w:rsidR="00D349DE" w:rsidRDefault="00D349DE">
      <w:pPr>
        <w:pStyle w:val="CommentText"/>
      </w:pPr>
      <w:r>
        <w:rPr>
          <w:rStyle w:val="CommentReference"/>
        </w:rPr>
        <w:annotationRef/>
      </w:r>
      <w:r>
        <w:t>Link must include the “Done”</w:t>
      </w:r>
    </w:p>
  </w:comment>
  <w:comment w:id="116" w:author="Jed Beach" w:date="2012-05-15T22:20:00Z" w:initials="JB">
    <w:p w:rsidR="00D349DE" w:rsidRDefault="00D349DE">
      <w:pPr>
        <w:pStyle w:val="CommentText"/>
      </w:pPr>
      <w:r>
        <w:rPr>
          <w:rStyle w:val="CommentReference"/>
        </w:rPr>
        <w:annotationRef/>
      </w:r>
      <w:r>
        <w:t>My understanding is that although the property is Boolean, we never ever set it to false.  Per the sentence, it is the existence or non-existence of this property that matters, not its setting.  I think that removing the type information makes this clear.  If we want to leave the “Boolean” qualifier, then I think we re-state that the actual value is not relevant, just its existence.</w:t>
      </w:r>
    </w:p>
  </w:comment>
  <w:comment w:id="118" w:author="Jed Beach" w:date="2012-05-15T22:20:00Z" w:initials="JB">
    <w:p w:rsidR="00D349DE" w:rsidRDefault="00D349DE">
      <w:pPr>
        <w:pStyle w:val="CommentText"/>
      </w:pPr>
      <w:r>
        <w:rPr>
          <w:rStyle w:val="CommentReference"/>
        </w:rPr>
        <w:annotationRef/>
      </w:r>
      <w:r>
        <w:t>This link appears wrong to me.</w:t>
      </w:r>
    </w:p>
  </w:comment>
  <w:comment w:id="120" w:author="David Rohacek" w:date="2012-05-15T22:20:00Z" w:initials="DR">
    <w:p w:rsidR="009B6229" w:rsidRDefault="009B6229">
      <w:pPr>
        <w:pStyle w:val="CommentText"/>
      </w:pPr>
      <w:r>
        <w:rPr>
          <w:rStyle w:val="CommentReference"/>
        </w:rPr>
        <w:annotationRef/>
      </w:r>
      <w:r>
        <w:t>Would “TestStand execution” be a better term here?</w:t>
      </w:r>
    </w:p>
  </w:comment>
  <w:comment w:id="121" w:author="David Rohacek" w:date="2012-05-15T22:20:00Z" w:initials="DR">
    <w:p w:rsidR="009B6229" w:rsidRDefault="009B6229">
      <w:pPr>
        <w:pStyle w:val="CommentText"/>
      </w:pPr>
      <w:r>
        <w:rPr>
          <w:rStyle w:val="CommentReference"/>
        </w:rPr>
        <w:annotationRef/>
      </w:r>
      <w:bookmarkStart w:id="122" w:name="Temp"/>
      <w:bookmarkEnd w:id="122"/>
      <w:r>
        <w:t>Can we say, “To optimize performance, implement…”?</w:t>
      </w:r>
    </w:p>
  </w:comment>
  <w:comment w:id="123" w:author="David Rohacek" w:date="2012-05-15T22:20:00Z" w:initials="DR">
    <w:p w:rsidR="009B6229" w:rsidRDefault="009B6229">
      <w:pPr>
        <w:pStyle w:val="CommentText"/>
      </w:pPr>
      <w:r>
        <w:rPr>
          <w:rStyle w:val="CommentReference"/>
        </w:rPr>
        <w:annotationRef/>
      </w:r>
      <w:r>
        <w:t>Do we have the actor wrong here? Should this be “to enable an model plug-in end user to edit”</w:t>
      </w:r>
    </w:p>
  </w:comment>
  <w:comment w:id="124" w:author="Jed Beach" w:date="2012-05-15T22:20:00Z" w:initials="JB">
    <w:p w:rsidR="00D349DE" w:rsidRDefault="00D349DE">
      <w:pPr>
        <w:pStyle w:val="CommentText"/>
      </w:pPr>
      <w:r>
        <w:rPr>
          <w:rStyle w:val="CommentReference"/>
        </w:rPr>
        <w:annotationRef/>
      </w:r>
      <w:r>
        <w:t>What about Initialize?  What about On-The-Fly?</w:t>
      </w:r>
    </w:p>
  </w:comment>
  <w:comment w:id="125" w:author="David Rohacek" w:date="2012-05-15T22:20:00Z" w:initials="DR">
    <w:p w:rsidR="00D66B27" w:rsidRDefault="00D66B27">
      <w:pPr>
        <w:pStyle w:val="CommentText"/>
      </w:pPr>
      <w:r>
        <w:rPr>
          <w:rStyle w:val="CommentReference"/>
        </w:rPr>
        <w:annotationRef/>
      </w:r>
      <w:r>
        <w:t>In the preceding tables, the rows carry meaning with respect to which operations can occur in parallel. Thus, it is important that a single row not carry across a page break because it will look like two separate rows, which means something different than a single row. I’m not sure how you should handle this.</w:t>
      </w:r>
    </w:p>
    <w:p w:rsidR="00D66B27" w:rsidRDefault="00D66B27">
      <w:pPr>
        <w:pStyle w:val="CommentText"/>
      </w:pPr>
    </w:p>
    <w:p w:rsidR="00D66B27" w:rsidRDefault="00D66B27">
      <w:pPr>
        <w:pStyle w:val="CommentText"/>
      </w:pPr>
      <w:r>
        <w:t>Additionally, should you document this so that it is clear to the readers that all operations in a row will occur before all operations in the next row, all operations within a cell occur in the order indicated, and that operations in the same row, but different columns can occur in any order? I don’t think this is necessarily obvious.</w:t>
      </w:r>
    </w:p>
  </w:comment>
  <w:comment w:id="127" w:author="Jed Beach" w:date="2012-05-15T22:20:00Z" w:initials="JB">
    <w:p w:rsidR="00D349DE" w:rsidRDefault="00D349DE">
      <w:pPr>
        <w:pStyle w:val="CommentText"/>
      </w:pPr>
      <w:r>
        <w:rPr>
          <w:rStyle w:val="CommentReference"/>
        </w:rPr>
        <w:annotationRef/>
      </w:r>
      <w:r>
        <w:t>I found this a bit confusing on the firs t read.  I would probably go with “Button” here instead of icon.  (I thought it was referring to the icon next to “Output Name” at first.</w:t>
      </w:r>
    </w:p>
  </w:comment>
  <w:comment w:id="139" w:author="Jed Beach" w:date="2012-05-15T22:20:00Z" w:initials="JB">
    <w:p w:rsidR="00D349DE" w:rsidRDefault="00D349DE">
      <w:pPr>
        <w:pStyle w:val="CommentText"/>
      </w:pPr>
      <w:r>
        <w:rPr>
          <w:rStyle w:val="CommentReference"/>
        </w:rPr>
        <w:annotationRef/>
      </w:r>
      <w:r>
        <w:t>Capitalize?</w:t>
      </w:r>
    </w:p>
  </w:comment>
  <w:comment w:id="140" w:author="David Rohacek" w:date="2012-05-15T22:20:00Z" w:initials="DR">
    <w:p w:rsidR="001F76DD" w:rsidRDefault="001F76DD">
      <w:pPr>
        <w:pStyle w:val="CommentText"/>
      </w:pPr>
      <w:r>
        <w:rPr>
          <w:rStyle w:val="CommentReference"/>
        </w:rPr>
        <w:annotationRef/>
      </w:r>
      <w:r>
        <w:t>Can we add a “For example”?</w:t>
      </w:r>
    </w:p>
  </w:comment>
  <w:comment w:id="141" w:author="Jed Beach" w:date="2012-05-15T22:20:00Z" w:initials="JB">
    <w:p w:rsidR="00D349DE" w:rsidRDefault="00D349DE">
      <w:pPr>
        <w:pStyle w:val="CommentText"/>
      </w:pPr>
      <w:r>
        <w:rPr>
          <w:rStyle w:val="CommentReference"/>
        </w:rPr>
        <w:annotationRef/>
      </w:r>
      <w:r>
        <w:t>Per comment above, I think “button” would be better here, but it’s a judgment call.</w:t>
      </w:r>
    </w:p>
  </w:comment>
  <w:comment w:id="151" w:author="Jed Beach" w:date="2012-05-15T22:20:00Z" w:initials="JB">
    <w:p w:rsidR="00D349DE" w:rsidRDefault="00D349DE">
      <w:pPr>
        <w:pStyle w:val="CommentText"/>
      </w:pPr>
      <w:r>
        <w:rPr>
          <w:rStyle w:val="CommentReference"/>
        </w:rPr>
        <w:annotationRef/>
      </w:r>
      <w:r>
        <w:t>Is end called even if execution is aborted?  Even this is not a guarantee, right?</w:t>
      </w:r>
    </w:p>
  </w:comment>
  <w:comment w:id="155" w:author="Jed Beach" w:date="2012-05-15T22:20:00Z" w:initials="JB">
    <w:p w:rsidR="00D349DE" w:rsidRDefault="00D349DE">
      <w:pPr>
        <w:pStyle w:val="CommentText"/>
      </w:pPr>
      <w:r>
        <w:rPr>
          <w:rStyle w:val="CommentReference"/>
        </w:rPr>
        <w:annotationRef/>
      </w:r>
      <w:r>
        <w:t>Above we just said that “Initialize is the only run-time entry point in which you can change the enabled state of a plug-in instance,” but here we just changed it.  Which is it?</w:t>
      </w:r>
    </w:p>
  </w:comment>
  <w:comment w:id="179" w:author="Jed Beach" w:date="2012-05-15T22:20:00Z" w:initials="JB">
    <w:p w:rsidR="00D349DE" w:rsidRDefault="00D349DE">
      <w:pPr>
        <w:pStyle w:val="CommentText"/>
      </w:pPr>
      <w:r>
        <w:rPr>
          <w:rStyle w:val="CommentReference"/>
        </w:rPr>
        <w:annotationRef/>
      </w:r>
      <w:r>
        <w:t xml:space="preserve">What if two plug-ins disagree?  Whoever goes last wins?  Are they </w:t>
      </w:r>
      <w:proofErr w:type="spellStart"/>
      <w:r>
        <w:t>ORed</w:t>
      </w:r>
      <w:proofErr w:type="spellEnd"/>
      <w:r>
        <w:t xml:space="preserve"> together?</w:t>
      </w:r>
    </w:p>
  </w:comment>
  <w:comment w:id="180" w:author="David Rohacek" w:date="2012-05-15T22:20:00Z" w:initials="DR">
    <w:p w:rsidR="00632B19" w:rsidRDefault="00632B19">
      <w:pPr>
        <w:pStyle w:val="CommentText"/>
      </w:pPr>
      <w:r>
        <w:rPr>
          <w:rStyle w:val="CommentReference"/>
        </w:rPr>
        <w:annotationRef/>
      </w:r>
      <w:r>
        <w:t>Reading this, I assume t</w:t>
      </w:r>
      <w:r w:rsidR="008B545B">
        <w:t xml:space="preserve">he onus is on the plug-in implementer to decide whether they are </w:t>
      </w:r>
      <w:proofErr w:type="spellStart"/>
      <w:r w:rsidR="008B545B">
        <w:t>OR’d</w:t>
      </w:r>
      <w:proofErr w:type="spellEnd"/>
      <w:r w:rsidR="008B545B">
        <w:t xml:space="preserve"> together or not. Maybe it is best to make that explicit as Jed has suggested.</w:t>
      </w:r>
    </w:p>
  </w:comment>
  <w:comment w:id="181" w:author="Jed Beach" w:date="2012-05-15T22:20:00Z" w:initials="JB">
    <w:p w:rsidR="00D349DE" w:rsidRDefault="00D349DE">
      <w:pPr>
        <w:pStyle w:val="CommentText"/>
      </w:pPr>
      <w:r>
        <w:rPr>
          <w:rStyle w:val="CommentReference"/>
        </w:rPr>
        <w:annotationRef/>
      </w:r>
      <w:r>
        <w:t xml:space="preserve">Same examples as Begin.  What is the </w:t>
      </w:r>
      <w:proofErr w:type="spellStart"/>
      <w:r>
        <w:t>subtlty</w:t>
      </w:r>
      <w:proofErr w:type="spellEnd"/>
      <w:r>
        <w:t>?</w:t>
      </w:r>
    </w:p>
  </w:comment>
  <w:comment w:id="182" w:author="David Rohacek" w:date="2012-05-15T22:20:00Z" w:initials="DR">
    <w:p w:rsidR="008B545B" w:rsidRDefault="008B545B">
      <w:pPr>
        <w:pStyle w:val="CommentText"/>
      </w:pPr>
      <w:r>
        <w:rPr>
          <w:rStyle w:val="CommentReference"/>
        </w:rPr>
        <w:annotationRef/>
      </w:r>
      <w:r>
        <w:t xml:space="preserve">I assume it depends on whether you need to do these operations just once for all UUTs or once for each UUT. Perhaps we should change “initialize database connections or open report files” to “open per-UUT report files”? </w:t>
      </w:r>
    </w:p>
  </w:comment>
  <w:comment w:id="189" w:author="Jed Beach" w:date="2012-05-15T22:20:00Z" w:initials="JB">
    <w:p w:rsidR="00D349DE" w:rsidRDefault="00D349DE">
      <w:pPr>
        <w:pStyle w:val="CommentText"/>
      </w:pPr>
      <w:r>
        <w:rPr>
          <w:rStyle w:val="CommentReference"/>
        </w:rPr>
        <w:annotationRef/>
      </w:r>
      <w:r>
        <w:t>What about the amount of elapsed time?</w:t>
      </w:r>
    </w:p>
  </w:comment>
  <w:comment w:id="193" w:author="David Rohacek" w:date="2012-05-15T22:20:00Z" w:initials="DR">
    <w:p w:rsidR="00883BED" w:rsidRDefault="00883BED">
      <w:pPr>
        <w:pStyle w:val="CommentText"/>
      </w:pPr>
      <w:r>
        <w:rPr>
          <w:rStyle w:val="CommentReference"/>
        </w:rPr>
        <w:annotationRef/>
      </w:r>
      <w:r>
        <w:t>Do we really mean “any thread” or do we mean “all threads”?</w:t>
      </w:r>
    </w:p>
  </w:comment>
  <w:comment w:id="212" w:author="David Rohacek" w:date="2012-05-15T22:20:00Z" w:initials="DR">
    <w:p w:rsidR="00883BED" w:rsidRDefault="00883BED">
      <w:pPr>
        <w:pStyle w:val="CommentText"/>
      </w:pPr>
      <w:r>
        <w:rPr>
          <w:rStyle w:val="CommentReference"/>
        </w:rPr>
        <w:annotationRef/>
      </w:r>
      <w:r>
        <w:t>What is a callback name of a result? I have no idea why a result would have a “callback name”.</w:t>
      </w:r>
      <w:r w:rsidR="004E391B">
        <w:t xml:space="preserve"> Is it the callback that produced the result, that is processing the result, or something else?</w:t>
      </w:r>
    </w:p>
  </w:comment>
  <w:comment w:id="216" w:author="Jed Beach" w:date="2012-05-15T22:20:00Z" w:initials="JB">
    <w:p w:rsidR="00D349DE" w:rsidRDefault="00D349DE">
      <w:pPr>
        <w:pStyle w:val="CommentText"/>
      </w:pPr>
      <w:r>
        <w:rPr>
          <w:rStyle w:val="CommentReference"/>
        </w:rPr>
        <w:annotationRef/>
      </w:r>
      <w:r>
        <w:t>This is now a double indirection, because UUT Start accepts the same parameters as Pre UUT except....</w:t>
      </w:r>
    </w:p>
    <w:p w:rsidR="00D349DE" w:rsidRDefault="00D349DE">
      <w:pPr>
        <w:pStyle w:val="CommentText"/>
      </w:pPr>
    </w:p>
    <w:p w:rsidR="00D349DE" w:rsidRDefault="00D349DE">
      <w:pPr>
        <w:pStyle w:val="CommentText"/>
      </w:pPr>
      <w:r>
        <w:t>We should consider including the entire table here.</w:t>
      </w:r>
    </w:p>
  </w:comment>
  <w:comment w:id="217" w:author="David Rohacek" w:date="2012-05-15T22:20:00Z" w:initials="DR">
    <w:p w:rsidR="004E391B" w:rsidRDefault="004E391B">
      <w:pPr>
        <w:pStyle w:val="CommentText"/>
      </w:pPr>
      <w:r>
        <w:rPr>
          <w:rStyle w:val="CommentReference"/>
        </w:rPr>
        <w:annotationRef/>
      </w:r>
      <w:r>
        <w:t>I agree we should include the entire table here. I think we should include the entire table any time there is more than 1 different parameter (or always).</w:t>
      </w:r>
    </w:p>
  </w:comment>
  <w:comment w:id="218" w:author="David Rohacek" w:date="2012-05-15T22:20:00Z" w:initials="DR">
    <w:p w:rsidR="004E391B" w:rsidRDefault="004E391B">
      <w:pPr>
        <w:pStyle w:val="CommentText"/>
      </w:pPr>
      <w:r>
        <w:rPr>
          <w:rStyle w:val="CommentReference"/>
        </w:rPr>
        <w:annotationRef/>
      </w:r>
      <w:r>
        <w:t xml:space="preserve">Change to “always runs in the XYZ thread”. I’m not sure what XYZ is, which is why we should probably be more explicit about it. </w:t>
      </w:r>
    </w:p>
  </w:comment>
  <w:comment w:id="219" w:author="Jed Beach" w:date="2012-05-15T22:20:00Z" w:initials="JB">
    <w:p w:rsidR="00D349DE" w:rsidRDefault="00D349DE">
      <w:pPr>
        <w:pStyle w:val="CommentText"/>
      </w:pPr>
      <w:r>
        <w:rPr>
          <w:rStyle w:val="CommentReference"/>
        </w:rPr>
        <w:annotationRef/>
      </w:r>
      <w:r>
        <w:t>This is now a triple indirection.  If we list out the entire table for UUT done, then I think this indirection is okay.</w:t>
      </w:r>
    </w:p>
  </w:comment>
  <w:comment w:id="220" w:author="David Rohacek" w:date="2012-05-15T22:20:00Z" w:initials="DR">
    <w:p w:rsidR="004E391B" w:rsidRDefault="004E391B">
      <w:pPr>
        <w:pStyle w:val="CommentText"/>
      </w:pPr>
      <w:r>
        <w:rPr>
          <w:rStyle w:val="CommentReference"/>
        </w:rPr>
        <w:annotationRef/>
      </w:r>
      <w:r>
        <w:t>I’d repeat the table.</w:t>
      </w:r>
    </w:p>
  </w:comment>
  <w:comment w:id="222" w:author="Jed Beach" w:date="2012-05-15T22:20:00Z" w:initials="JB">
    <w:p w:rsidR="00D349DE" w:rsidRDefault="00D349DE">
      <w:pPr>
        <w:pStyle w:val="CommentText"/>
      </w:pPr>
      <w:r>
        <w:rPr>
          <w:rStyle w:val="CommentReference"/>
        </w:rPr>
        <w:annotationRef/>
      </w:r>
      <w:r>
        <w:t xml:space="preserve">General question.  I just noticed that we do not write out “Model </w:t>
      </w:r>
      <w:proofErr w:type="spellStart"/>
      <w:r>
        <w:t>Plugin</w:t>
      </w:r>
      <w:proofErr w:type="spellEnd"/>
      <w:r>
        <w:t xml:space="preserve"> – </w:t>
      </w:r>
      <w:proofErr w:type="gramStart"/>
      <w:r>
        <w:t>“ for</w:t>
      </w:r>
      <w:proofErr w:type="gramEnd"/>
      <w:r>
        <w:t xml:space="preserve"> all entry points.  For example, here we refer simply to “End”, not “Model </w:t>
      </w:r>
      <w:proofErr w:type="spellStart"/>
      <w:r>
        <w:t>Plugin</w:t>
      </w:r>
      <w:proofErr w:type="spellEnd"/>
      <w:r>
        <w:t xml:space="preserve"> – End”.  These are entry point name, so I am thinking they should not be abbreviated, although I fully understand the desire to do so.</w:t>
      </w:r>
    </w:p>
  </w:comment>
  <w:comment w:id="224" w:author="David Rohacek" w:date="2012-05-15T22:20:00Z" w:initials="DR">
    <w:p w:rsidR="004E391B" w:rsidRDefault="004E391B">
      <w:pPr>
        <w:pStyle w:val="CommentText"/>
      </w:pPr>
      <w:r>
        <w:rPr>
          <w:rStyle w:val="CommentReference"/>
        </w:rPr>
        <w:annotationRef/>
      </w:r>
      <w:r>
        <w:t>Why do we have more than one Batch process model here, but not in the prior sentence. I think there is only one…</w:t>
      </w:r>
    </w:p>
  </w:comment>
  <w:comment w:id="225" w:author="David Rohacek" w:date="2012-05-15T22:20:00Z" w:initials="DR">
    <w:p w:rsidR="004E391B" w:rsidRDefault="004E391B">
      <w:pPr>
        <w:pStyle w:val="CommentText"/>
      </w:pPr>
      <w:r>
        <w:rPr>
          <w:rStyle w:val="CommentReference"/>
        </w:rPr>
        <w:annotationRef/>
      </w:r>
      <w:r>
        <w:t xml:space="preserve">The wording here is inconsistent, making this awkward to read. </w:t>
      </w:r>
      <w:r w:rsidR="0009796F">
        <w:t>I think that this should be “the Batch Start entry point and UUT Start entry points in parallel.”, but I’m not sure – check with James.</w:t>
      </w:r>
    </w:p>
  </w:comment>
  <w:comment w:id="226" w:author="Jed Beach" w:date="2012-05-15T22:20:00Z" w:initials="JB">
    <w:p w:rsidR="00D349DE" w:rsidRDefault="00D349DE">
      <w:pPr>
        <w:pStyle w:val="CommentText"/>
      </w:pPr>
      <w:r>
        <w:rPr>
          <w:rStyle w:val="CommentReference"/>
        </w:rPr>
        <w:annotationRef/>
      </w:r>
      <w:r>
        <w:t>General though.  Perhaps instead of noting this separately in each of the batch-specific callbacks, there could be a section for all batch specific callbacks which explains this?  (Just a thought.)</w:t>
      </w:r>
    </w:p>
  </w:comment>
  <w:comment w:id="228" w:author="David Rohacek" w:date="2012-05-15T22:20:00Z" w:initials="DR">
    <w:p w:rsidR="0009796F" w:rsidRDefault="0009796F">
      <w:pPr>
        <w:pStyle w:val="CommentText"/>
      </w:pPr>
      <w:r>
        <w:rPr>
          <w:rStyle w:val="CommentReference"/>
        </w:rPr>
        <w:annotationRef/>
      </w:r>
      <w:r>
        <w:t>Same issue as in my prior comment; Jed proposed a slightly different fix.</w:t>
      </w:r>
    </w:p>
  </w:comment>
  <w:comment w:id="232" w:author="Jed Beach" w:date="2012-05-15T22:20:00Z" w:initials="JB">
    <w:p w:rsidR="00D349DE" w:rsidRDefault="00D349DE">
      <w:pPr>
        <w:pStyle w:val="CommentText"/>
      </w:pPr>
      <w:r>
        <w:rPr>
          <w:rStyle w:val="CommentReference"/>
        </w:rPr>
        <w:annotationRef/>
      </w:r>
      <w:r>
        <w:t>I have seen this a couple of places.  Having one hyperlink for multiple properties makes it hard to read.  My eye only sees one property here, even though I know there are two.  As much as I hate redundancy, in this case I would probably remove the hyperlink and add a parenthetical note “(See section…)” or similar.  What is there right now is very hard for me to read.</w:t>
      </w:r>
    </w:p>
  </w:comment>
  <w:comment w:id="233" w:author="David Rohacek" w:date="2012-05-15T22:20:00Z" w:initials="DR">
    <w:p w:rsidR="0009796F" w:rsidRDefault="0009796F">
      <w:pPr>
        <w:pStyle w:val="CommentText"/>
      </w:pPr>
      <w:r>
        <w:rPr>
          <w:rStyle w:val="CommentReference"/>
        </w:rPr>
        <w:annotationRef/>
      </w:r>
      <w:r>
        <w:t>Ambiguous, change to “always runs in the XYZ thread”.</w:t>
      </w:r>
    </w:p>
  </w:comment>
  <w:comment w:id="235" w:author="David Rohacek" w:date="2012-05-15T22:20:00Z" w:initials="DR">
    <w:p w:rsidR="0009796F" w:rsidRDefault="0009796F">
      <w:pPr>
        <w:pStyle w:val="CommentText"/>
      </w:pPr>
      <w:r>
        <w:rPr>
          <w:rStyle w:val="CommentReference"/>
        </w:rPr>
        <w:annotationRef/>
      </w:r>
      <w:r>
        <w:t>Even with this description, neither Manooch nor I can figure out what a step result callback sequence name is.</w:t>
      </w:r>
    </w:p>
  </w:comment>
  <w:comment w:id="237" w:author="David Rohacek" w:date="2012-05-15T22:20:00Z" w:initials="DR">
    <w:p w:rsidR="0009796F" w:rsidRDefault="0009796F">
      <w:pPr>
        <w:pStyle w:val="CommentText"/>
      </w:pPr>
      <w:r>
        <w:rPr>
          <w:rStyle w:val="CommentReference"/>
        </w:rPr>
        <w:annotationRef/>
      </w:r>
      <w:r>
        <w:t>I think new thread is OK here.</w:t>
      </w:r>
    </w:p>
  </w:comment>
  <w:comment w:id="238" w:author="David Rohacek" w:date="2012-05-15T22:20:00Z" w:initials="DR">
    <w:p w:rsidR="006D2ABF" w:rsidRDefault="006D2ABF">
      <w:pPr>
        <w:pStyle w:val="CommentText"/>
      </w:pPr>
      <w:r>
        <w:rPr>
          <w:rStyle w:val="CommentReference"/>
        </w:rPr>
        <w:annotationRef/>
      </w:r>
      <w:r>
        <w:t>Should this be “TestStand Notification object”? Using “notification” here is pretty ambiguous.</w:t>
      </w:r>
    </w:p>
  </w:comment>
  <w:comment w:id="239" w:author="Jed Beach" w:date="2012-05-15T22:20:00Z" w:initials="JB">
    <w:p w:rsidR="00D349DE" w:rsidRDefault="00D349DE">
      <w:pPr>
        <w:pStyle w:val="CommentText"/>
      </w:pPr>
      <w:r>
        <w:rPr>
          <w:rStyle w:val="CommentReference"/>
        </w:rPr>
        <w:annotationRef/>
      </w:r>
      <w:r>
        <w:t xml:space="preserve">The “in which” seemed clearly wrong here, but I am not 100% sure “than” is correct either. </w:t>
      </w:r>
    </w:p>
  </w:comment>
  <w:comment w:id="240" w:author="David Rohacek" w:date="2012-05-15T22:20:00Z" w:initials="DR">
    <w:p w:rsidR="006D2ABF" w:rsidRDefault="006D2ABF">
      <w:pPr>
        <w:pStyle w:val="CommentText"/>
      </w:pPr>
      <w:r>
        <w:rPr>
          <w:rStyle w:val="CommentReference"/>
        </w:rPr>
        <w:annotationRef/>
      </w:r>
      <w:r>
        <w:t xml:space="preserve">How about </w:t>
      </w:r>
      <w:proofErr w:type="gramStart"/>
      <w:r>
        <w:t>“ a</w:t>
      </w:r>
      <w:proofErr w:type="gramEnd"/>
      <w:r>
        <w:t xml:space="preserve"> different thread is executing the entry point than is executing the process model” or “the entry point is executing in a different thread than the process model is executing in” or “different threads are executing the callback and the process model”? This is what I was getting at with my other comments on the term “new thread”. </w:t>
      </w:r>
    </w:p>
  </w:comment>
  <w:comment w:id="249" w:author="David Rohacek" w:date="2012-05-15T22:20:00Z" w:initials="DR">
    <w:p w:rsidR="00975B74" w:rsidRDefault="00975B74">
      <w:pPr>
        <w:pStyle w:val="CommentText"/>
      </w:pPr>
      <w:r>
        <w:rPr>
          <w:rStyle w:val="CommentReference"/>
        </w:rPr>
        <w:annotationRef/>
      </w:r>
      <w:r>
        <w:t xml:space="preserve">I assume that there is an end-user consequence to this – is it that the processor cannot process </w:t>
      </w:r>
      <w:proofErr w:type="spellStart"/>
      <w:r>
        <w:t>OnTheFlyResults</w:t>
      </w:r>
      <w:proofErr w:type="spellEnd"/>
      <w:r>
        <w:t xml:space="preserve"> stored in an offline results file? If so, this is the consequence of using the Context parameter and should be documented as such, followed by instructions to the end use to set the property appropriately (so that…, what? The ORPU knows not to invoke the result processor?). If this is all explained elsewhere, a cross-reference to that other documentation would probably be appropriate.</w:t>
      </w:r>
    </w:p>
  </w:comment>
  <w:comment w:id="255" w:author="Jed Beach" w:date="2012-05-15T22:20:00Z" w:initials="JB">
    <w:p w:rsidR="00D349DE" w:rsidRDefault="00D349DE">
      <w:pPr>
        <w:pStyle w:val="CommentText"/>
      </w:pPr>
      <w:r>
        <w:rPr>
          <w:rStyle w:val="CommentReference"/>
        </w:rPr>
        <w:annotationRef/>
      </w:r>
      <w:r>
        <w:t>I still have questions after this explanation:</w:t>
      </w:r>
    </w:p>
    <w:p w:rsidR="00D349DE" w:rsidRDefault="00D349DE">
      <w:pPr>
        <w:pStyle w:val="CommentText"/>
      </w:pPr>
    </w:p>
    <w:p w:rsidR="00D349DE" w:rsidRDefault="00D349DE" w:rsidP="00C86356">
      <w:pPr>
        <w:pStyle w:val="CommentText"/>
        <w:numPr>
          <w:ilvl w:val="0"/>
          <w:numId w:val="30"/>
        </w:numPr>
      </w:pPr>
      <w:r>
        <w:t xml:space="preserve">  How do the values from Pre </w:t>
      </w:r>
      <w:proofErr w:type="gramStart"/>
      <w:r>
        <w:t>UUT  and</w:t>
      </w:r>
      <w:proofErr w:type="gramEnd"/>
      <w:r>
        <w:t xml:space="preserve"> Pre Batch interact in the batch model.</w:t>
      </w:r>
    </w:p>
    <w:p w:rsidR="00D349DE" w:rsidRDefault="00D349DE" w:rsidP="00C86356">
      <w:pPr>
        <w:pStyle w:val="CommentText"/>
        <w:numPr>
          <w:ilvl w:val="0"/>
          <w:numId w:val="30"/>
        </w:numPr>
      </w:pPr>
      <w:r>
        <w:t xml:space="preserve">  If </w:t>
      </w:r>
      <w:proofErr w:type="gramStart"/>
      <w:r>
        <w:t>two plug-ins</w:t>
      </w:r>
      <w:proofErr w:type="gramEnd"/>
      <w:r>
        <w:t xml:space="preserve"> disagree, who wins?  How?</w:t>
      </w:r>
    </w:p>
  </w:comment>
  <w:comment w:id="256" w:author="David Rohacek" w:date="2012-05-15T22:20:00Z" w:initials="DR">
    <w:p w:rsidR="00975B74" w:rsidRDefault="00975B74">
      <w:pPr>
        <w:pStyle w:val="CommentText"/>
      </w:pPr>
      <w:r>
        <w:rPr>
          <w:rStyle w:val="CommentReference"/>
        </w:rPr>
        <w:annotationRef/>
      </w:r>
      <w:r>
        <w:t>Is “generated by” more appropriate than “of the” here?</w:t>
      </w:r>
    </w:p>
  </w:comment>
  <w:comment w:id="257" w:author="Jed Beach" w:date="2012-05-15T22:20:00Z" w:initials="JB">
    <w:p w:rsidR="00D349DE" w:rsidRDefault="00D349DE">
      <w:pPr>
        <w:pStyle w:val="CommentText"/>
      </w:pPr>
      <w:r>
        <w:rPr>
          <w:rStyle w:val="CommentReference"/>
        </w:rPr>
        <w:annotationRef/>
      </w:r>
      <w:r>
        <w:t>Then why bother?</w:t>
      </w:r>
    </w:p>
  </w:comment>
  <w:comment w:id="271" w:author="Jed Beach" w:date="2012-05-15T22:20:00Z" w:initials="JB">
    <w:p w:rsidR="00D349DE" w:rsidRDefault="00D349DE">
      <w:pPr>
        <w:pStyle w:val="CommentText"/>
      </w:pPr>
      <w:r>
        <w:rPr>
          <w:rStyle w:val="CommentReference"/>
        </w:rPr>
        <w:annotationRef/>
      </w:r>
      <w:r>
        <w:t>Are there specific entry points associated with these times?  If so, I think it would make it clearer to reference them.</w:t>
      </w:r>
    </w:p>
  </w:comment>
  <w:comment w:id="272" w:author="Jed Beach" w:date="2012-05-15T22:20:00Z" w:initials="JB">
    <w:p w:rsidR="00D349DE" w:rsidRDefault="00D349DE">
      <w:pPr>
        <w:pStyle w:val="CommentText"/>
      </w:pPr>
      <w:r>
        <w:rPr>
          <w:rStyle w:val="CommentReference"/>
        </w:rPr>
        <w:annotationRef/>
      </w:r>
      <w:r>
        <w:t xml:space="preserve">Same comment as above.  </w:t>
      </w:r>
    </w:p>
    <w:p w:rsidR="00D349DE" w:rsidRDefault="00D349DE">
      <w:pPr>
        <w:pStyle w:val="CommentText"/>
      </w:pPr>
    </w:p>
    <w:p w:rsidR="00D349DE" w:rsidRDefault="00D349DE">
      <w:pPr>
        <w:pStyle w:val="CommentText"/>
      </w:pPr>
    </w:p>
    <w:p w:rsidR="00D349DE" w:rsidRDefault="00D349DE">
      <w:pPr>
        <w:pStyle w:val="CommentText"/>
      </w:pPr>
      <w:r>
        <w:t xml:space="preserve">Also, Perhaps </w:t>
      </w:r>
      <w:proofErr w:type="spellStart"/>
      <w:r>
        <w:t>StartDate</w:t>
      </w:r>
      <w:proofErr w:type="spellEnd"/>
      <w:r>
        <w:t xml:space="preserve"> and </w:t>
      </w:r>
      <w:proofErr w:type="spellStart"/>
      <w:r>
        <w:t>StartTime</w:t>
      </w:r>
      <w:proofErr w:type="spellEnd"/>
      <w:r>
        <w:t xml:space="preserve"> </w:t>
      </w:r>
      <w:proofErr w:type="gramStart"/>
      <w:r>
        <w:t>should  be</w:t>
      </w:r>
      <w:proofErr w:type="gramEnd"/>
      <w:r>
        <w:t xml:space="preserve"> consolidated?</w:t>
      </w:r>
    </w:p>
  </w:comment>
  <w:comment w:id="273" w:author="David Rohacek" w:date="2012-05-15T22:20:00Z" w:initials="DR">
    <w:p w:rsidR="00B2619E" w:rsidRDefault="00B2619E">
      <w:pPr>
        <w:pStyle w:val="CommentText"/>
      </w:pPr>
      <w:r>
        <w:rPr>
          <w:rStyle w:val="CommentReference"/>
        </w:rPr>
        <w:annotationRef/>
      </w:r>
      <w:r>
        <w:t>I assume it is too late to consolidate.</w:t>
      </w:r>
    </w:p>
  </w:comment>
  <w:comment w:id="276" w:author="Jed Beach" w:date="2012-05-15T22:20:00Z" w:initials="JB">
    <w:p w:rsidR="00D349DE" w:rsidRDefault="00D349DE">
      <w:pPr>
        <w:pStyle w:val="CommentText"/>
      </w:pPr>
      <w:r>
        <w:rPr>
          <w:rStyle w:val="CommentReference"/>
        </w:rPr>
        <w:annotationRef/>
      </w:r>
      <w:r>
        <w:t>Should we mention processing on-the-fly results offline by first turning them into a tree?  (Same comment goes for all of the OTF parameters that have this issue.)</w:t>
      </w:r>
    </w:p>
  </w:comment>
  <w:comment w:id="277" w:author="David Rohacek" w:date="2012-05-15T22:20:00Z" w:initials="DR">
    <w:p w:rsidR="00B2619E" w:rsidRDefault="00B2619E">
      <w:pPr>
        <w:pStyle w:val="CommentText"/>
      </w:pPr>
      <w:r>
        <w:rPr>
          <w:rStyle w:val="CommentReference"/>
        </w:rPr>
        <w:annotationRef/>
      </w:r>
      <w:r>
        <w:t>Yes, this is similar to my comment on the same text, above.</w:t>
      </w:r>
    </w:p>
  </w:comment>
  <w:comment w:id="282" w:author="Jed Beach" w:date="2012-05-15T22:20:00Z" w:initials="JB">
    <w:p w:rsidR="00D349DE" w:rsidRDefault="00D349DE">
      <w:pPr>
        <w:pStyle w:val="CommentText"/>
      </w:pPr>
      <w:r>
        <w:rPr>
          <w:rStyle w:val="CommentReference"/>
        </w:rPr>
        <w:annotationRef/>
      </w:r>
      <w:r>
        <w:t>I am assuming it still sets the value correctly, right?  If that is the case, then I think this comment is confusing and should be deleted.  After all, you are always free to ignore this status, even for Post UUT or UUT Done.</w:t>
      </w:r>
    </w:p>
    <w:p w:rsidR="00D349DE" w:rsidRDefault="00D349DE">
      <w:pPr>
        <w:pStyle w:val="CommentText"/>
      </w:pPr>
    </w:p>
    <w:p w:rsidR="00D349DE" w:rsidRDefault="00D349DE">
      <w:pPr>
        <w:pStyle w:val="CommentText"/>
      </w:pPr>
      <w:r>
        <w:t>If the value is actually undefined/meaningless in the Post Batch and Batch Done case, then that must be made explicit.</w:t>
      </w:r>
    </w:p>
  </w:comment>
  <w:comment w:id="288" w:author="Jed Beach" w:date="2012-05-15T22:20:00Z" w:initials="JB">
    <w:p w:rsidR="00D349DE" w:rsidRDefault="00D349DE">
      <w:pPr>
        <w:pStyle w:val="CommentText"/>
      </w:pPr>
      <w:r>
        <w:rPr>
          <w:rStyle w:val="CommentReference"/>
        </w:rPr>
        <w:annotationRef/>
      </w:r>
      <w:r>
        <w:t>A brief note explaining why would be helpful.  (e.g. “This can lead to deadlock…”)</w:t>
      </w:r>
    </w:p>
  </w:comment>
  <w:comment w:id="290" w:author="Jed Beach" w:date="2012-05-15T22:20:00Z" w:initials="JB">
    <w:p w:rsidR="00D349DE" w:rsidRDefault="00D349DE">
      <w:pPr>
        <w:pStyle w:val="CommentText"/>
      </w:pPr>
      <w:r>
        <w:rPr>
          <w:rStyle w:val="CommentReference"/>
        </w:rPr>
        <w:annotationRef/>
      </w:r>
      <w:r>
        <w:t>I am not sure what the grammar books would say about this, by I had trouble reading this correctly without the hyphen.  If the hyphen is wrong, I would just get rid of the “end.”</w:t>
      </w:r>
    </w:p>
  </w:comment>
  <w:comment w:id="291" w:author="David Rohacek" w:date="2012-05-15T22:20:00Z" w:initials="DR">
    <w:p w:rsidR="00C90B84" w:rsidRDefault="00C90B84">
      <w:pPr>
        <w:pStyle w:val="CommentText"/>
      </w:pPr>
      <w:r>
        <w:rPr>
          <w:rStyle w:val="CommentReference"/>
        </w:rPr>
        <w:annotationRef/>
      </w:r>
      <w:r>
        <w:t>I think it is fine without the hyphen.</w:t>
      </w:r>
    </w:p>
  </w:comment>
  <w:comment w:id="293" w:author="Jed Beach" w:date="2012-05-15T22:20:00Z" w:initials="JB">
    <w:p w:rsidR="00D349DE" w:rsidRDefault="00D349DE">
      <w:pPr>
        <w:pStyle w:val="CommentText"/>
      </w:pPr>
      <w:r>
        <w:rPr>
          <w:rStyle w:val="CommentReference"/>
        </w:rPr>
        <w:annotationRef/>
      </w:r>
      <w:r>
        <w:t>It might be helpful to point out this was done to support legacy client sequence files?</w:t>
      </w:r>
    </w:p>
    <w:p w:rsidR="00D349DE" w:rsidRDefault="00D349DE">
      <w:pPr>
        <w:pStyle w:val="CommentText"/>
      </w:pPr>
    </w:p>
  </w:comment>
  <w:comment w:id="294" w:author="jgrey" w:date="2012-05-15T22:20:00Z" w:initials="j">
    <w:p w:rsidR="00D349DE" w:rsidRDefault="00D349DE">
      <w:pPr>
        <w:pStyle w:val="CommentText"/>
      </w:pPr>
      <w:proofErr w:type="gramStart"/>
      <w:r>
        <w:t>to</w:t>
      </w:r>
      <w:proofErr w:type="gramEnd"/>
      <w:r>
        <w:t xml:space="preserve"> reflect the files in the …s (</w:t>
      </w:r>
      <w:hyperlink r:id="rId1" w:history="1">
        <w:r>
          <w:rPr>
            <w:rStyle w:val="Hyperlink"/>
          </w:rPr>
          <w:t>352805</w:t>
        </w:r>
      </w:hyperlink>
      <w:r>
        <w:t>) The car mentions that this note needs to be updated</w:t>
      </w:r>
    </w:p>
  </w:comment>
  <w:comment w:id="297" w:author="David Rohacek" w:date="2012-05-15T22:20:00Z" w:initials="DR">
    <w:p w:rsidR="00C90B84" w:rsidRDefault="00C90B84">
      <w:pPr>
        <w:pStyle w:val="CommentText"/>
      </w:pPr>
      <w:r>
        <w:rPr>
          <w:rStyle w:val="CommentReference"/>
        </w:rPr>
        <w:annotationRef/>
      </w:r>
      <w:r>
        <w:t>Confirm with James that this phraseology is correct.</w:t>
      </w:r>
    </w:p>
  </w:comment>
  <w:comment w:id="295" w:author="Jed Beach" w:date="2012-05-15T22:20:00Z" w:initials="JB">
    <w:p w:rsidR="00D349DE" w:rsidRDefault="00D349DE">
      <w:pPr>
        <w:pStyle w:val="CommentText"/>
      </w:pPr>
      <w:r>
        <w:rPr>
          <w:rStyle w:val="CommentReference"/>
        </w:rPr>
        <w:annotationRef/>
      </w:r>
      <w:r>
        <w:t>I am not quite sure what this paragraph is saying.  I think instead of phrasing this as requirements, we should just give instructions on how to set up callbacks.</w:t>
      </w:r>
    </w:p>
  </w:comment>
  <w:comment w:id="296" w:author="David Rohacek" w:date="2012-05-15T22:20:00Z" w:initials="DR">
    <w:p w:rsidR="00C90B84" w:rsidRDefault="00C90B84">
      <w:pPr>
        <w:pStyle w:val="CommentText"/>
      </w:pPr>
      <w:r>
        <w:rPr>
          <w:rStyle w:val="CommentReference"/>
        </w:rPr>
        <w:annotationRef/>
      </w:r>
      <w:r>
        <w:t xml:space="preserve">Maybe there is a better way to convey this information, but I don’t think we can just give instructions on how to set up callbacks. These are requirements to allow users of process models can set up callbacks. </w:t>
      </w:r>
    </w:p>
  </w:comment>
  <w:comment w:id="302" w:author="Jed Beach" w:date="2012-05-15T22:20:00Z" w:initials="JB">
    <w:p w:rsidR="00D349DE" w:rsidRDefault="00D349DE">
      <w:pPr>
        <w:pStyle w:val="CommentText"/>
      </w:pPr>
      <w:r>
        <w:rPr>
          <w:rStyle w:val="CommentReference"/>
        </w:rPr>
        <w:annotationRef/>
      </w:r>
      <w:r>
        <w:t>What happens if two plug-ins have the same value? Is the order defined?  Is the order alphabetical?</w:t>
      </w:r>
    </w:p>
  </w:comment>
  <w:comment w:id="303" w:author="Jed Beach" w:date="2012-05-15T22:20:00Z" w:initials="JB">
    <w:p w:rsidR="00D349DE" w:rsidRDefault="00D349DE">
      <w:pPr>
        <w:pStyle w:val="CommentText"/>
      </w:pPr>
      <w:r>
        <w:rPr>
          <w:rStyle w:val="CommentReference"/>
        </w:rPr>
        <w:annotationRef/>
      </w:r>
      <w:r>
        <w:t>Same comment.  What happens for ties?</w:t>
      </w:r>
    </w:p>
  </w:comment>
  <w:comment w:id="305" w:author="Jed Beach" w:date="2012-05-15T22:20:00Z" w:initials="JB">
    <w:p w:rsidR="00D349DE" w:rsidRDefault="00D349DE">
      <w:pPr>
        <w:pStyle w:val="CommentText"/>
      </w:pPr>
      <w:r>
        <w:rPr>
          <w:rStyle w:val="CommentReference"/>
        </w:rPr>
        <w:annotationRef/>
      </w:r>
      <w:r>
        <w:t>Similar comment to previous comments.  There are multiple subproperties with this name.  Should we disambiguate here?</w:t>
      </w:r>
    </w:p>
  </w:comment>
  <w:comment w:id="317" w:author="David Rohacek" w:date="2012-05-15T22:20:00Z" w:initials="DR">
    <w:p w:rsidR="00510282" w:rsidRDefault="00510282">
      <w:pPr>
        <w:pStyle w:val="CommentText"/>
      </w:pPr>
      <w:r>
        <w:rPr>
          <w:rStyle w:val="CommentReference"/>
        </w:rPr>
        <w:annotationRef/>
      </w:r>
      <w:r>
        <w:t xml:space="preserve">Do we need to warn users about synchronization issues related to accessing or modifying </w:t>
      </w:r>
      <w:proofErr w:type="spellStart"/>
      <w:r>
        <w:t>RuntimeVariables</w:t>
      </w:r>
      <w:proofErr w:type="spellEnd"/>
      <w:r>
        <w:t xml:space="preserve"> at run time?</w:t>
      </w:r>
    </w:p>
  </w:comment>
  <w:comment w:id="319" w:author="Jed Beach" w:date="2012-05-15T22:20:00Z" w:initials="JB">
    <w:p w:rsidR="00D349DE" w:rsidRDefault="00D349DE">
      <w:pPr>
        <w:pStyle w:val="CommentText"/>
      </w:pPr>
      <w:r>
        <w:rPr>
          <w:rStyle w:val="CommentReference"/>
        </w:rPr>
        <w:annotationRef/>
      </w:r>
      <w:r>
        <w:rPr>
          <w:rStyle w:val="CommentReference"/>
        </w:rPr>
        <w:t>Is this case sensitive?</w:t>
      </w:r>
    </w:p>
  </w:comment>
  <w:comment w:id="320" w:author="Jed Beach" w:date="2012-05-15T22:20:00Z" w:initials="JB">
    <w:p w:rsidR="00D349DE" w:rsidRDefault="00D349DE">
      <w:pPr>
        <w:pStyle w:val="CommentText"/>
      </w:pPr>
      <w:r>
        <w:rPr>
          <w:rStyle w:val="CommentReference"/>
        </w:rPr>
        <w:annotationRef/>
      </w:r>
      <w:r>
        <w:t>Is this a recommended naming convention, or is it constructed programmatically?</w:t>
      </w:r>
    </w:p>
  </w:comment>
  <w:comment w:id="326" w:author="Jed Beach" w:date="2012-05-15T22:20:00Z" w:initials="JB">
    <w:p w:rsidR="00D349DE" w:rsidRDefault="00D349DE">
      <w:pPr>
        <w:pStyle w:val="CommentText"/>
      </w:pPr>
      <w:r>
        <w:rPr>
          <w:rStyle w:val="CommentReference"/>
        </w:rPr>
        <w:annotationRef/>
      </w:r>
      <w:r>
        <w:t>Consider removing this.  As I read this, the implication is that some sort of profiling occurs to decide which operations are performed in a new thread.  Deleting the word seems wrong too, however, because that would indicate all operations were performed in new threads.</w:t>
      </w:r>
    </w:p>
  </w:comment>
  <w:comment w:id="327" w:author="David Rohacek" w:date="2012-05-15T22:20:00Z" w:initials="DR">
    <w:p w:rsidR="00510282" w:rsidRDefault="00510282">
      <w:pPr>
        <w:pStyle w:val="CommentText"/>
      </w:pPr>
      <w:r>
        <w:rPr>
          <w:rStyle w:val="CommentReference"/>
        </w:rPr>
        <w:annotationRef/>
      </w:r>
      <w:r>
        <w:t xml:space="preserve">Is it more accurate to state “Specifies whether the plug-in may perform some operations in separate threads.”? </w:t>
      </w:r>
      <w:r w:rsidR="00BB2A8B">
        <w:t xml:space="preserve">Which actor (plug-in or process model) actually creates new threads and how does the model know which operations to do it for? By contrast, the description of </w:t>
      </w:r>
      <w:proofErr w:type="spellStart"/>
      <w:r w:rsidR="00BB2A8B" w:rsidRPr="00B178A2">
        <w:rPr>
          <w:rStyle w:val="Monospace"/>
        </w:rPr>
        <w:t>UseDefaultNewThreadImplementation</w:t>
      </w:r>
      <w:proofErr w:type="spellEnd"/>
      <w:r w:rsidR="00BB2A8B">
        <w:t xml:space="preserve"> is clear on this issue. </w:t>
      </w:r>
    </w:p>
  </w:comment>
  <w:comment w:id="328" w:author="Jed Beach" w:date="2012-05-15T22:20:00Z" w:initials="JB">
    <w:p w:rsidR="00D349DE" w:rsidRDefault="00D349DE">
      <w:pPr>
        <w:pStyle w:val="CommentText"/>
      </w:pPr>
      <w:r>
        <w:rPr>
          <w:rStyle w:val="CommentReference"/>
        </w:rPr>
        <w:annotationRef/>
      </w:r>
      <w:r>
        <w:t>Should this be “plug-ins”, not “result processors?”</w:t>
      </w:r>
    </w:p>
  </w:comment>
  <w:comment w:id="329" w:author="Jed Beach" w:date="2012-05-15T22:20:00Z" w:initials="JB">
    <w:p w:rsidR="00D349DE" w:rsidRDefault="00D349DE">
      <w:pPr>
        <w:pStyle w:val="CommentText"/>
      </w:pPr>
      <w:r>
        <w:rPr>
          <w:rStyle w:val="CommentReference"/>
        </w:rPr>
        <w:annotationRef/>
      </w:r>
      <w:r>
        <w:t>Feature recommendation for James.  Should these arrays not be passed based on this Boolean?  I think that would help users.</w:t>
      </w:r>
    </w:p>
  </w:comment>
  <w:comment w:id="330" w:author="Jed Beach" w:date="2012-05-15T22:20:00Z" w:initials="JB">
    <w:p w:rsidR="00D349DE" w:rsidRDefault="00D349DE">
      <w:pPr>
        <w:pStyle w:val="CommentText"/>
      </w:pPr>
      <w:r>
        <w:rPr>
          <w:rStyle w:val="CommentReference"/>
        </w:rPr>
        <w:annotationRef/>
      </w:r>
      <w:r>
        <w:t xml:space="preserve">Should we note the reason for setting this value dynamically is to cover the case of a renamed plug-in sequence file?   </w:t>
      </w:r>
      <w:proofErr w:type="gramStart"/>
      <w:r>
        <w:t>Is  that</w:t>
      </w:r>
      <w:proofErr w:type="gramEnd"/>
      <w:r>
        <w:t xml:space="preserve"> obvious?</w:t>
      </w:r>
    </w:p>
  </w:comment>
  <w:comment w:id="331" w:author="Jed Beach" w:date="2012-05-15T22:20:00Z" w:initials="JB">
    <w:p w:rsidR="00D349DE" w:rsidRDefault="00D349DE">
      <w:pPr>
        <w:pStyle w:val="CommentText"/>
      </w:pPr>
      <w:r>
        <w:rPr>
          <w:rStyle w:val="CommentReference"/>
        </w:rPr>
        <w:annotationRef/>
      </w:r>
      <w:r>
        <w:rPr>
          <w:rStyle w:val="CommentReference"/>
        </w:rPr>
        <w:t>Who generates this?</w:t>
      </w:r>
    </w:p>
  </w:comment>
  <w:comment w:id="332" w:author="Jed Beach" w:date="2012-05-15T22:20:00Z" w:initials="JB">
    <w:p w:rsidR="00D349DE" w:rsidRDefault="00D349DE">
      <w:pPr>
        <w:pStyle w:val="CommentText"/>
      </w:pPr>
      <w:r>
        <w:rPr>
          <w:rStyle w:val="CommentReference"/>
        </w:rPr>
        <w:annotationRef/>
      </w:r>
      <w:r>
        <w:t>What happens in the case of a tie?</w:t>
      </w:r>
    </w:p>
  </w:comment>
  <w:comment w:id="334" w:author="Jed Beach" w:date="2012-05-15T22:20:00Z" w:initials="JB">
    <w:p w:rsidR="00D349DE" w:rsidRDefault="00D349DE">
      <w:pPr>
        <w:pStyle w:val="CommentText"/>
      </w:pPr>
      <w:r>
        <w:rPr>
          <w:rStyle w:val="CommentReference"/>
        </w:rPr>
        <w:annotationRef/>
      </w:r>
      <w:r>
        <w:t>Should we add a note here emphasizing the difference between this and the plug-in specific run-time variables?</w:t>
      </w:r>
    </w:p>
    <w:p w:rsidR="00D349DE" w:rsidRDefault="00D349DE">
      <w:pPr>
        <w:pStyle w:val="CommentText"/>
      </w:pPr>
    </w:p>
    <w:p w:rsidR="00D349DE" w:rsidRDefault="00D349DE">
      <w:pPr>
        <w:pStyle w:val="CommentText"/>
      </w:pPr>
      <w:r>
        <w:t>Also, should we add emphasis that these properties should not be changed by the plug-in?</w:t>
      </w:r>
    </w:p>
  </w:comment>
  <w:comment w:id="335" w:author="David Rohacek" w:date="2012-05-15T22:21:00Z" w:initials="DR">
    <w:p w:rsidR="00B04A18" w:rsidRDefault="00B04A18">
      <w:pPr>
        <w:pStyle w:val="CommentText"/>
      </w:pPr>
      <w:r>
        <w:rPr>
          <w:rStyle w:val="CommentReference"/>
        </w:rPr>
        <w:annotationRef/>
      </w:r>
      <w:r>
        <w:t>I had the same thought on the emphasizing that only the model change these properties.</w:t>
      </w:r>
    </w:p>
  </w:comment>
  <w:comment w:id="336" w:author="Jed Beach" w:date="2012-05-15T22:20:00Z" w:initials="JB">
    <w:p w:rsidR="00D349DE" w:rsidRDefault="00D349DE">
      <w:pPr>
        <w:pStyle w:val="CommentText"/>
      </w:pPr>
      <w:r>
        <w:rPr>
          <w:rStyle w:val="CommentReference"/>
        </w:rPr>
        <w:annotationRef/>
      </w:r>
      <w:r>
        <w:t xml:space="preserve">I find this very confusing.  I think it would be better without this phrase.  Perhaps we could provide a fully qualified property path to </w:t>
      </w:r>
      <w:proofErr w:type="spellStart"/>
      <w:r>
        <w:t>Plugins</w:t>
      </w:r>
      <w:proofErr w:type="spellEnd"/>
      <w:r>
        <w:t>?</w:t>
      </w:r>
    </w:p>
  </w:comment>
  <w:comment w:id="337" w:author="Jed Beach" w:date="2012-05-15T22:20:00Z" w:initials="JB">
    <w:p w:rsidR="00D349DE" w:rsidRDefault="00D349DE">
      <w:pPr>
        <w:pStyle w:val="CommentText"/>
      </w:pPr>
      <w:r>
        <w:rPr>
          <w:rStyle w:val="CommentReference"/>
        </w:rPr>
        <w:annotationRef/>
      </w:r>
      <w:r>
        <w:t>Do we need a comment about making sure this is Nothing if we insert a plug-in into the &lt;</w:t>
      </w:r>
      <w:proofErr w:type="spellStart"/>
      <w:r>
        <w:t>NI_ModelPluginConfiguration</w:t>
      </w:r>
      <w:proofErr w:type="spellEnd"/>
      <w:r>
        <w:t>&gt;.</w:t>
      </w:r>
      <w:proofErr w:type="spellStart"/>
      <w:r>
        <w:t>Plugins</w:t>
      </w:r>
      <w:proofErr w:type="spellEnd"/>
      <w:r>
        <w:t xml:space="preserve"> array similar to the comment for </w:t>
      </w:r>
      <w:proofErr w:type="spellStart"/>
      <w:r>
        <w:t>InitializationState</w:t>
      </w:r>
      <w:proofErr w:type="spellEnd"/>
      <w:r>
        <w:t xml:space="preserve"> below?</w:t>
      </w:r>
    </w:p>
  </w:comment>
  <w:comment w:id="339" w:author="Jed Beach" w:date="2012-05-15T22:20:00Z" w:initials="JB">
    <w:p w:rsidR="00D349DE" w:rsidRDefault="00D349DE">
      <w:pPr>
        <w:pStyle w:val="CommentText"/>
      </w:pPr>
      <w:r>
        <w:rPr>
          <w:rStyle w:val="CommentReference"/>
        </w:rPr>
        <w:annotationRef/>
      </w:r>
      <w:r>
        <w:t>Do we need a comment about making sure this is Nothing if we insert a plug-in into the &lt;</w:t>
      </w:r>
      <w:proofErr w:type="spellStart"/>
      <w:r>
        <w:t>NI_ModelPluginConfiguration</w:t>
      </w:r>
      <w:proofErr w:type="spellEnd"/>
      <w:r>
        <w:t>&gt;.</w:t>
      </w:r>
      <w:proofErr w:type="spellStart"/>
      <w:r>
        <w:t>Plugins</w:t>
      </w:r>
      <w:proofErr w:type="spellEnd"/>
      <w:r>
        <w:t xml:space="preserve"> array similar to the comment for </w:t>
      </w:r>
      <w:proofErr w:type="spellStart"/>
      <w:r>
        <w:t>InitializationState</w:t>
      </w:r>
      <w:proofErr w:type="spellEnd"/>
      <w:r>
        <w:t xml:space="preserve"> above?</w:t>
      </w:r>
    </w:p>
  </w:comment>
  <w:comment w:id="340" w:author="Jed Beach" w:date="2012-05-15T22:20:00Z" w:initials="JB">
    <w:p w:rsidR="00D349DE" w:rsidRDefault="00D349DE">
      <w:pPr>
        <w:pStyle w:val="CommentText"/>
      </w:pPr>
      <w:r>
        <w:rPr>
          <w:rStyle w:val="CommentReference"/>
        </w:rPr>
        <w:annotationRef/>
      </w:r>
      <w:r>
        <w:t>Do we need a comment about making sure this is an empty string if we insert a plug-in into the &lt;</w:t>
      </w:r>
      <w:proofErr w:type="spellStart"/>
      <w:r>
        <w:t>NI_ModelPluginConfiguration</w:t>
      </w:r>
      <w:proofErr w:type="spellEnd"/>
      <w:r>
        <w:t>&gt;.</w:t>
      </w:r>
      <w:proofErr w:type="spellStart"/>
      <w:r>
        <w:t>Plugins</w:t>
      </w:r>
      <w:proofErr w:type="spellEnd"/>
      <w:r>
        <w:t xml:space="preserve"> array similar to the comment for </w:t>
      </w:r>
      <w:proofErr w:type="spellStart"/>
      <w:r>
        <w:t>InitializationState</w:t>
      </w:r>
      <w:proofErr w:type="spellEnd"/>
      <w:r>
        <w:t xml:space="preserve"> above?</w:t>
      </w:r>
    </w:p>
  </w:comment>
  <w:comment w:id="341" w:author="Jed Beach" w:date="2012-05-15T22:20:00Z" w:initials="JB">
    <w:p w:rsidR="00D349DE" w:rsidRDefault="00D349DE">
      <w:pPr>
        <w:pStyle w:val="CommentText"/>
      </w:pPr>
      <w:r>
        <w:rPr>
          <w:rStyle w:val="CommentReference"/>
        </w:rPr>
        <w:annotationRef/>
      </w:r>
      <w:r>
        <w:t>Do we need a comment about making sure this is empty if we insert a plug-in into the &lt;</w:t>
      </w:r>
      <w:proofErr w:type="spellStart"/>
      <w:r>
        <w:t>NI_ModelPluginConfiguration</w:t>
      </w:r>
      <w:proofErr w:type="spellEnd"/>
      <w:r>
        <w:t>&gt;.</w:t>
      </w:r>
      <w:proofErr w:type="spellStart"/>
      <w:r>
        <w:t>Plugins</w:t>
      </w:r>
      <w:proofErr w:type="spellEnd"/>
      <w:r>
        <w:t xml:space="preserve"> array similar to the comment for </w:t>
      </w:r>
      <w:proofErr w:type="spellStart"/>
      <w:r>
        <w:t>InitializationState</w:t>
      </w:r>
      <w:proofErr w:type="spellEnd"/>
      <w:r>
        <w:t xml:space="preserve"> above?</w:t>
      </w:r>
    </w:p>
  </w:comment>
  <w:comment w:id="342" w:author="David Rohacek" w:date="2012-05-15T22:24:00Z" w:initials="DR">
    <w:p w:rsidR="00B04A18" w:rsidRDefault="00B04A18">
      <w:pPr>
        <w:pStyle w:val="CommentText"/>
      </w:pPr>
      <w:r>
        <w:rPr>
          <w:rStyle w:val="CommentReference"/>
        </w:rPr>
        <w:annotationRef/>
      </w:r>
      <w:r>
        <w:t xml:space="preserve">Shouldn’t this be </w:t>
      </w:r>
      <w:proofErr w:type="spellStart"/>
      <w:r w:rsidRPr="00B04A18">
        <w:t>ModelPluginPerSocketRuntimeVariables</w:t>
      </w:r>
      <w:proofErr w:type="spellEnd"/>
      <w:r>
        <w:t>?</w:t>
      </w:r>
    </w:p>
  </w:comment>
  <w:comment w:id="345" w:author="Jed Beach" w:date="2012-05-15T22:20:00Z" w:initials="JB">
    <w:p w:rsidR="00D349DE" w:rsidRDefault="00D349DE">
      <w:pPr>
        <w:pStyle w:val="CommentText"/>
      </w:pPr>
      <w:r>
        <w:rPr>
          <w:rStyle w:val="CommentReference"/>
        </w:rPr>
        <w:annotationRef/>
      </w:r>
      <w:r>
        <w:t>Double check with James on this.</w:t>
      </w:r>
    </w:p>
  </w:comment>
  <w:comment w:id="348" w:author="David Rohacek" w:date="2012-05-15T22:29:00Z" w:initials="DR">
    <w:p w:rsidR="00B04A18" w:rsidRDefault="00B04A18">
      <w:pPr>
        <w:pStyle w:val="CommentText"/>
      </w:pPr>
      <w:r>
        <w:rPr>
          <w:rStyle w:val="CommentReference"/>
        </w:rPr>
        <w:annotationRef/>
      </w:r>
      <w:r>
        <w:t>Can we provide some basic guidance on how to enforce the above requirements (e.g., use TestStand Synchronization objects, such as ... to…)?</w:t>
      </w:r>
    </w:p>
  </w:comment>
  <w:comment w:id="355" w:author="Jed Beach" w:date="2012-05-15T22:20:00Z" w:initials="JB">
    <w:p w:rsidR="00D349DE" w:rsidRDefault="00D349DE">
      <w:pPr>
        <w:pStyle w:val="CommentText"/>
      </w:pPr>
      <w:r>
        <w:rPr>
          <w:rStyle w:val="CommentReference"/>
        </w:rPr>
        <w:annotationRef/>
      </w:r>
      <w:r>
        <w:t>Is this only within the file or globally?  I guess it must be global.</w:t>
      </w:r>
    </w:p>
  </w:comment>
  <w:comment w:id="356" w:author="Jed Beach" w:date="2012-05-15T22:20:00Z" w:initials="JB">
    <w:p w:rsidR="00D349DE" w:rsidRDefault="00D349DE">
      <w:pPr>
        <w:pStyle w:val="CommentText"/>
      </w:pPr>
      <w:r>
        <w:rPr>
          <w:rStyle w:val="CommentReference"/>
        </w:rPr>
        <w:annotationRef/>
      </w:r>
      <w:r>
        <w:t>Is this only within the file, or globally?  I assume it is only within the file.</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A1C9A" w:rsidRDefault="00EA1C9A" w:rsidP="00EB118C">
      <w:r>
        <w:separator/>
      </w:r>
    </w:p>
  </w:endnote>
  <w:endnote w:type="continuationSeparator" w:id="0">
    <w:p w:rsidR="00EA1C9A" w:rsidRDefault="00EA1C9A" w:rsidP="00EB118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MS Shell Dlg">
    <w:panose1 w:val="00000000000000000000"/>
    <w:charset w:val="00"/>
    <w:family w:val="auto"/>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9DE" w:rsidRPr="00CB63F1" w:rsidRDefault="00D349DE" w:rsidP="00CB63F1">
    <w:pPr>
      <w:pStyle w:val="Footer"/>
      <w:ind w:left="-720"/>
      <w:rPr>
        <w:sz w:val="20"/>
      </w:rPr>
    </w:pPr>
    <w:r w:rsidRPr="00CB63F1">
      <w:rPr>
        <w:sz w:val="20"/>
      </w:rPr>
      <w:t>©2012 National Instruments Corporation. All rights reserved.</w:t>
    </w:r>
  </w:p>
  <w:p w:rsidR="00D349DE" w:rsidRDefault="00D349D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A1C9A" w:rsidRDefault="00EA1C9A" w:rsidP="00EB118C">
      <w:r>
        <w:separator/>
      </w:r>
    </w:p>
  </w:footnote>
  <w:footnote w:type="continuationSeparator" w:id="0">
    <w:p w:rsidR="00EA1C9A" w:rsidRDefault="00EA1C9A" w:rsidP="00EB118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32865610"/>
      <w:docPartObj>
        <w:docPartGallery w:val="Watermarks"/>
        <w:docPartUnique/>
      </w:docPartObj>
    </w:sdtPr>
    <w:sdtContent>
      <w:p w:rsidR="00D349DE" w:rsidRDefault="00D349DE">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2894720" o:spid="_x0000_s2049" type="#_x0000_t136" style="position:absolute;margin-left:0;margin-top:0;width:494.9pt;height:164.95pt;rotation:315;z-index:-251658752;mso-position-horizontal:center;mso-position-horizontal-relative:margin;mso-position-vertical:center;mso-position-vertical-relative:margin" o:allowincell="f" fillcolor="silver" stroked="f">
              <v:fill opacity=".5"/>
              <v:textpath style="font-family:&quot;Calibri&quot;;font-size:1pt" string="Preliminary"/>
              <w10:wrap anchorx="margin" anchory="margin"/>
            </v:shape>
          </w:pict>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3759F"/>
    <w:multiLevelType w:val="hybridMultilevel"/>
    <w:tmpl w:val="4F7A61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551201E"/>
    <w:multiLevelType w:val="hybridMultilevel"/>
    <w:tmpl w:val="ACD2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C93EDF"/>
    <w:multiLevelType w:val="hybridMultilevel"/>
    <w:tmpl w:val="60ECD0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FE04948"/>
    <w:multiLevelType w:val="hybridMultilevel"/>
    <w:tmpl w:val="48265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151C0A"/>
    <w:multiLevelType w:val="hybridMultilevel"/>
    <w:tmpl w:val="5DA276D8"/>
    <w:lvl w:ilvl="0" w:tplc="6B621992">
      <w:numFmt w:val="bullet"/>
      <w:lvlText w:val="-"/>
      <w:lvlJc w:val="left"/>
      <w:pPr>
        <w:ind w:left="1800" w:hanging="360"/>
      </w:pPr>
      <w:rPr>
        <w:rFonts w:ascii="Calibri" w:eastAsia="Times New Roman"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113B2AF3"/>
    <w:multiLevelType w:val="hybridMultilevel"/>
    <w:tmpl w:val="E5AC84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67840BD"/>
    <w:multiLevelType w:val="hybridMultilevel"/>
    <w:tmpl w:val="98963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AF667E"/>
    <w:multiLevelType w:val="hybridMultilevel"/>
    <w:tmpl w:val="87564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82B70A3"/>
    <w:multiLevelType w:val="hybridMultilevel"/>
    <w:tmpl w:val="F8A0C2E4"/>
    <w:lvl w:ilvl="0" w:tplc="04090001">
      <w:start w:val="1"/>
      <w:numFmt w:val="bullet"/>
      <w:lvlText w:val=""/>
      <w:lvlJc w:val="left"/>
      <w:pPr>
        <w:ind w:left="753" w:hanging="360"/>
      </w:pPr>
      <w:rPr>
        <w:rFonts w:ascii="Symbol" w:hAnsi="Symbol" w:hint="default"/>
      </w:rPr>
    </w:lvl>
    <w:lvl w:ilvl="1" w:tplc="04090003" w:tentative="1">
      <w:start w:val="1"/>
      <w:numFmt w:val="bullet"/>
      <w:lvlText w:val="o"/>
      <w:lvlJc w:val="left"/>
      <w:pPr>
        <w:ind w:left="1473" w:hanging="360"/>
      </w:pPr>
      <w:rPr>
        <w:rFonts w:ascii="Courier New" w:hAnsi="Courier New" w:cs="Courier New" w:hint="default"/>
      </w:rPr>
    </w:lvl>
    <w:lvl w:ilvl="2" w:tplc="04090005" w:tentative="1">
      <w:start w:val="1"/>
      <w:numFmt w:val="bullet"/>
      <w:lvlText w:val=""/>
      <w:lvlJc w:val="left"/>
      <w:pPr>
        <w:ind w:left="2193" w:hanging="360"/>
      </w:pPr>
      <w:rPr>
        <w:rFonts w:ascii="Wingdings" w:hAnsi="Wingdings" w:hint="default"/>
      </w:rPr>
    </w:lvl>
    <w:lvl w:ilvl="3" w:tplc="04090001" w:tentative="1">
      <w:start w:val="1"/>
      <w:numFmt w:val="bullet"/>
      <w:lvlText w:val=""/>
      <w:lvlJc w:val="left"/>
      <w:pPr>
        <w:ind w:left="2913" w:hanging="360"/>
      </w:pPr>
      <w:rPr>
        <w:rFonts w:ascii="Symbol" w:hAnsi="Symbol" w:hint="default"/>
      </w:rPr>
    </w:lvl>
    <w:lvl w:ilvl="4" w:tplc="04090003" w:tentative="1">
      <w:start w:val="1"/>
      <w:numFmt w:val="bullet"/>
      <w:lvlText w:val="o"/>
      <w:lvlJc w:val="left"/>
      <w:pPr>
        <w:ind w:left="3633" w:hanging="360"/>
      </w:pPr>
      <w:rPr>
        <w:rFonts w:ascii="Courier New" w:hAnsi="Courier New" w:cs="Courier New" w:hint="default"/>
      </w:rPr>
    </w:lvl>
    <w:lvl w:ilvl="5" w:tplc="04090005" w:tentative="1">
      <w:start w:val="1"/>
      <w:numFmt w:val="bullet"/>
      <w:lvlText w:val=""/>
      <w:lvlJc w:val="left"/>
      <w:pPr>
        <w:ind w:left="4353" w:hanging="360"/>
      </w:pPr>
      <w:rPr>
        <w:rFonts w:ascii="Wingdings" w:hAnsi="Wingdings" w:hint="default"/>
      </w:rPr>
    </w:lvl>
    <w:lvl w:ilvl="6" w:tplc="04090001" w:tentative="1">
      <w:start w:val="1"/>
      <w:numFmt w:val="bullet"/>
      <w:lvlText w:val=""/>
      <w:lvlJc w:val="left"/>
      <w:pPr>
        <w:ind w:left="5073" w:hanging="360"/>
      </w:pPr>
      <w:rPr>
        <w:rFonts w:ascii="Symbol" w:hAnsi="Symbol" w:hint="default"/>
      </w:rPr>
    </w:lvl>
    <w:lvl w:ilvl="7" w:tplc="04090003" w:tentative="1">
      <w:start w:val="1"/>
      <w:numFmt w:val="bullet"/>
      <w:lvlText w:val="o"/>
      <w:lvlJc w:val="left"/>
      <w:pPr>
        <w:ind w:left="5793" w:hanging="360"/>
      </w:pPr>
      <w:rPr>
        <w:rFonts w:ascii="Courier New" w:hAnsi="Courier New" w:cs="Courier New" w:hint="default"/>
      </w:rPr>
    </w:lvl>
    <w:lvl w:ilvl="8" w:tplc="04090005" w:tentative="1">
      <w:start w:val="1"/>
      <w:numFmt w:val="bullet"/>
      <w:lvlText w:val=""/>
      <w:lvlJc w:val="left"/>
      <w:pPr>
        <w:ind w:left="6513" w:hanging="360"/>
      </w:pPr>
      <w:rPr>
        <w:rFonts w:ascii="Wingdings" w:hAnsi="Wingdings" w:hint="default"/>
      </w:rPr>
    </w:lvl>
  </w:abstractNum>
  <w:abstractNum w:abstractNumId="9">
    <w:nsid w:val="1CA229C8"/>
    <w:multiLevelType w:val="hybridMultilevel"/>
    <w:tmpl w:val="C7766C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3C62C2D"/>
    <w:multiLevelType w:val="hybridMultilevel"/>
    <w:tmpl w:val="8DAEBA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F93627B"/>
    <w:multiLevelType w:val="hybridMultilevel"/>
    <w:tmpl w:val="A05091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365D44A5"/>
    <w:multiLevelType w:val="hybridMultilevel"/>
    <w:tmpl w:val="7C9E5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C803A3F"/>
    <w:multiLevelType w:val="hybridMultilevel"/>
    <w:tmpl w:val="6616D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DAB7DAB"/>
    <w:multiLevelType w:val="hybridMultilevel"/>
    <w:tmpl w:val="D7E29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EF16CFF"/>
    <w:multiLevelType w:val="hybridMultilevel"/>
    <w:tmpl w:val="9AE84A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40A00156"/>
    <w:multiLevelType w:val="hybridMultilevel"/>
    <w:tmpl w:val="D602B6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41D95232"/>
    <w:multiLevelType w:val="hybridMultilevel"/>
    <w:tmpl w:val="002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6364146"/>
    <w:multiLevelType w:val="hybridMultilevel"/>
    <w:tmpl w:val="EF8EC88E"/>
    <w:lvl w:ilvl="0" w:tplc="478E684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87C007B"/>
    <w:multiLevelType w:val="hybridMultilevel"/>
    <w:tmpl w:val="C0F881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D146EA16">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8D66FCD"/>
    <w:multiLevelType w:val="hybridMultilevel"/>
    <w:tmpl w:val="B7026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B14138B"/>
    <w:multiLevelType w:val="hybridMultilevel"/>
    <w:tmpl w:val="CCB495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4E445ED6"/>
    <w:multiLevelType w:val="hybridMultilevel"/>
    <w:tmpl w:val="60C01D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3B33EDE"/>
    <w:multiLevelType w:val="hybridMultilevel"/>
    <w:tmpl w:val="08F4C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91F205F"/>
    <w:multiLevelType w:val="hybridMultilevel"/>
    <w:tmpl w:val="FDFE8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99079B5"/>
    <w:multiLevelType w:val="hybridMultilevel"/>
    <w:tmpl w:val="04CE8F5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B7D5D12"/>
    <w:multiLevelType w:val="hybridMultilevel"/>
    <w:tmpl w:val="A98AB0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736A7958"/>
    <w:multiLevelType w:val="hybridMultilevel"/>
    <w:tmpl w:val="D5AE35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3792F7C"/>
    <w:multiLevelType w:val="hybridMultilevel"/>
    <w:tmpl w:val="E6E6C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44719B5"/>
    <w:multiLevelType w:val="hybridMultilevel"/>
    <w:tmpl w:val="F11C7F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4"/>
  </w:num>
  <w:num w:numId="2">
    <w:abstractNumId w:val="19"/>
  </w:num>
  <w:num w:numId="3">
    <w:abstractNumId w:val="11"/>
  </w:num>
  <w:num w:numId="4">
    <w:abstractNumId w:val="10"/>
  </w:num>
  <w:num w:numId="5">
    <w:abstractNumId w:val="28"/>
  </w:num>
  <w:num w:numId="6">
    <w:abstractNumId w:val="27"/>
  </w:num>
  <w:num w:numId="7">
    <w:abstractNumId w:val="13"/>
  </w:num>
  <w:num w:numId="8">
    <w:abstractNumId w:val="9"/>
  </w:num>
  <w:num w:numId="9">
    <w:abstractNumId w:val="22"/>
  </w:num>
  <w:num w:numId="10">
    <w:abstractNumId w:val="18"/>
  </w:num>
  <w:num w:numId="11">
    <w:abstractNumId w:val="23"/>
  </w:num>
  <w:num w:numId="12">
    <w:abstractNumId w:val="25"/>
  </w:num>
  <w:num w:numId="13">
    <w:abstractNumId w:val="3"/>
  </w:num>
  <w:num w:numId="14">
    <w:abstractNumId w:val="5"/>
  </w:num>
  <w:num w:numId="15">
    <w:abstractNumId w:val="8"/>
  </w:num>
  <w:num w:numId="16">
    <w:abstractNumId w:val="2"/>
  </w:num>
  <w:num w:numId="17">
    <w:abstractNumId w:val="1"/>
  </w:num>
  <w:num w:numId="18">
    <w:abstractNumId w:val="26"/>
  </w:num>
  <w:num w:numId="19">
    <w:abstractNumId w:val="29"/>
  </w:num>
  <w:num w:numId="20">
    <w:abstractNumId w:val="15"/>
  </w:num>
  <w:num w:numId="21">
    <w:abstractNumId w:val="0"/>
  </w:num>
  <w:num w:numId="22">
    <w:abstractNumId w:val="16"/>
  </w:num>
  <w:num w:numId="23">
    <w:abstractNumId w:val="21"/>
  </w:num>
  <w:num w:numId="24">
    <w:abstractNumId w:val="17"/>
  </w:num>
  <w:num w:numId="25">
    <w:abstractNumId w:val="6"/>
  </w:num>
  <w:num w:numId="26">
    <w:abstractNumId w:val="12"/>
  </w:num>
  <w:num w:numId="27">
    <w:abstractNumId w:val="14"/>
  </w:num>
  <w:num w:numId="28">
    <w:abstractNumId w:val="20"/>
  </w:num>
  <w:num w:numId="29">
    <w:abstractNumId w:val="4"/>
  </w:num>
  <w:num w:numId="3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36"/>
  <w:doNotDisplayPageBoundaries/>
  <w:proofState w:spelling="clean" w:grammar="clean"/>
  <w:trackRevisions/>
  <w:defaultTabStop w:val="720"/>
  <w:characterSpacingControl w:val="doNotCompress"/>
  <w:hdrShapeDefaults>
    <o:shapedefaults v:ext="edit" spidmax="84994"/>
    <o:shapelayout v:ext="edit">
      <o:idmap v:ext="edit" data="2"/>
    </o:shapelayout>
  </w:hdrShapeDefaults>
  <w:footnotePr>
    <w:footnote w:id="-1"/>
    <w:footnote w:id="0"/>
  </w:footnotePr>
  <w:endnotePr>
    <w:endnote w:id="-1"/>
    <w:endnote w:id="0"/>
  </w:endnotePr>
  <w:compat/>
  <w:rsids>
    <w:rsidRoot w:val="000A57AD"/>
    <w:rsid w:val="00000449"/>
    <w:rsid w:val="00002776"/>
    <w:rsid w:val="00002F57"/>
    <w:rsid w:val="00005028"/>
    <w:rsid w:val="00013A0F"/>
    <w:rsid w:val="000171E8"/>
    <w:rsid w:val="000215EF"/>
    <w:rsid w:val="0002366E"/>
    <w:rsid w:val="0002439D"/>
    <w:rsid w:val="000269D9"/>
    <w:rsid w:val="00030BCC"/>
    <w:rsid w:val="00031BA7"/>
    <w:rsid w:val="00031C2C"/>
    <w:rsid w:val="00032C8F"/>
    <w:rsid w:val="00040D99"/>
    <w:rsid w:val="000414E2"/>
    <w:rsid w:val="00046E20"/>
    <w:rsid w:val="00053509"/>
    <w:rsid w:val="00054208"/>
    <w:rsid w:val="000555D2"/>
    <w:rsid w:val="00055A63"/>
    <w:rsid w:val="00055EB8"/>
    <w:rsid w:val="00060C01"/>
    <w:rsid w:val="0006229A"/>
    <w:rsid w:val="0006388A"/>
    <w:rsid w:val="00065B36"/>
    <w:rsid w:val="00070094"/>
    <w:rsid w:val="0008318A"/>
    <w:rsid w:val="000852D1"/>
    <w:rsid w:val="000931BA"/>
    <w:rsid w:val="00093DEC"/>
    <w:rsid w:val="00094121"/>
    <w:rsid w:val="00094ECB"/>
    <w:rsid w:val="000956C6"/>
    <w:rsid w:val="0009683C"/>
    <w:rsid w:val="000973BE"/>
    <w:rsid w:val="0009796F"/>
    <w:rsid w:val="000A3F6D"/>
    <w:rsid w:val="000A4BF7"/>
    <w:rsid w:val="000A57AD"/>
    <w:rsid w:val="000B24FF"/>
    <w:rsid w:val="000B3408"/>
    <w:rsid w:val="000B3511"/>
    <w:rsid w:val="000B4D67"/>
    <w:rsid w:val="000B6548"/>
    <w:rsid w:val="000B7D30"/>
    <w:rsid w:val="000B7ED4"/>
    <w:rsid w:val="000C1A21"/>
    <w:rsid w:val="000C3AFC"/>
    <w:rsid w:val="000C3F2A"/>
    <w:rsid w:val="000C6269"/>
    <w:rsid w:val="000D200B"/>
    <w:rsid w:val="000D33CE"/>
    <w:rsid w:val="000D34FE"/>
    <w:rsid w:val="000D354D"/>
    <w:rsid w:val="000D3996"/>
    <w:rsid w:val="000D4829"/>
    <w:rsid w:val="000E605D"/>
    <w:rsid w:val="000E73AD"/>
    <w:rsid w:val="000F2A5D"/>
    <w:rsid w:val="000F3E78"/>
    <w:rsid w:val="000F77C2"/>
    <w:rsid w:val="00107D47"/>
    <w:rsid w:val="00110C87"/>
    <w:rsid w:val="00115309"/>
    <w:rsid w:val="0011779B"/>
    <w:rsid w:val="00120A54"/>
    <w:rsid w:val="0012292A"/>
    <w:rsid w:val="0012397E"/>
    <w:rsid w:val="001250F1"/>
    <w:rsid w:val="00127D0D"/>
    <w:rsid w:val="00131CBA"/>
    <w:rsid w:val="00133471"/>
    <w:rsid w:val="0014286E"/>
    <w:rsid w:val="00143AB5"/>
    <w:rsid w:val="0014552E"/>
    <w:rsid w:val="00146518"/>
    <w:rsid w:val="00147901"/>
    <w:rsid w:val="00153AD7"/>
    <w:rsid w:val="00154989"/>
    <w:rsid w:val="00154B15"/>
    <w:rsid w:val="001635A8"/>
    <w:rsid w:val="001637DD"/>
    <w:rsid w:val="00163E67"/>
    <w:rsid w:val="00170319"/>
    <w:rsid w:val="0017631C"/>
    <w:rsid w:val="00184C3A"/>
    <w:rsid w:val="00184DDF"/>
    <w:rsid w:val="00191B5C"/>
    <w:rsid w:val="001923B0"/>
    <w:rsid w:val="00196297"/>
    <w:rsid w:val="001A0921"/>
    <w:rsid w:val="001A0EFB"/>
    <w:rsid w:val="001A2609"/>
    <w:rsid w:val="001A2A86"/>
    <w:rsid w:val="001A4211"/>
    <w:rsid w:val="001A56F8"/>
    <w:rsid w:val="001A5DD5"/>
    <w:rsid w:val="001B5695"/>
    <w:rsid w:val="001B72E4"/>
    <w:rsid w:val="001B7D75"/>
    <w:rsid w:val="001C054E"/>
    <w:rsid w:val="001C18A6"/>
    <w:rsid w:val="001C1D5C"/>
    <w:rsid w:val="001C307C"/>
    <w:rsid w:val="001C40AC"/>
    <w:rsid w:val="001C40BF"/>
    <w:rsid w:val="001C457D"/>
    <w:rsid w:val="001C7511"/>
    <w:rsid w:val="001C7990"/>
    <w:rsid w:val="001D3EEE"/>
    <w:rsid w:val="001E49C8"/>
    <w:rsid w:val="001E5785"/>
    <w:rsid w:val="001E5C84"/>
    <w:rsid w:val="001E680F"/>
    <w:rsid w:val="001F1C72"/>
    <w:rsid w:val="001F30B8"/>
    <w:rsid w:val="001F341B"/>
    <w:rsid w:val="001F4AC3"/>
    <w:rsid w:val="001F6168"/>
    <w:rsid w:val="001F76DD"/>
    <w:rsid w:val="002003BD"/>
    <w:rsid w:val="00205621"/>
    <w:rsid w:val="0020639E"/>
    <w:rsid w:val="00212F92"/>
    <w:rsid w:val="002165BE"/>
    <w:rsid w:val="00216FC8"/>
    <w:rsid w:val="00217056"/>
    <w:rsid w:val="0022270B"/>
    <w:rsid w:val="00223582"/>
    <w:rsid w:val="002256AD"/>
    <w:rsid w:val="00227D62"/>
    <w:rsid w:val="00231431"/>
    <w:rsid w:val="002348DB"/>
    <w:rsid w:val="00235190"/>
    <w:rsid w:val="00237B98"/>
    <w:rsid w:val="00241A3F"/>
    <w:rsid w:val="002440F5"/>
    <w:rsid w:val="002517F3"/>
    <w:rsid w:val="002521EC"/>
    <w:rsid w:val="00252585"/>
    <w:rsid w:val="00253874"/>
    <w:rsid w:val="00255488"/>
    <w:rsid w:val="00256F0E"/>
    <w:rsid w:val="0026344A"/>
    <w:rsid w:val="00263B30"/>
    <w:rsid w:val="00276B6F"/>
    <w:rsid w:val="00277777"/>
    <w:rsid w:val="00277F05"/>
    <w:rsid w:val="0028022C"/>
    <w:rsid w:val="00285549"/>
    <w:rsid w:val="00287626"/>
    <w:rsid w:val="0029055A"/>
    <w:rsid w:val="002906FE"/>
    <w:rsid w:val="00290F0D"/>
    <w:rsid w:val="002966A1"/>
    <w:rsid w:val="002A420D"/>
    <w:rsid w:val="002A688D"/>
    <w:rsid w:val="002A6C0C"/>
    <w:rsid w:val="002B2A0C"/>
    <w:rsid w:val="002B2CB1"/>
    <w:rsid w:val="002B643D"/>
    <w:rsid w:val="002B7EC1"/>
    <w:rsid w:val="002C192C"/>
    <w:rsid w:val="002D70FA"/>
    <w:rsid w:val="002E00BC"/>
    <w:rsid w:val="002E202F"/>
    <w:rsid w:val="002E2F45"/>
    <w:rsid w:val="002E3837"/>
    <w:rsid w:val="002E5BEE"/>
    <w:rsid w:val="002E6B2E"/>
    <w:rsid w:val="002E6D2C"/>
    <w:rsid w:val="002E73C1"/>
    <w:rsid w:val="002E7417"/>
    <w:rsid w:val="002E7887"/>
    <w:rsid w:val="002E79BB"/>
    <w:rsid w:val="002E7C69"/>
    <w:rsid w:val="002F76EE"/>
    <w:rsid w:val="00303A67"/>
    <w:rsid w:val="00303A79"/>
    <w:rsid w:val="0030478C"/>
    <w:rsid w:val="0030501F"/>
    <w:rsid w:val="00311C5E"/>
    <w:rsid w:val="00312DEE"/>
    <w:rsid w:val="00317643"/>
    <w:rsid w:val="00320F12"/>
    <w:rsid w:val="003221E7"/>
    <w:rsid w:val="00322415"/>
    <w:rsid w:val="00322CFA"/>
    <w:rsid w:val="00331C00"/>
    <w:rsid w:val="003404D2"/>
    <w:rsid w:val="003428DB"/>
    <w:rsid w:val="00345D0A"/>
    <w:rsid w:val="00347EB1"/>
    <w:rsid w:val="00353441"/>
    <w:rsid w:val="0035440D"/>
    <w:rsid w:val="00355DE7"/>
    <w:rsid w:val="00355E12"/>
    <w:rsid w:val="003570EE"/>
    <w:rsid w:val="0035718C"/>
    <w:rsid w:val="00357E3A"/>
    <w:rsid w:val="003605AA"/>
    <w:rsid w:val="00365B1F"/>
    <w:rsid w:val="00367797"/>
    <w:rsid w:val="0036798E"/>
    <w:rsid w:val="003714E6"/>
    <w:rsid w:val="00375E17"/>
    <w:rsid w:val="00375ED4"/>
    <w:rsid w:val="00376A9A"/>
    <w:rsid w:val="00392424"/>
    <w:rsid w:val="00392D82"/>
    <w:rsid w:val="00394595"/>
    <w:rsid w:val="00395553"/>
    <w:rsid w:val="003A334F"/>
    <w:rsid w:val="003A463A"/>
    <w:rsid w:val="003A66AC"/>
    <w:rsid w:val="003A7467"/>
    <w:rsid w:val="003B073B"/>
    <w:rsid w:val="003B3E57"/>
    <w:rsid w:val="003B644D"/>
    <w:rsid w:val="003B6A78"/>
    <w:rsid w:val="003C1C2E"/>
    <w:rsid w:val="003C3B76"/>
    <w:rsid w:val="003D0A94"/>
    <w:rsid w:val="003D2D78"/>
    <w:rsid w:val="003D32DB"/>
    <w:rsid w:val="003D5D9A"/>
    <w:rsid w:val="003D5F35"/>
    <w:rsid w:val="003D6723"/>
    <w:rsid w:val="003D6A63"/>
    <w:rsid w:val="003E34C7"/>
    <w:rsid w:val="003E46BF"/>
    <w:rsid w:val="003E6B90"/>
    <w:rsid w:val="003E7714"/>
    <w:rsid w:val="003F0C05"/>
    <w:rsid w:val="003F2672"/>
    <w:rsid w:val="003F5810"/>
    <w:rsid w:val="00400BD8"/>
    <w:rsid w:val="004010A6"/>
    <w:rsid w:val="0040176D"/>
    <w:rsid w:val="004066D5"/>
    <w:rsid w:val="00412181"/>
    <w:rsid w:val="0041299A"/>
    <w:rsid w:val="0041403C"/>
    <w:rsid w:val="00415DD0"/>
    <w:rsid w:val="004211BC"/>
    <w:rsid w:val="00421A47"/>
    <w:rsid w:val="00421D02"/>
    <w:rsid w:val="00421FF9"/>
    <w:rsid w:val="00424FE4"/>
    <w:rsid w:val="0043489B"/>
    <w:rsid w:val="00441AB4"/>
    <w:rsid w:val="00450DEE"/>
    <w:rsid w:val="004516D8"/>
    <w:rsid w:val="004541CB"/>
    <w:rsid w:val="004566B2"/>
    <w:rsid w:val="00456C18"/>
    <w:rsid w:val="00461B25"/>
    <w:rsid w:val="00471C77"/>
    <w:rsid w:val="00472186"/>
    <w:rsid w:val="00472E46"/>
    <w:rsid w:val="00473303"/>
    <w:rsid w:val="00475ED4"/>
    <w:rsid w:val="00480EC6"/>
    <w:rsid w:val="0048336E"/>
    <w:rsid w:val="00484216"/>
    <w:rsid w:val="00491498"/>
    <w:rsid w:val="00492750"/>
    <w:rsid w:val="00496142"/>
    <w:rsid w:val="004A14AC"/>
    <w:rsid w:val="004A1743"/>
    <w:rsid w:val="004A24BA"/>
    <w:rsid w:val="004A3341"/>
    <w:rsid w:val="004A42B2"/>
    <w:rsid w:val="004A4A36"/>
    <w:rsid w:val="004A5898"/>
    <w:rsid w:val="004B1854"/>
    <w:rsid w:val="004B6DE0"/>
    <w:rsid w:val="004C1239"/>
    <w:rsid w:val="004C2450"/>
    <w:rsid w:val="004C2826"/>
    <w:rsid w:val="004C2CEC"/>
    <w:rsid w:val="004C3214"/>
    <w:rsid w:val="004C3288"/>
    <w:rsid w:val="004C4E04"/>
    <w:rsid w:val="004D2E82"/>
    <w:rsid w:val="004D552C"/>
    <w:rsid w:val="004D6CB8"/>
    <w:rsid w:val="004E0CC4"/>
    <w:rsid w:val="004E1349"/>
    <w:rsid w:val="004E35E8"/>
    <w:rsid w:val="004E391B"/>
    <w:rsid w:val="004E3D00"/>
    <w:rsid w:val="004E7359"/>
    <w:rsid w:val="004E763B"/>
    <w:rsid w:val="004F0A79"/>
    <w:rsid w:val="004F5B9F"/>
    <w:rsid w:val="004F6D8B"/>
    <w:rsid w:val="0050084A"/>
    <w:rsid w:val="00503272"/>
    <w:rsid w:val="00505410"/>
    <w:rsid w:val="00507C78"/>
    <w:rsid w:val="00510282"/>
    <w:rsid w:val="005168A9"/>
    <w:rsid w:val="005226A3"/>
    <w:rsid w:val="00525BD2"/>
    <w:rsid w:val="0052641E"/>
    <w:rsid w:val="0053011F"/>
    <w:rsid w:val="0053506E"/>
    <w:rsid w:val="00535729"/>
    <w:rsid w:val="005403E4"/>
    <w:rsid w:val="00540C3F"/>
    <w:rsid w:val="005417D9"/>
    <w:rsid w:val="00542718"/>
    <w:rsid w:val="0054628A"/>
    <w:rsid w:val="00551420"/>
    <w:rsid w:val="00562B5C"/>
    <w:rsid w:val="00570D21"/>
    <w:rsid w:val="005716B3"/>
    <w:rsid w:val="00573A05"/>
    <w:rsid w:val="005759E7"/>
    <w:rsid w:val="0057722E"/>
    <w:rsid w:val="00582B6F"/>
    <w:rsid w:val="0058530F"/>
    <w:rsid w:val="00594297"/>
    <w:rsid w:val="00597638"/>
    <w:rsid w:val="005A1F23"/>
    <w:rsid w:val="005A64C9"/>
    <w:rsid w:val="005B0EED"/>
    <w:rsid w:val="005B1057"/>
    <w:rsid w:val="005B16E1"/>
    <w:rsid w:val="005B31DF"/>
    <w:rsid w:val="005B393E"/>
    <w:rsid w:val="005C1EF3"/>
    <w:rsid w:val="005C31EC"/>
    <w:rsid w:val="005C5407"/>
    <w:rsid w:val="005C7C0C"/>
    <w:rsid w:val="005D11F2"/>
    <w:rsid w:val="005D4086"/>
    <w:rsid w:val="005D64F7"/>
    <w:rsid w:val="005D7A09"/>
    <w:rsid w:val="005E0149"/>
    <w:rsid w:val="005E3243"/>
    <w:rsid w:val="005E35A6"/>
    <w:rsid w:val="005E3A08"/>
    <w:rsid w:val="005E7C65"/>
    <w:rsid w:val="005F041C"/>
    <w:rsid w:val="005F33F1"/>
    <w:rsid w:val="005F3AC7"/>
    <w:rsid w:val="005F4C8F"/>
    <w:rsid w:val="005F5AED"/>
    <w:rsid w:val="005F7492"/>
    <w:rsid w:val="00600AFD"/>
    <w:rsid w:val="006023A0"/>
    <w:rsid w:val="00605E99"/>
    <w:rsid w:val="006075D6"/>
    <w:rsid w:val="006114D4"/>
    <w:rsid w:val="0062086D"/>
    <w:rsid w:val="00632B19"/>
    <w:rsid w:val="00632E80"/>
    <w:rsid w:val="006357C0"/>
    <w:rsid w:val="006361CC"/>
    <w:rsid w:val="00647245"/>
    <w:rsid w:val="006472F7"/>
    <w:rsid w:val="006505DD"/>
    <w:rsid w:val="00651092"/>
    <w:rsid w:val="00652B09"/>
    <w:rsid w:val="00653DB4"/>
    <w:rsid w:val="00662945"/>
    <w:rsid w:val="00663A38"/>
    <w:rsid w:val="00664560"/>
    <w:rsid w:val="00665EA7"/>
    <w:rsid w:val="006717B9"/>
    <w:rsid w:val="00672969"/>
    <w:rsid w:val="00675732"/>
    <w:rsid w:val="00675CEA"/>
    <w:rsid w:val="006812DE"/>
    <w:rsid w:val="00683B32"/>
    <w:rsid w:val="00687851"/>
    <w:rsid w:val="006960B6"/>
    <w:rsid w:val="00696EEE"/>
    <w:rsid w:val="006A02B0"/>
    <w:rsid w:val="006A50E9"/>
    <w:rsid w:val="006B00D4"/>
    <w:rsid w:val="006C053F"/>
    <w:rsid w:val="006C0988"/>
    <w:rsid w:val="006C1122"/>
    <w:rsid w:val="006C19B0"/>
    <w:rsid w:val="006C5094"/>
    <w:rsid w:val="006C56D8"/>
    <w:rsid w:val="006D07F1"/>
    <w:rsid w:val="006D2ABF"/>
    <w:rsid w:val="006E07C6"/>
    <w:rsid w:val="006E0CE2"/>
    <w:rsid w:val="006E1866"/>
    <w:rsid w:val="006E3785"/>
    <w:rsid w:val="006E5E01"/>
    <w:rsid w:val="006F56D9"/>
    <w:rsid w:val="00717BC7"/>
    <w:rsid w:val="00721CB8"/>
    <w:rsid w:val="00726349"/>
    <w:rsid w:val="00726C87"/>
    <w:rsid w:val="00730861"/>
    <w:rsid w:val="00734E92"/>
    <w:rsid w:val="007370BC"/>
    <w:rsid w:val="007372FB"/>
    <w:rsid w:val="00741A4C"/>
    <w:rsid w:val="007436B7"/>
    <w:rsid w:val="0074617F"/>
    <w:rsid w:val="007508FF"/>
    <w:rsid w:val="007509F9"/>
    <w:rsid w:val="00750E11"/>
    <w:rsid w:val="00751813"/>
    <w:rsid w:val="00753577"/>
    <w:rsid w:val="00756051"/>
    <w:rsid w:val="00761CAB"/>
    <w:rsid w:val="00763FBE"/>
    <w:rsid w:val="0076438A"/>
    <w:rsid w:val="00764C15"/>
    <w:rsid w:val="00766468"/>
    <w:rsid w:val="00770167"/>
    <w:rsid w:val="0078157C"/>
    <w:rsid w:val="0078328F"/>
    <w:rsid w:val="00784D73"/>
    <w:rsid w:val="00787D3B"/>
    <w:rsid w:val="00787F7D"/>
    <w:rsid w:val="00787FDC"/>
    <w:rsid w:val="0079371D"/>
    <w:rsid w:val="00794BAC"/>
    <w:rsid w:val="007B01E5"/>
    <w:rsid w:val="007C1CB2"/>
    <w:rsid w:val="007C4470"/>
    <w:rsid w:val="007C621E"/>
    <w:rsid w:val="007D280C"/>
    <w:rsid w:val="007D2F6C"/>
    <w:rsid w:val="007E20AA"/>
    <w:rsid w:val="007E393D"/>
    <w:rsid w:val="007E3D48"/>
    <w:rsid w:val="007F15C8"/>
    <w:rsid w:val="00802AF2"/>
    <w:rsid w:val="00803709"/>
    <w:rsid w:val="00806741"/>
    <w:rsid w:val="00807B78"/>
    <w:rsid w:val="00812EC6"/>
    <w:rsid w:val="00814AA9"/>
    <w:rsid w:val="00814DB3"/>
    <w:rsid w:val="00814EC8"/>
    <w:rsid w:val="00815587"/>
    <w:rsid w:val="00815E80"/>
    <w:rsid w:val="00820345"/>
    <w:rsid w:val="0082534A"/>
    <w:rsid w:val="00825C9B"/>
    <w:rsid w:val="00826E60"/>
    <w:rsid w:val="00831C3F"/>
    <w:rsid w:val="00842D41"/>
    <w:rsid w:val="0084623E"/>
    <w:rsid w:val="00851D52"/>
    <w:rsid w:val="008538CB"/>
    <w:rsid w:val="00854FB6"/>
    <w:rsid w:val="008558C8"/>
    <w:rsid w:val="00855C0B"/>
    <w:rsid w:val="00855E3C"/>
    <w:rsid w:val="0086286F"/>
    <w:rsid w:val="00863139"/>
    <w:rsid w:val="00863A87"/>
    <w:rsid w:val="00866C67"/>
    <w:rsid w:val="00872C4C"/>
    <w:rsid w:val="00874686"/>
    <w:rsid w:val="00877C14"/>
    <w:rsid w:val="00883BED"/>
    <w:rsid w:val="00885762"/>
    <w:rsid w:val="0089766E"/>
    <w:rsid w:val="008A41B8"/>
    <w:rsid w:val="008A4A34"/>
    <w:rsid w:val="008A6E89"/>
    <w:rsid w:val="008B0C9D"/>
    <w:rsid w:val="008B121A"/>
    <w:rsid w:val="008B19A1"/>
    <w:rsid w:val="008B26E4"/>
    <w:rsid w:val="008B3327"/>
    <w:rsid w:val="008B545B"/>
    <w:rsid w:val="008B5B18"/>
    <w:rsid w:val="008B6791"/>
    <w:rsid w:val="008B7161"/>
    <w:rsid w:val="008D0387"/>
    <w:rsid w:val="008D0754"/>
    <w:rsid w:val="008D07D2"/>
    <w:rsid w:val="008D2551"/>
    <w:rsid w:val="008D312F"/>
    <w:rsid w:val="008D6C50"/>
    <w:rsid w:val="008E3224"/>
    <w:rsid w:val="008F0FCD"/>
    <w:rsid w:val="008F1A0E"/>
    <w:rsid w:val="008F23CB"/>
    <w:rsid w:val="008F3951"/>
    <w:rsid w:val="008F4671"/>
    <w:rsid w:val="008F4901"/>
    <w:rsid w:val="008F57C8"/>
    <w:rsid w:val="008F6E7A"/>
    <w:rsid w:val="00903CCF"/>
    <w:rsid w:val="00904435"/>
    <w:rsid w:val="00904831"/>
    <w:rsid w:val="00906731"/>
    <w:rsid w:val="00914E0A"/>
    <w:rsid w:val="009151A5"/>
    <w:rsid w:val="0091610C"/>
    <w:rsid w:val="009165C3"/>
    <w:rsid w:val="00922254"/>
    <w:rsid w:val="0092356D"/>
    <w:rsid w:val="009250C8"/>
    <w:rsid w:val="00926945"/>
    <w:rsid w:val="00926F27"/>
    <w:rsid w:val="00942535"/>
    <w:rsid w:val="00943F57"/>
    <w:rsid w:val="009452BC"/>
    <w:rsid w:val="009454D3"/>
    <w:rsid w:val="00946AC8"/>
    <w:rsid w:val="00955B6E"/>
    <w:rsid w:val="009613A4"/>
    <w:rsid w:val="00963622"/>
    <w:rsid w:val="0096409B"/>
    <w:rsid w:val="009642FF"/>
    <w:rsid w:val="00965508"/>
    <w:rsid w:val="00970DC0"/>
    <w:rsid w:val="009741C0"/>
    <w:rsid w:val="009756A4"/>
    <w:rsid w:val="00975B74"/>
    <w:rsid w:val="00977CAD"/>
    <w:rsid w:val="0098018A"/>
    <w:rsid w:val="00980637"/>
    <w:rsid w:val="00980C0E"/>
    <w:rsid w:val="00982BB7"/>
    <w:rsid w:val="009848A7"/>
    <w:rsid w:val="00985240"/>
    <w:rsid w:val="00985555"/>
    <w:rsid w:val="00986110"/>
    <w:rsid w:val="0098754E"/>
    <w:rsid w:val="00991F96"/>
    <w:rsid w:val="00993EBA"/>
    <w:rsid w:val="0099528C"/>
    <w:rsid w:val="009957BE"/>
    <w:rsid w:val="00995E96"/>
    <w:rsid w:val="009975A0"/>
    <w:rsid w:val="009A0FCA"/>
    <w:rsid w:val="009A2B6E"/>
    <w:rsid w:val="009A34DD"/>
    <w:rsid w:val="009A471B"/>
    <w:rsid w:val="009A4D92"/>
    <w:rsid w:val="009A5037"/>
    <w:rsid w:val="009A7084"/>
    <w:rsid w:val="009B4DB4"/>
    <w:rsid w:val="009B6229"/>
    <w:rsid w:val="009C2361"/>
    <w:rsid w:val="009C2F88"/>
    <w:rsid w:val="009C6B33"/>
    <w:rsid w:val="009D1056"/>
    <w:rsid w:val="009D291E"/>
    <w:rsid w:val="009D5C3A"/>
    <w:rsid w:val="009D6C40"/>
    <w:rsid w:val="009D7850"/>
    <w:rsid w:val="009E0470"/>
    <w:rsid w:val="009E20B3"/>
    <w:rsid w:val="009E683D"/>
    <w:rsid w:val="009E6CCA"/>
    <w:rsid w:val="009F2E5E"/>
    <w:rsid w:val="009F30DB"/>
    <w:rsid w:val="009F7B00"/>
    <w:rsid w:val="00A0115B"/>
    <w:rsid w:val="00A01563"/>
    <w:rsid w:val="00A01842"/>
    <w:rsid w:val="00A03B12"/>
    <w:rsid w:val="00A06AF1"/>
    <w:rsid w:val="00A30A91"/>
    <w:rsid w:val="00A340E2"/>
    <w:rsid w:val="00A375BB"/>
    <w:rsid w:val="00A460E6"/>
    <w:rsid w:val="00A462EE"/>
    <w:rsid w:val="00A47E4C"/>
    <w:rsid w:val="00A52FBE"/>
    <w:rsid w:val="00A53C6E"/>
    <w:rsid w:val="00A55995"/>
    <w:rsid w:val="00A56331"/>
    <w:rsid w:val="00A56ABD"/>
    <w:rsid w:val="00A56DEB"/>
    <w:rsid w:val="00A57D74"/>
    <w:rsid w:val="00A60573"/>
    <w:rsid w:val="00A638E0"/>
    <w:rsid w:val="00A70C28"/>
    <w:rsid w:val="00A724DE"/>
    <w:rsid w:val="00A746C6"/>
    <w:rsid w:val="00A76DEB"/>
    <w:rsid w:val="00A80D47"/>
    <w:rsid w:val="00A82A06"/>
    <w:rsid w:val="00A843AF"/>
    <w:rsid w:val="00A9079C"/>
    <w:rsid w:val="00A93ED1"/>
    <w:rsid w:val="00A964C1"/>
    <w:rsid w:val="00A96704"/>
    <w:rsid w:val="00AA103B"/>
    <w:rsid w:val="00AA31EF"/>
    <w:rsid w:val="00AA5836"/>
    <w:rsid w:val="00AA5F0B"/>
    <w:rsid w:val="00AB6319"/>
    <w:rsid w:val="00AB76EA"/>
    <w:rsid w:val="00AC098A"/>
    <w:rsid w:val="00AC1953"/>
    <w:rsid w:val="00AC1DE3"/>
    <w:rsid w:val="00AC35D9"/>
    <w:rsid w:val="00AC4E76"/>
    <w:rsid w:val="00AC4F2E"/>
    <w:rsid w:val="00AC5FF8"/>
    <w:rsid w:val="00AD070D"/>
    <w:rsid w:val="00AD0A85"/>
    <w:rsid w:val="00AD30A1"/>
    <w:rsid w:val="00AD785A"/>
    <w:rsid w:val="00AE194B"/>
    <w:rsid w:val="00AE2994"/>
    <w:rsid w:val="00AE4C57"/>
    <w:rsid w:val="00AF00C6"/>
    <w:rsid w:val="00AF0D0E"/>
    <w:rsid w:val="00AF0E78"/>
    <w:rsid w:val="00AF108F"/>
    <w:rsid w:val="00AF2DBC"/>
    <w:rsid w:val="00AF3ABF"/>
    <w:rsid w:val="00AF7901"/>
    <w:rsid w:val="00B0109D"/>
    <w:rsid w:val="00B014F8"/>
    <w:rsid w:val="00B018FA"/>
    <w:rsid w:val="00B01C5C"/>
    <w:rsid w:val="00B04340"/>
    <w:rsid w:val="00B04722"/>
    <w:rsid w:val="00B04A18"/>
    <w:rsid w:val="00B053C6"/>
    <w:rsid w:val="00B10C33"/>
    <w:rsid w:val="00B178A2"/>
    <w:rsid w:val="00B20CB1"/>
    <w:rsid w:val="00B20D5A"/>
    <w:rsid w:val="00B232AE"/>
    <w:rsid w:val="00B23939"/>
    <w:rsid w:val="00B25457"/>
    <w:rsid w:val="00B2619E"/>
    <w:rsid w:val="00B31C73"/>
    <w:rsid w:val="00B31DED"/>
    <w:rsid w:val="00B373A3"/>
    <w:rsid w:val="00B409BC"/>
    <w:rsid w:val="00B41FAB"/>
    <w:rsid w:val="00B44A62"/>
    <w:rsid w:val="00B504C5"/>
    <w:rsid w:val="00B52D2D"/>
    <w:rsid w:val="00B52DD4"/>
    <w:rsid w:val="00B55018"/>
    <w:rsid w:val="00B55FCF"/>
    <w:rsid w:val="00B572C0"/>
    <w:rsid w:val="00B609C8"/>
    <w:rsid w:val="00B60E82"/>
    <w:rsid w:val="00B61187"/>
    <w:rsid w:val="00B62DD5"/>
    <w:rsid w:val="00B650C6"/>
    <w:rsid w:val="00B70F84"/>
    <w:rsid w:val="00B94B40"/>
    <w:rsid w:val="00B96EBB"/>
    <w:rsid w:val="00BA03EB"/>
    <w:rsid w:val="00BA4897"/>
    <w:rsid w:val="00BA4BED"/>
    <w:rsid w:val="00BA5EEA"/>
    <w:rsid w:val="00BB2A8B"/>
    <w:rsid w:val="00BB3CE7"/>
    <w:rsid w:val="00BB3ECC"/>
    <w:rsid w:val="00BB4BC9"/>
    <w:rsid w:val="00BB4D09"/>
    <w:rsid w:val="00BB5E8E"/>
    <w:rsid w:val="00BC1EFF"/>
    <w:rsid w:val="00BC288D"/>
    <w:rsid w:val="00BC3150"/>
    <w:rsid w:val="00BC3F86"/>
    <w:rsid w:val="00BD3A02"/>
    <w:rsid w:val="00BD6667"/>
    <w:rsid w:val="00BD7753"/>
    <w:rsid w:val="00BE100F"/>
    <w:rsid w:val="00BE1CD6"/>
    <w:rsid w:val="00BE2360"/>
    <w:rsid w:val="00BE26CF"/>
    <w:rsid w:val="00BF01FA"/>
    <w:rsid w:val="00BF320E"/>
    <w:rsid w:val="00C04006"/>
    <w:rsid w:val="00C04C4A"/>
    <w:rsid w:val="00C060BA"/>
    <w:rsid w:val="00C10BA6"/>
    <w:rsid w:val="00C11B90"/>
    <w:rsid w:val="00C13CF5"/>
    <w:rsid w:val="00C1745F"/>
    <w:rsid w:val="00C2239F"/>
    <w:rsid w:val="00C26B83"/>
    <w:rsid w:val="00C32341"/>
    <w:rsid w:val="00C3403C"/>
    <w:rsid w:val="00C348DF"/>
    <w:rsid w:val="00C36900"/>
    <w:rsid w:val="00C41E2E"/>
    <w:rsid w:val="00C423E6"/>
    <w:rsid w:val="00C454AC"/>
    <w:rsid w:val="00C522CA"/>
    <w:rsid w:val="00C53B37"/>
    <w:rsid w:val="00C57255"/>
    <w:rsid w:val="00C61B10"/>
    <w:rsid w:val="00C65D9B"/>
    <w:rsid w:val="00C67E94"/>
    <w:rsid w:val="00C737CE"/>
    <w:rsid w:val="00C813B4"/>
    <w:rsid w:val="00C8185E"/>
    <w:rsid w:val="00C8286D"/>
    <w:rsid w:val="00C83A68"/>
    <w:rsid w:val="00C86356"/>
    <w:rsid w:val="00C86555"/>
    <w:rsid w:val="00C90A35"/>
    <w:rsid w:val="00C90B84"/>
    <w:rsid w:val="00C93255"/>
    <w:rsid w:val="00C94CFD"/>
    <w:rsid w:val="00C9654D"/>
    <w:rsid w:val="00CA1084"/>
    <w:rsid w:val="00CA1252"/>
    <w:rsid w:val="00CA4BB3"/>
    <w:rsid w:val="00CA4D84"/>
    <w:rsid w:val="00CA748B"/>
    <w:rsid w:val="00CB0A3B"/>
    <w:rsid w:val="00CB63F1"/>
    <w:rsid w:val="00CC0AFF"/>
    <w:rsid w:val="00CC1A98"/>
    <w:rsid w:val="00CC1E21"/>
    <w:rsid w:val="00CC1E79"/>
    <w:rsid w:val="00CC28AD"/>
    <w:rsid w:val="00CC4735"/>
    <w:rsid w:val="00CC7238"/>
    <w:rsid w:val="00CD5926"/>
    <w:rsid w:val="00CD5E84"/>
    <w:rsid w:val="00CE0C06"/>
    <w:rsid w:val="00CE1DF5"/>
    <w:rsid w:val="00CE1E65"/>
    <w:rsid w:val="00CE58BD"/>
    <w:rsid w:val="00CF0644"/>
    <w:rsid w:val="00CF5766"/>
    <w:rsid w:val="00CF64C2"/>
    <w:rsid w:val="00CF662D"/>
    <w:rsid w:val="00CF6CB7"/>
    <w:rsid w:val="00D00C8B"/>
    <w:rsid w:val="00D0369A"/>
    <w:rsid w:val="00D05BC5"/>
    <w:rsid w:val="00D07FBF"/>
    <w:rsid w:val="00D11AFA"/>
    <w:rsid w:val="00D123F1"/>
    <w:rsid w:val="00D169AE"/>
    <w:rsid w:val="00D23D20"/>
    <w:rsid w:val="00D305F0"/>
    <w:rsid w:val="00D349DE"/>
    <w:rsid w:val="00D3544B"/>
    <w:rsid w:val="00D3780B"/>
    <w:rsid w:val="00D40731"/>
    <w:rsid w:val="00D42108"/>
    <w:rsid w:val="00D437DB"/>
    <w:rsid w:val="00D43B2B"/>
    <w:rsid w:val="00D43FF1"/>
    <w:rsid w:val="00D45A94"/>
    <w:rsid w:val="00D46240"/>
    <w:rsid w:val="00D46956"/>
    <w:rsid w:val="00D50FF9"/>
    <w:rsid w:val="00D555DD"/>
    <w:rsid w:val="00D560BD"/>
    <w:rsid w:val="00D56BDC"/>
    <w:rsid w:val="00D61029"/>
    <w:rsid w:val="00D62259"/>
    <w:rsid w:val="00D62B09"/>
    <w:rsid w:val="00D63732"/>
    <w:rsid w:val="00D65938"/>
    <w:rsid w:val="00D66B27"/>
    <w:rsid w:val="00D66FC5"/>
    <w:rsid w:val="00D70789"/>
    <w:rsid w:val="00D749C8"/>
    <w:rsid w:val="00D74B99"/>
    <w:rsid w:val="00D755DF"/>
    <w:rsid w:val="00D75D62"/>
    <w:rsid w:val="00D76DA3"/>
    <w:rsid w:val="00D814A5"/>
    <w:rsid w:val="00D84DF6"/>
    <w:rsid w:val="00D922B0"/>
    <w:rsid w:val="00D923AA"/>
    <w:rsid w:val="00D92551"/>
    <w:rsid w:val="00DA1C07"/>
    <w:rsid w:val="00DA1D27"/>
    <w:rsid w:val="00DA310F"/>
    <w:rsid w:val="00DB02F7"/>
    <w:rsid w:val="00DB3AEE"/>
    <w:rsid w:val="00DB6F91"/>
    <w:rsid w:val="00DC0F76"/>
    <w:rsid w:val="00DC1838"/>
    <w:rsid w:val="00DC38FA"/>
    <w:rsid w:val="00DC6422"/>
    <w:rsid w:val="00DD7347"/>
    <w:rsid w:val="00DE42B0"/>
    <w:rsid w:val="00DE6010"/>
    <w:rsid w:val="00DE7C4E"/>
    <w:rsid w:val="00DF1898"/>
    <w:rsid w:val="00DF2A71"/>
    <w:rsid w:val="00DF2FCC"/>
    <w:rsid w:val="00DF35E1"/>
    <w:rsid w:val="00DF4653"/>
    <w:rsid w:val="00DF4AAD"/>
    <w:rsid w:val="00DF6A76"/>
    <w:rsid w:val="00DF6BD6"/>
    <w:rsid w:val="00E01205"/>
    <w:rsid w:val="00E01562"/>
    <w:rsid w:val="00E03982"/>
    <w:rsid w:val="00E05158"/>
    <w:rsid w:val="00E0621A"/>
    <w:rsid w:val="00E064E9"/>
    <w:rsid w:val="00E068F4"/>
    <w:rsid w:val="00E10861"/>
    <w:rsid w:val="00E13F20"/>
    <w:rsid w:val="00E1487B"/>
    <w:rsid w:val="00E16AAD"/>
    <w:rsid w:val="00E23BEB"/>
    <w:rsid w:val="00E26516"/>
    <w:rsid w:val="00E26F61"/>
    <w:rsid w:val="00E271ED"/>
    <w:rsid w:val="00E3257D"/>
    <w:rsid w:val="00E50863"/>
    <w:rsid w:val="00E50A18"/>
    <w:rsid w:val="00E52A0F"/>
    <w:rsid w:val="00E56DC0"/>
    <w:rsid w:val="00E57F74"/>
    <w:rsid w:val="00E60B11"/>
    <w:rsid w:val="00E63CC3"/>
    <w:rsid w:val="00E71C29"/>
    <w:rsid w:val="00E7350E"/>
    <w:rsid w:val="00E75B6C"/>
    <w:rsid w:val="00E767A6"/>
    <w:rsid w:val="00E76EBD"/>
    <w:rsid w:val="00E85F32"/>
    <w:rsid w:val="00E86692"/>
    <w:rsid w:val="00E9418C"/>
    <w:rsid w:val="00E9529D"/>
    <w:rsid w:val="00EA0DD4"/>
    <w:rsid w:val="00EA11CD"/>
    <w:rsid w:val="00EA1B94"/>
    <w:rsid w:val="00EA1C9A"/>
    <w:rsid w:val="00EA38C9"/>
    <w:rsid w:val="00EA6EFA"/>
    <w:rsid w:val="00EB118C"/>
    <w:rsid w:val="00EB17A6"/>
    <w:rsid w:val="00EC38F9"/>
    <w:rsid w:val="00EC4853"/>
    <w:rsid w:val="00EC4BDC"/>
    <w:rsid w:val="00EC5133"/>
    <w:rsid w:val="00EC58E5"/>
    <w:rsid w:val="00ED083A"/>
    <w:rsid w:val="00ED1758"/>
    <w:rsid w:val="00ED18B6"/>
    <w:rsid w:val="00ED25A2"/>
    <w:rsid w:val="00ED3083"/>
    <w:rsid w:val="00ED3641"/>
    <w:rsid w:val="00ED39CA"/>
    <w:rsid w:val="00ED4DF5"/>
    <w:rsid w:val="00EE0EA5"/>
    <w:rsid w:val="00EE40F9"/>
    <w:rsid w:val="00EE69FE"/>
    <w:rsid w:val="00EE7413"/>
    <w:rsid w:val="00EF06BD"/>
    <w:rsid w:val="00EF0930"/>
    <w:rsid w:val="00EF0DB9"/>
    <w:rsid w:val="00EF1FBC"/>
    <w:rsid w:val="00EF2260"/>
    <w:rsid w:val="00EF6CC5"/>
    <w:rsid w:val="00F02234"/>
    <w:rsid w:val="00F06771"/>
    <w:rsid w:val="00F11085"/>
    <w:rsid w:val="00F144C3"/>
    <w:rsid w:val="00F1730C"/>
    <w:rsid w:val="00F201B6"/>
    <w:rsid w:val="00F231F5"/>
    <w:rsid w:val="00F252E0"/>
    <w:rsid w:val="00F268B1"/>
    <w:rsid w:val="00F26AB8"/>
    <w:rsid w:val="00F356F2"/>
    <w:rsid w:val="00F3573F"/>
    <w:rsid w:val="00F50D7F"/>
    <w:rsid w:val="00F52936"/>
    <w:rsid w:val="00F53768"/>
    <w:rsid w:val="00F53CC0"/>
    <w:rsid w:val="00F54D71"/>
    <w:rsid w:val="00F55A72"/>
    <w:rsid w:val="00F5629A"/>
    <w:rsid w:val="00F57266"/>
    <w:rsid w:val="00F57897"/>
    <w:rsid w:val="00F60AE4"/>
    <w:rsid w:val="00F62640"/>
    <w:rsid w:val="00F62AD0"/>
    <w:rsid w:val="00F62B0A"/>
    <w:rsid w:val="00F65305"/>
    <w:rsid w:val="00F75B3F"/>
    <w:rsid w:val="00F77721"/>
    <w:rsid w:val="00F841B3"/>
    <w:rsid w:val="00F9540C"/>
    <w:rsid w:val="00F977FF"/>
    <w:rsid w:val="00F97E40"/>
    <w:rsid w:val="00FA114C"/>
    <w:rsid w:val="00FB7175"/>
    <w:rsid w:val="00FC30C5"/>
    <w:rsid w:val="00FC42BA"/>
    <w:rsid w:val="00FD2276"/>
    <w:rsid w:val="00FD3912"/>
    <w:rsid w:val="00FE1B85"/>
    <w:rsid w:val="00FE4996"/>
    <w:rsid w:val="00FE539B"/>
    <w:rsid w:val="00FE7018"/>
    <w:rsid w:val="00FE7C0E"/>
    <w:rsid w:val="00FF57D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49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imes New Roman"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2341"/>
    <w:rPr>
      <w:rFonts w:cs="Times New Roman"/>
      <w:sz w:val="24"/>
      <w:szCs w:val="20"/>
    </w:rPr>
  </w:style>
  <w:style w:type="paragraph" w:styleId="Heading1">
    <w:name w:val="heading 1"/>
    <w:basedOn w:val="Normal"/>
    <w:next w:val="Normal"/>
    <w:link w:val="Heading1Char"/>
    <w:uiPriority w:val="9"/>
    <w:qFormat/>
    <w:rsid w:val="000A57A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C19B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63A8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403E4"/>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5403E4"/>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5403E4"/>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A57A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A57AD"/>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0A57AD"/>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semiHidden/>
    <w:unhideWhenUsed/>
    <w:rsid w:val="00EB118C"/>
    <w:pPr>
      <w:tabs>
        <w:tab w:val="center" w:pos="4680"/>
        <w:tab w:val="right" w:pos="9360"/>
      </w:tabs>
    </w:pPr>
  </w:style>
  <w:style w:type="character" w:customStyle="1" w:styleId="HeaderChar">
    <w:name w:val="Header Char"/>
    <w:basedOn w:val="DefaultParagraphFont"/>
    <w:link w:val="Header"/>
    <w:uiPriority w:val="99"/>
    <w:semiHidden/>
    <w:rsid w:val="00EB118C"/>
    <w:rPr>
      <w:rFonts w:cs="Times New Roman"/>
      <w:sz w:val="24"/>
      <w:szCs w:val="20"/>
    </w:rPr>
  </w:style>
  <w:style w:type="paragraph" w:styleId="Footer">
    <w:name w:val="footer"/>
    <w:basedOn w:val="Normal"/>
    <w:link w:val="FooterChar"/>
    <w:uiPriority w:val="99"/>
    <w:unhideWhenUsed/>
    <w:rsid w:val="00EB118C"/>
    <w:pPr>
      <w:tabs>
        <w:tab w:val="center" w:pos="4680"/>
        <w:tab w:val="right" w:pos="9360"/>
      </w:tabs>
    </w:pPr>
  </w:style>
  <w:style w:type="character" w:customStyle="1" w:styleId="FooterChar">
    <w:name w:val="Footer Char"/>
    <w:basedOn w:val="DefaultParagraphFont"/>
    <w:link w:val="Footer"/>
    <w:uiPriority w:val="99"/>
    <w:rsid w:val="00EB118C"/>
    <w:rPr>
      <w:rFonts w:cs="Times New Roman"/>
      <w:sz w:val="24"/>
      <w:szCs w:val="20"/>
    </w:rPr>
  </w:style>
  <w:style w:type="paragraph" w:styleId="BalloonText">
    <w:name w:val="Balloon Text"/>
    <w:basedOn w:val="Normal"/>
    <w:link w:val="BalloonTextChar"/>
    <w:uiPriority w:val="99"/>
    <w:semiHidden/>
    <w:unhideWhenUsed/>
    <w:rsid w:val="00EB118C"/>
    <w:rPr>
      <w:rFonts w:ascii="Tahoma" w:hAnsi="Tahoma" w:cs="Tahoma"/>
      <w:sz w:val="16"/>
      <w:szCs w:val="16"/>
    </w:rPr>
  </w:style>
  <w:style w:type="character" w:customStyle="1" w:styleId="BalloonTextChar">
    <w:name w:val="Balloon Text Char"/>
    <w:basedOn w:val="DefaultParagraphFont"/>
    <w:link w:val="BalloonText"/>
    <w:uiPriority w:val="99"/>
    <w:semiHidden/>
    <w:rsid w:val="00EB118C"/>
    <w:rPr>
      <w:rFonts w:ascii="Tahoma" w:hAnsi="Tahoma" w:cs="Tahoma"/>
      <w:sz w:val="16"/>
      <w:szCs w:val="16"/>
    </w:rPr>
  </w:style>
  <w:style w:type="character" w:customStyle="1" w:styleId="Heading2Char">
    <w:name w:val="Heading 2 Char"/>
    <w:basedOn w:val="DefaultParagraphFont"/>
    <w:link w:val="Heading2"/>
    <w:uiPriority w:val="9"/>
    <w:rsid w:val="006C19B0"/>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570D21"/>
    <w:rPr>
      <w:i/>
      <w:iCs/>
    </w:rPr>
  </w:style>
  <w:style w:type="paragraph" w:styleId="ListParagraph">
    <w:name w:val="List Paragraph"/>
    <w:basedOn w:val="Normal"/>
    <w:uiPriority w:val="34"/>
    <w:qFormat/>
    <w:rsid w:val="00491498"/>
    <w:pPr>
      <w:ind w:left="720"/>
      <w:contextualSpacing/>
    </w:pPr>
  </w:style>
  <w:style w:type="character" w:styleId="Strong">
    <w:name w:val="Strong"/>
    <w:basedOn w:val="DefaultParagraphFont"/>
    <w:uiPriority w:val="22"/>
    <w:qFormat/>
    <w:rsid w:val="00863A87"/>
    <w:rPr>
      <w:b/>
      <w:bCs/>
    </w:rPr>
  </w:style>
  <w:style w:type="character" w:customStyle="1" w:styleId="Heading3Char">
    <w:name w:val="Heading 3 Char"/>
    <w:basedOn w:val="DefaultParagraphFont"/>
    <w:link w:val="Heading3"/>
    <w:uiPriority w:val="9"/>
    <w:rsid w:val="00863A87"/>
    <w:rPr>
      <w:rFonts w:asciiTheme="majorHAnsi" w:eastAsiaTheme="majorEastAsia" w:hAnsiTheme="majorHAnsi" w:cstheme="majorBidi"/>
      <w:b/>
      <w:bCs/>
      <w:color w:val="4F81BD" w:themeColor="accent1"/>
      <w:sz w:val="24"/>
      <w:szCs w:val="20"/>
    </w:rPr>
  </w:style>
  <w:style w:type="table" w:styleId="TableGrid">
    <w:name w:val="Table Grid"/>
    <w:basedOn w:val="TableNormal"/>
    <w:uiPriority w:val="59"/>
    <w:rsid w:val="00863A8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
    <w:name w:val="Body"/>
    <w:uiPriority w:val="99"/>
    <w:rsid w:val="00863A87"/>
    <w:pPr>
      <w:suppressAutoHyphens/>
      <w:autoSpaceDE w:val="0"/>
      <w:autoSpaceDN w:val="0"/>
      <w:adjustRightInd w:val="0"/>
      <w:spacing w:before="200" w:line="240" w:lineRule="atLeast"/>
      <w:ind w:left="2160"/>
    </w:pPr>
    <w:rPr>
      <w:rFonts w:ascii="Times" w:hAnsi="Times" w:cs="Times"/>
      <w:color w:val="000000"/>
      <w:w w:val="0"/>
      <w:sz w:val="20"/>
      <w:szCs w:val="20"/>
    </w:rPr>
  </w:style>
  <w:style w:type="character" w:styleId="CommentReference">
    <w:name w:val="annotation reference"/>
    <w:basedOn w:val="DefaultParagraphFont"/>
    <w:uiPriority w:val="99"/>
    <w:semiHidden/>
    <w:unhideWhenUsed/>
    <w:rsid w:val="006114D4"/>
    <w:rPr>
      <w:sz w:val="16"/>
      <w:szCs w:val="16"/>
    </w:rPr>
  </w:style>
  <w:style w:type="paragraph" w:styleId="CommentText">
    <w:name w:val="annotation text"/>
    <w:basedOn w:val="Normal"/>
    <w:link w:val="CommentTextChar"/>
    <w:uiPriority w:val="99"/>
    <w:unhideWhenUsed/>
    <w:rsid w:val="006114D4"/>
    <w:rPr>
      <w:sz w:val="20"/>
    </w:rPr>
  </w:style>
  <w:style w:type="character" w:customStyle="1" w:styleId="CommentTextChar">
    <w:name w:val="Comment Text Char"/>
    <w:basedOn w:val="DefaultParagraphFont"/>
    <w:link w:val="CommentText"/>
    <w:uiPriority w:val="99"/>
    <w:rsid w:val="006114D4"/>
    <w:rPr>
      <w:rFonts w:cs="Times New Roman"/>
      <w:sz w:val="20"/>
      <w:szCs w:val="20"/>
    </w:rPr>
  </w:style>
  <w:style w:type="paragraph" w:styleId="CommentSubject">
    <w:name w:val="annotation subject"/>
    <w:basedOn w:val="CommentText"/>
    <w:next w:val="CommentText"/>
    <w:link w:val="CommentSubjectChar"/>
    <w:uiPriority w:val="99"/>
    <w:semiHidden/>
    <w:unhideWhenUsed/>
    <w:rsid w:val="006114D4"/>
    <w:rPr>
      <w:b/>
      <w:bCs/>
    </w:rPr>
  </w:style>
  <w:style w:type="character" w:customStyle="1" w:styleId="CommentSubjectChar">
    <w:name w:val="Comment Subject Char"/>
    <w:basedOn w:val="CommentTextChar"/>
    <w:link w:val="CommentSubject"/>
    <w:uiPriority w:val="99"/>
    <w:semiHidden/>
    <w:rsid w:val="006114D4"/>
    <w:rPr>
      <w:b/>
      <w:bCs/>
    </w:rPr>
  </w:style>
  <w:style w:type="character" w:styleId="Hyperlink">
    <w:name w:val="Hyperlink"/>
    <w:basedOn w:val="DefaultParagraphFont"/>
    <w:uiPriority w:val="99"/>
    <w:unhideWhenUsed/>
    <w:rsid w:val="00B650C6"/>
    <w:rPr>
      <w:color w:val="0000FF" w:themeColor="hyperlink"/>
      <w:u w:val="single"/>
    </w:rPr>
  </w:style>
  <w:style w:type="character" w:styleId="FollowedHyperlink">
    <w:name w:val="FollowedHyperlink"/>
    <w:basedOn w:val="DefaultParagraphFont"/>
    <w:uiPriority w:val="99"/>
    <w:semiHidden/>
    <w:unhideWhenUsed/>
    <w:rsid w:val="00C86555"/>
    <w:rPr>
      <w:color w:val="800080" w:themeColor="followedHyperlink"/>
      <w:u w:val="single"/>
    </w:rPr>
  </w:style>
  <w:style w:type="character" w:customStyle="1" w:styleId="Heading4Char">
    <w:name w:val="Heading 4 Char"/>
    <w:basedOn w:val="DefaultParagraphFont"/>
    <w:link w:val="Heading4"/>
    <w:uiPriority w:val="9"/>
    <w:rsid w:val="005403E4"/>
    <w:rPr>
      <w:rFonts w:asciiTheme="majorHAnsi" w:eastAsiaTheme="majorEastAsia" w:hAnsiTheme="majorHAnsi" w:cstheme="majorBidi"/>
      <w:b/>
      <w:bCs/>
      <w:i/>
      <w:iCs/>
      <w:color w:val="4F81BD" w:themeColor="accent1"/>
      <w:sz w:val="24"/>
      <w:szCs w:val="20"/>
    </w:rPr>
  </w:style>
  <w:style w:type="character" w:customStyle="1" w:styleId="Heading5Char">
    <w:name w:val="Heading 5 Char"/>
    <w:basedOn w:val="DefaultParagraphFont"/>
    <w:link w:val="Heading5"/>
    <w:uiPriority w:val="9"/>
    <w:rsid w:val="005403E4"/>
    <w:rPr>
      <w:rFonts w:asciiTheme="majorHAnsi" w:eastAsiaTheme="majorEastAsia" w:hAnsiTheme="majorHAnsi" w:cstheme="majorBidi"/>
      <w:color w:val="243F60" w:themeColor="accent1" w:themeShade="7F"/>
      <w:sz w:val="24"/>
      <w:szCs w:val="20"/>
    </w:rPr>
  </w:style>
  <w:style w:type="character" w:customStyle="1" w:styleId="Heading6Char">
    <w:name w:val="Heading 6 Char"/>
    <w:basedOn w:val="DefaultParagraphFont"/>
    <w:link w:val="Heading6"/>
    <w:uiPriority w:val="9"/>
    <w:rsid w:val="005403E4"/>
    <w:rPr>
      <w:rFonts w:asciiTheme="majorHAnsi" w:eastAsiaTheme="majorEastAsia" w:hAnsiTheme="majorHAnsi" w:cstheme="majorBidi"/>
      <w:i/>
      <w:iCs/>
      <w:color w:val="243F60" w:themeColor="accent1" w:themeShade="7F"/>
      <w:sz w:val="24"/>
      <w:szCs w:val="20"/>
    </w:rPr>
  </w:style>
  <w:style w:type="character" w:customStyle="1" w:styleId="Monospace">
    <w:name w:val="Monospace"/>
    <w:basedOn w:val="DefaultParagraphFont"/>
    <w:uiPriority w:val="1"/>
    <w:qFormat/>
    <w:rsid w:val="00F841B3"/>
    <w:rPr>
      <w:rFonts w:ascii="Courier" w:hAnsi="Courier"/>
      <w:sz w:val="20"/>
    </w:rPr>
  </w:style>
  <w:style w:type="character" w:customStyle="1" w:styleId="Monospace-8pt">
    <w:name w:val="Monospace-8pt"/>
    <w:basedOn w:val="Monospace"/>
    <w:uiPriority w:val="1"/>
    <w:qFormat/>
    <w:rsid w:val="00F52936"/>
    <w:rPr>
      <w:sz w:val="16"/>
    </w:rPr>
  </w:style>
  <w:style w:type="paragraph" w:styleId="Revision">
    <w:name w:val="Revision"/>
    <w:hidden/>
    <w:uiPriority w:val="99"/>
    <w:semiHidden/>
    <w:rsid w:val="00562B5C"/>
    <w:rPr>
      <w:rFonts w:cs="Times New Roman"/>
      <w:sz w:val="24"/>
      <w:szCs w:val="20"/>
    </w:rPr>
  </w:style>
  <w:style w:type="character" w:customStyle="1" w:styleId="monospace0">
    <w:name w:val="monospace"/>
    <w:basedOn w:val="DefaultParagraphFont"/>
    <w:rsid w:val="001F30B8"/>
  </w:style>
</w:styles>
</file>

<file path=word/webSettings.xml><?xml version="1.0" encoding="utf-8"?>
<w:webSettings xmlns:r="http://schemas.openxmlformats.org/officeDocument/2006/relationships" xmlns:w="http://schemas.openxmlformats.org/wordprocessingml/2006/main">
  <w:divs>
    <w:div w:id="917908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nippm.natinst.com/itg/web/knta/crt/RequestDetail.jsp?REQUEST_ID=352805&amp;ID_CACHE_NAME=Pluto_p53510216_31674"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javascript:TSHelpLink('/InfoTopics/Directories.html" TargetMode="External"/><Relationship Id="rId4" Type="http://schemas.openxmlformats.org/officeDocument/2006/relationships/settings" Target="settings.xml"/><Relationship Id="rId9" Type="http://schemas.openxmlformats.org/officeDocument/2006/relationships/hyperlink" Target="javascript:TSHelpLink('/InfoTopics/Directories.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8DB7DA-FDDD-4389-9103-D291CDEE7B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685</TotalTime>
  <Pages>31</Pages>
  <Words>10183</Words>
  <Characters>58045</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National Instruments</Company>
  <LinksUpToDate>false</LinksUpToDate>
  <CharactersWithSpaces>68092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calliej</dc:creator>
  <cp:lastModifiedBy>David Rohacek</cp:lastModifiedBy>
  <cp:revision>10</cp:revision>
  <dcterms:created xsi:type="dcterms:W3CDTF">2012-05-15T12:52:00Z</dcterms:created>
  <dcterms:modified xsi:type="dcterms:W3CDTF">2012-05-16T03:32:00Z</dcterms:modified>
</cp:coreProperties>
</file>