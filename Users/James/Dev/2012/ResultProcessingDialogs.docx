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7321A" w:rsidRDefault="0017321A">
      <w:pPr>
        <w:widowControl w:val="0"/>
        <w:autoSpaceDE w:val="0"/>
        <w:autoSpaceDN w:val="0"/>
        <w:adjustRightInd w:val="0"/>
        <w:spacing w:after="0" w:line="240" w:lineRule="auto"/>
        <w:rPr>
          <w:ins w:id="0" w:author="calliej" w:date="2012-02-07T15:21:00Z"/>
          <w:rFonts w:ascii="Arial" w:hAnsi="Arial" w:cs="Arial"/>
          <w:i/>
          <w:iCs/>
          <w:sz w:val="20"/>
          <w:szCs w:val="20"/>
        </w:rPr>
      </w:pPr>
      <w:ins w:id="1" w:author="calliej" w:date="2012-02-07T15:22:00Z">
        <w:r>
          <w:rPr>
            <w:rFonts w:ascii="Arial" w:hAnsi="Arial" w:cs="Arial"/>
            <w:i/>
            <w:iCs/>
            <w:sz w:val="20"/>
            <w:szCs w:val="20"/>
          </w:rPr>
          <w:t>02/07/2012:</w:t>
        </w:r>
      </w:ins>
      <w:ins w:id="2" w:author="calliej" w:date="2012-02-07T15:21:00Z">
        <w:r>
          <w:rPr>
            <w:rFonts w:ascii="Arial" w:hAnsi="Arial" w:cs="Arial"/>
            <w:i/>
            <w:iCs/>
            <w:sz w:val="20"/>
            <w:szCs w:val="20"/>
          </w:rPr>
          <w:t xml:space="preserve">Changes integrated into help per CAR </w:t>
        </w:r>
      </w:ins>
      <w:ins w:id="3" w:author="calliej" w:date="2012-02-07T15:22:00Z">
        <w:r>
          <w:fldChar w:fldCharType="begin"/>
        </w:r>
        <w:r>
          <w:instrText xml:space="preserve"> HYPERLINK "http://nippm.natinst.com/itg/web/knta/crt/RequestDetail.jsp?REQUEST_ID=301034&amp;ID_CACHE_NAME=REQ_SEARCH_1" </w:instrText>
        </w:r>
        <w:r>
          <w:fldChar w:fldCharType="separate"/>
        </w:r>
        <w:r>
          <w:rPr>
            <w:rStyle w:val="Hyperlink"/>
          </w:rPr>
          <w:t>301034</w:t>
        </w:r>
        <w:r>
          <w:fldChar w:fldCharType="end"/>
        </w:r>
        <w:r>
          <w:t>. DO NOT MAKE ANY CHANGES TO THIS FILE. PLEASE FILE DOCUMENTATION CAR FOR CHANGES.</w:t>
        </w:r>
      </w:ins>
    </w:p>
    <w:p w:rsidR="0017321A" w:rsidRDefault="0017321A">
      <w:pPr>
        <w:widowControl w:val="0"/>
        <w:autoSpaceDE w:val="0"/>
        <w:autoSpaceDN w:val="0"/>
        <w:adjustRightInd w:val="0"/>
        <w:spacing w:after="0" w:line="240" w:lineRule="auto"/>
        <w:rPr>
          <w:ins w:id="4" w:author="calliej" w:date="2012-02-07T15:21:00Z"/>
          <w:rFonts w:ascii="Arial" w:hAnsi="Arial" w:cs="Arial"/>
          <w:i/>
          <w:iCs/>
          <w:sz w:val="20"/>
          <w:szCs w:val="20"/>
        </w:rPr>
      </w:pPr>
    </w:p>
    <w:p w:rsidR="0017321A" w:rsidRDefault="0017321A">
      <w:pPr>
        <w:widowControl w:val="0"/>
        <w:autoSpaceDE w:val="0"/>
        <w:autoSpaceDN w:val="0"/>
        <w:adjustRightInd w:val="0"/>
        <w:spacing w:after="0" w:line="240" w:lineRule="auto"/>
        <w:rPr>
          <w:ins w:id="5" w:author="calliej" w:date="2012-02-07T15:21:00Z"/>
          <w:rFonts w:ascii="Arial" w:hAnsi="Arial" w:cs="Arial"/>
          <w:i/>
          <w:iCs/>
          <w:sz w:val="20"/>
          <w:szCs w:val="20"/>
        </w:rPr>
      </w:pPr>
    </w:p>
    <w:p w:rsidR="00951214" w:rsidRDefault="00421FC0">
      <w:pPr>
        <w:widowControl w:val="0"/>
        <w:autoSpaceDE w:val="0"/>
        <w:autoSpaceDN w:val="0"/>
        <w:adjustRightInd w:val="0"/>
        <w:spacing w:after="0" w:line="240" w:lineRule="auto"/>
        <w:rPr>
          <w:rFonts w:ascii="Arial" w:hAnsi="Arial" w:cs="Arial"/>
          <w:i/>
          <w:iCs/>
          <w:sz w:val="20"/>
          <w:szCs w:val="20"/>
        </w:rPr>
      </w:pPr>
      <w:r>
        <w:rPr>
          <w:rFonts w:ascii="Arial" w:hAnsi="Arial" w:cs="Arial"/>
          <w:i/>
          <w:iCs/>
          <w:sz w:val="20"/>
          <w:szCs w:val="20"/>
        </w:rPr>
        <w:t xml:space="preserve">&lt;Note to tech writer: I included screenshots to help you understand the context of the information. I understand that the screenshots </w:t>
      </w:r>
      <w:r w:rsidR="00680EC2">
        <w:rPr>
          <w:rFonts w:ascii="Arial" w:hAnsi="Arial" w:cs="Arial"/>
          <w:i/>
          <w:iCs/>
          <w:sz w:val="20"/>
          <w:szCs w:val="20"/>
        </w:rPr>
        <w:t xml:space="preserve">probably do </w:t>
      </w:r>
      <w:r>
        <w:rPr>
          <w:rFonts w:ascii="Arial" w:hAnsi="Arial" w:cs="Arial"/>
          <w:i/>
          <w:iCs/>
          <w:sz w:val="20"/>
          <w:szCs w:val="20"/>
        </w:rPr>
        <w:t>not go in the online help. - James&gt;</w:t>
      </w:r>
    </w:p>
    <w:p w:rsidR="00951214" w:rsidRDefault="00951214">
      <w:pPr>
        <w:widowControl w:val="0"/>
        <w:autoSpaceDE w:val="0"/>
        <w:autoSpaceDN w:val="0"/>
        <w:adjustRightInd w:val="0"/>
        <w:spacing w:after="0" w:line="240" w:lineRule="auto"/>
        <w:rPr>
          <w:rFonts w:ascii="Arial" w:hAnsi="Arial" w:cs="Arial"/>
          <w:b/>
          <w:bCs/>
          <w:sz w:val="20"/>
          <w:szCs w:val="20"/>
        </w:rPr>
      </w:pPr>
    </w:p>
    <w:p w:rsidR="00951214" w:rsidRDefault="00951214">
      <w:pPr>
        <w:widowControl w:val="0"/>
        <w:autoSpaceDE w:val="0"/>
        <w:autoSpaceDN w:val="0"/>
        <w:adjustRightInd w:val="0"/>
        <w:spacing w:after="0" w:line="240" w:lineRule="auto"/>
        <w:rPr>
          <w:rFonts w:ascii="Arial" w:hAnsi="Arial" w:cs="Arial"/>
          <w:b/>
          <w:bCs/>
          <w:sz w:val="20"/>
          <w:szCs w:val="20"/>
        </w:rPr>
      </w:pPr>
    </w:p>
    <w:p w:rsidR="00951214" w:rsidRDefault="00421FC0">
      <w:pPr>
        <w:widowControl w:val="0"/>
        <w:autoSpaceDE w:val="0"/>
        <w:autoSpaceDN w:val="0"/>
        <w:adjustRightInd w:val="0"/>
        <w:spacing w:after="0" w:line="240" w:lineRule="auto"/>
        <w:rPr>
          <w:rFonts w:ascii="Arial" w:hAnsi="Arial" w:cs="Arial"/>
          <w:sz w:val="20"/>
          <w:szCs w:val="20"/>
        </w:rPr>
      </w:pPr>
      <w:r>
        <w:rPr>
          <w:rFonts w:ascii="Arial" w:hAnsi="Arial" w:cs="Arial"/>
          <w:b/>
          <w:bCs/>
          <w:sz w:val="20"/>
          <w:szCs w:val="20"/>
        </w:rPr>
        <w:t>Configure&gt;&gt;Result Processing...</w:t>
      </w:r>
      <w:r>
        <w:rPr>
          <w:rFonts w:ascii="Arial" w:hAnsi="Arial" w:cs="Arial"/>
          <w:sz w:val="20"/>
          <w:szCs w:val="20"/>
        </w:rPr>
        <w:t xml:space="preserve"> - This menu item displays the Result Processing Dialog Box. </w:t>
      </w:r>
    </w:p>
    <w:p w:rsidR="00951214" w:rsidRDefault="00951214">
      <w:pPr>
        <w:widowControl w:val="0"/>
        <w:autoSpaceDE w:val="0"/>
        <w:autoSpaceDN w:val="0"/>
        <w:adjustRightInd w:val="0"/>
        <w:spacing w:after="0" w:line="240" w:lineRule="auto"/>
        <w:rPr>
          <w:rFonts w:ascii="Arial" w:hAnsi="Arial" w:cs="Arial"/>
          <w:sz w:val="20"/>
          <w:szCs w:val="20"/>
        </w:rPr>
      </w:pPr>
    </w:p>
    <w:p w:rsidR="00951214" w:rsidRDefault="00421FC0">
      <w:pPr>
        <w:widowControl w:val="0"/>
        <w:autoSpaceDE w:val="0"/>
        <w:autoSpaceDN w:val="0"/>
        <w:adjustRightInd w:val="0"/>
        <w:spacing w:after="0" w:line="240" w:lineRule="auto"/>
        <w:rPr>
          <w:rFonts w:ascii="Arial" w:hAnsi="Arial" w:cs="Arial"/>
          <w:sz w:val="20"/>
          <w:szCs w:val="20"/>
        </w:rPr>
      </w:pPr>
      <w:r>
        <w:rPr>
          <w:rFonts w:ascii="Arial" w:hAnsi="Arial" w:cs="Arial"/>
          <w:i/>
          <w:iCs/>
          <w:sz w:val="20"/>
          <w:szCs w:val="20"/>
        </w:rPr>
        <w:t>&lt;Note to tech write</w:t>
      </w:r>
      <w:r w:rsidR="003246C6">
        <w:rPr>
          <w:rFonts w:ascii="Arial" w:hAnsi="Arial" w:cs="Arial"/>
          <w:i/>
          <w:iCs/>
          <w:sz w:val="20"/>
          <w:szCs w:val="20"/>
        </w:rPr>
        <w:t>r</w:t>
      </w:r>
      <w:r>
        <w:rPr>
          <w:rFonts w:ascii="Arial" w:hAnsi="Arial" w:cs="Arial"/>
          <w:i/>
          <w:iCs/>
          <w:sz w:val="20"/>
          <w:szCs w:val="20"/>
        </w:rPr>
        <w:t>: Configure&gt;&gt;Report Options... and Configure&gt;&gt;Database Options... have been removed&gt;</w:t>
      </w:r>
    </w:p>
    <w:p w:rsidR="00951214" w:rsidRDefault="00951214">
      <w:pPr>
        <w:widowControl w:val="0"/>
        <w:autoSpaceDE w:val="0"/>
        <w:autoSpaceDN w:val="0"/>
        <w:adjustRightInd w:val="0"/>
        <w:spacing w:after="0" w:line="240" w:lineRule="auto"/>
        <w:rPr>
          <w:rFonts w:ascii="Arial" w:hAnsi="Arial" w:cs="Arial"/>
          <w:sz w:val="20"/>
          <w:szCs w:val="20"/>
        </w:rPr>
      </w:pPr>
    </w:p>
    <w:p w:rsidR="00951214" w:rsidRDefault="00951214">
      <w:pPr>
        <w:widowControl w:val="0"/>
        <w:autoSpaceDE w:val="0"/>
        <w:autoSpaceDN w:val="0"/>
        <w:adjustRightInd w:val="0"/>
        <w:spacing w:after="0" w:line="240" w:lineRule="auto"/>
        <w:rPr>
          <w:rFonts w:ascii="Arial" w:hAnsi="Arial" w:cs="Arial"/>
          <w:sz w:val="20"/>
          <w:szCs w:val="20"/>
        </w:rPr>
      </w:pPr>
    </w:p>
    <w:p w:rsidR="00951214" w:rsidRDefault="00421FC0">
      <w:pPr>
        <w:widowControl w:val="0"/>
        <w:autoSpaceDE w:val="0"/>
        <w:autoSpaceDN w:val="0"/>
        <w:adjustRightInd w:val="0"/>
        <w:spacing w:after="0" w:line="240" w:lineRule="auto"/>
        <w:rPr>
          <w:rFonts w:ascii="Arial" w:hAnsi="Arial" w:cs="Arial"/>
          <w:sz w:val="20"/>
          <w:szCs w:val="20"/>
        </w:rPr>
      </w:pPr>
      <w:r>
        <w:rPr>
          <w:rFonts w:ascii="Arial" w:hAnsi="Arial" w:cs="Arial"/>
          <w:b/>
          <w:bCs/>
          <w:sz w:val="20"/>
          <w:szCs w:val="20"/>
          <w:u w:val="single"/>
        </w:rPr>
        <w:t>Result Processing Dialog Box</w:t>
      </w:r>
    </w:p>
    <w:p w:rsidR="00951214" w:rsidRDefault="00951214">
      <w:pPr>
        <w:widowControl w:val="0"/>
        <w:autoSpaceDE w:val="0"/>
        <w:autoSpaceDN w:val="0"/>
        <w:adjustRightInd w:val="0"/>
        <w:spacing w:after="0" w:line="240" w:lineRule="auto"/>
        <w:rPr>
          <w:rFonts w:ascii="Arial" w:hAnsi="Arial" w:cs="Arial"/>
          <w:sz w:val="20"/>
          <w:szCs w:val="20"/>
        </w:rPr>
      </w:pPr>
    </w:p>
    <w:p w:rsidR="00951214" w:rsidRDefault="00421FC0">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 xml:space="preserve">Use the Result Processing Dialog Box to configure how TestStand processes the results your test sequences generate. You can choose to generate reports, log to databases, or store your results in compact offline result files for later processing. You might have additional options for processing results if you have created or installed additional Result Processing Plug-ins. </w:t>
      </w:r>
    </w:p>
    <w:p w:rsidR="00951214" w:rsidRDefault="00951214">
      <w:pPr>
        <w:widowControl w:val="0"/>
        <w:autoSpaceDE w:val="0"/>
        <w:autoSpaceDN w:val="0"/>
        <w:adjustRightInd w:val="0"/>
        <w:spacing w:after="0" w:line="240" w:lineRule="auto"/>
        <w:rPr>
          <w:rFonts w:ascii="Arial" w:hAnsi="Arial" w:cs="Arial"/>
          <w:sz w:val="20"/>
          <w:szCs w:val="20"/>
        </w:rPr>
      </w:pPr>
    </w:p>
    <w:p w:rsidR="00951214" w:rsidRDefault="00350A20">
      <w:pPr>
        <w:widowControl w:val="0"/>
        <w:autoSpaceDE w:val="0"/>
        <w:autoSpaceDN w:val="0"/>
        <w:adjustRightInd w:val="0"/>
        <w:spacing w:after="0" w:line="240" w:lineRule="auto"/>
        <w:rPr>
          <w:rFonts w:ascii="Arial" w:hAnsi="Arial" w:cs="Arial"/>
          <w:sz w:val="20"/>
          <w:szCs w:val="20"/>
        </w:rPr>
      </w:pPr>
      <w:r w:rsidRPr="00350A20">
        <w:rPr>
          <w:rFonts w:ascii="Arial" w:hAnsi="Arial" w:cs="Arial"/>
          <w:sz w:val="20"/>
          <w:szCs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14.2pt;height:127.2pt">
            <v:imagedata r:id="rId5" o:title=""/>
          </v:shape>
        </w:pict>
      </w:r>
    </w:p>
    <w:p w:rsidR="00951214" w:rsidRDefault="00951214">
      <w:pPr>
        <w:widowControl w:val="0"/>
        <w:autoSpaceDE w:val="0"/>
        <w:autoSpaceDN w:val="0"/>
        <w:adjustRightInd w:val="0"/>
        <w:spacing w:after="0" w:line="240" w:lineRule="auto"/>
        <w:rPr>
          <w:rFonts w:ascii="Arial" w:hAnsi="Arial" w:cs="Arial"/>
          <w:sz w:val="20"/>
          <w:szCs w:val="20"/>
        </w:rPr>
      </w:pPr>
    </w:p>
    <w:p w:rsidR="00951214" w:rsidRDefault="00421FC0">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By default, the Result Processing Dialog Box displays without showing its advanced options. In this case it contains only a table with one row in the table for each of the installed Result Processing Plug-ins. You can enable or disable each plug-in</w:t>
      </w:r>
      <w:ins w:id="6" w:author="jgrey" w:date="2011-07-26T10:04:00Z">
        <w:r w:rsidR="00DE388E">
          <w:rPr>
            <w:rFonts w:ascii="Arial" w:hAnsi="Arial" w:cs="Arial"/>
            <w:sz w:val="20"/>
            <w:szCs w:val="20"/>
          </w:rPr>
          <w:t>,</w:t>
        </w:r>
      </w:ins>
      <w:r>
        <w:rPr>
          <w:rFonts w:ascii="Arial" w:hAnsi="Arial" w:cs="Arial"/>
          <w:sz w:val="20"/>
          <w:szCs w:val="20"/>
        </w:rPr>
        <w:t xml:space="preserve"> and you can configure the options for how each plug-in processes test results.</w:t>
      </w:r>
    </w:p>
    <w:p w:rsidR="00951214" w:rsidRDefault="00951214">
      <w:pPr>
        <w:widowControl w:val="0"/>
        <w:autoSpaceDE w:val="0"/>
        <w:autoSpaceDN w:val="0"/>
        <w:adjustRightInd w:val="0"/>
        <w:spacing w:after="0" w:line="240" w:lineRule="auto"/>
        <w:rPr>
          <w:rFonts w:ascii="Arial" w:hAnsi="Arial" w:cs="Arial"/>
          <w:sz w:val="20"/>
          <w:szCs w:val="20"/>
        </w:rPr>
      </w:pPr>
    </w:p>
    <w:p w:rsidR="00951214" w:rsidRDefault="00421FC0">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If you checkmark the Show Advanced Options checkbox, the dialog displays additional controls.</w:t>
      </w:r>
    </w:p>
    <w:p w:rsidR="00951214" w:rsidRDefault="00951214">
      <w:pPr>
        <w:widowControl w:val="0"/>
        <w:autoSpaceDE w:val="0"/>
        <w:autoSpaceDN w:val="0"/>
        <w:adjustRightInd w:val="0"/>
        <w:spacing w:after="0" w:line="240" w:lineRule="auto"/>
        <w:rPr>
          <w:rFonts w:ascii="Arial" w:hAnsi="Arial" w:cs="Arial"/>
          <w:sz w:val="20"/>
          <w:szCs w:val="20"/>
        </w:rPr>
      </w:pPr>
    </w:p>
    <w:p w:rsidR="00951214" w:rsidRDefault="0017321A">
      <w:pPr>
        <w:widowControl w:val="0"/>
        <w:autoSpaceDE w:val="0"/>
        <w:autoSpaceDN w:val="0"/>
        <w:adjustRightInd w:val="0"/>
        <w:spacing w:after="0" w:line="240" w:lineRule="auto"/>
        <w:rPr>
          <w:rFonts w:ascii="Arial" w:hAnsi="Arial" w:cs="Arial"/>
          <w:sz w:val="20"/>
          <w:szCs w:val="20"/>
        </w:rPr>
      </w:pPr>
      <w:r w:rsidRPr="00350A20">
        <w:rPr>
          <w:rFonts w:ascii="Arial" w:hAnsi="Arial" w:cs="Arial"/>
          <w:sz w:val="20"/>
          <w:szCs w:val="20"/>
        </w:rPr>
        <w:pict>
          <v:shape id="_x0000_i1026" type="#_x0000_t75" style="width:502.8pt;height:181.2pt">
            <v:imagedata r:id="rId6" o:title=""/>
          </v:shape>
        </w:pict>
      </w:r>
    </w:p>
    <w:p w:rsidR="00951214" w:rsidRDefault="00951214">
      <w:pPr>
        <w:widowControl w:val="0"/>
        <w:autoSpaceDE w:val="0"/>
        <w:autoSpaceDN w:val="0"/>
        <w:adjustRightInd w:val="0"/>
        <w:spacing w:after="0" w:line="240" w:lineRule="auto"/>
        <w:rPr>
          <w:rFonts w:ascii="Arial" w:hAnsi="Arial" w:cs="Arial"/>
          <w:sz w:val="20"/>
          <w:szCs w:val="20"/>
        </w:rPr>
      </w:pPr>
    </w:p>
    <w:p w:rsidR="00951214" w:rsidRDefault="00951214">
      <w:pPr>
        <w:widowControl w:val="0"/>
        <w:autoSpaceDE w:val="0"/>
        <w:autoSpaceDN w:val="0"/>
        <w:adjustRightInd w:val="0"/>
        <w:spacing w:after="0" w:line="240" w:lineRule="auto"/>
        <w:rPr>
          <w:rFonts w:ascii="Arial" w:hAnsi="Arial" w:cs="Arial"/>
          <w:sz w:val="20"/>
          <w:szCs w:val="20"/>
        </w:rPr>
      </w:pPr>
    </w:p>
    <w:p w:rsidR="00951214" w:rsidRDefault="00421FC0">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With these additional controls, you can insert or delete Result Process Processing Plug-in instances, change the order in which TestStand invokes them, and specify whether TestStand invokes them serially or in parallel using separate threads. You can also create and manage multiple sets of configured Plug-in instances. Each set is referred to as a Result Processing Configuration.</w:t>
      </w:r>
    </w:p>
    <w:p w:rsidR="00951214" w:rsidRDefault="00951214">
      <w:pPr>
        <w:widowControl w:val="0"/>
        <w:autoSpaceDE w:val="0"/>
        <w:autoSpaceDN w:val="0"/>
        <w:adjustRightInd w:val="0"/>
        <w:spacing w:after="0" w:line="240" w:lineRule="auto"/>
        <w:rPr>
          <w:rFonts w:ascii="Arial" w:hAnsi="Arial" w:cs="Arial"/>
          <w:sz w:val="20"/>
          <w:szCs w:val="20"/>
        </w:rPr>
      </w:pPr>
    </w:p>
    <w:p w:rsidR="00951214" w:rsidRDefault="00421FC0">
      <w:pPr>
        <w:widowControl w:val="0"/>
        <w:autoSpaceDE w:val="0"/>
        <w:autoSpaceDN w:val="0"/>
        <w:adjustRightInd w:val="0"/>
        <w:spacing w:after="0" w:line="240" w:lineRule="auto"/>
        <w:rPr>
          <w:rFonts w:ascii="Arial" w:hAnsi="Arial" w:cs="Arial"/>
          <w:sz w:val="20"/>
          <w:szCs w:val="20"/>
        </w:rPr>
      </w:pPr>
      <w:r>
        <w:rPr>
          <w:rFonts w:ascii="Arial" w:hAnsi="Arial" w:cs="Arial"/>
          <w:b/>
          <w:bCs/>
          <w:sz w:val="20"/>
          <w:szCs w:val="20"/>
        </w:rPr>
        <w:t>Configuration</w:t>
      </w:r>
      <w:r>
        <w:rPr>
          <w:rFonts w:ascii="Arial" w:hAnsi="Arial" w:cs="Arial"/>
          <w:sz w:val="20"/>
          <w:szCs w:val="20"/>
        </w:rPr>
        <w:t xml:space="preserve"> - This drop down list selects which Result Processing Configuration is active. The Plug-in Instance Table displays the plug-in instances in the active configuration and TestStand uses the active configuration to process results </w:t>
      </w:r>
      <w:proofErr w:type="spellStart"/>
      <w:r>
        <w:rPr>
          <w:rFonts w:ascii="Arial" w:hAnsi="Arial" w:cs="Arial"/>
          <w:sz w:val="20"/>
          <w:szCs w:val="20"/>
        </w:rPr>
        <w:t>inline</w:t>
      </w:r>
      <w:proofErr w:type="spellEnd"/>
      <w:r>
        <w:rPr>
          <w:rFonts w:ascii="Arial" w:hAnsi="Arial" w:cs="Arial"/>
          <w:sz w:val="20"/>
          <w:szCs w:val="20"/>
        </w:rPr>
        <w:t>, where inline means at runtime. You can also select the Manage Configurations... item to display the Manage Result Processing Configurations Dialog Box.</w:t>
      </w:r>
    </w:p>
    <w:p w:rsidR="00951214" w:rsidRDefault="00951214">
      <w:pPr>
        <w:widowControl w:val="0"/>
        <w:autoSpaceDE w:val="0"/>
        <w:autoSpaceDN w:val="0"/>
        <w:adjustRightInd w:val="0"/>
        <w:spacing w:after="0" w:line="240" w:lineRule="auto"/>
        <w:rPr>
          <w:rFonts w:ascii="Arial" w:hAnsi="Arial" w:cs="Arial"/>
          <w:sz w:val="20"/>
          <w:szCs w:val="20"/>
        </w:rPr>
      </w:pPr>
    </w:p>
    <w:p w:rsidR="00951214" w:rsidRDefault="00421FC0">
      <w:pPr>
        <w:widowControl w:val="0"/>
        <w:autoSpaceDE w:val="0"/>
        <w:autoSpaceDN w:val="0"/>
        <w:adjustRightInd w:val="0"/>
        <w:spacing w:after="0" w:line="240" w:lineRule="auto"/>
        <w:rPr>
          <w:rFonts w:ascii="Arial" w:hAnsi="Arial" w:cs="Arial"/>
          <w:sz w:val="20"/>
          <w:szCs w:val="20"/>
        </w:rPr>
      </w:pPr>
      <w:r>
        <w:rPr>
          <w:rFonts w:ascii="Arial" w:hAnsi="Arial" w:cs="Arial"/>
          <w:b/>
          <w:bCs/>
          <w:sz w:val="20"/>
          <w:szCs w:val="20"/>
        </w:rPr>
        <w:t>Plug-in Instance Table</w:t>
      </w:r>
      <w:r>
        <w:rPr>
          <w:rFonts w:ascii="Arial" w:hAnsi="Arial" w:cs="Arial"/>
          <w:sz w:val="20"/>
          <w:szCs w:val="20"/>
        </w:rPr>
        <w:t xml:space="preserve"> - Each row in this table specifies a result processing plug-in and the options with which to invoke it. You can insert instances of the same plug-in on multiple </w:t>
      </w:r>
    </w:p>
    <w:p w:rsidR="00951214" w:rsidRDefault="00421FC0">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rows to invoke the plug-in multiple times with varying options. You might do this to create multiple reports with different formats or to log to multiple databases. Each row in the table has the following columns:</w:t>
      </w:r>
    </w:p>
    <w:p w:rsidR="00951214" w:rsidRDefault="00951214">
      <w:pPr>
        <w:widowControl w:val="0"/>
        <w:autoSpaceDE w:val="0"/>
        <w:autoSpaceDN w:val="0"/>
        <w:adjustRightInd w:val="0"/>
        <w:spacing w:after="0" w:line="240" w:lineRule="auto"/>
        <w:rPr>
          <w:rFonts w:ascii="Arial" w:hAnsi="Arial" w:cs="Arial"/>
          <w:sz w:val="20"/>
          <w:szCs w:val="20"/>
        </w:rPr>
      </w:pPr>
    </w:p>
    <w:p w:rsidR="00951214" w:rsidRDefault="00421FC0" w:rsidP="005531A2">
      <w:pPr>
        <w:widowControl w:val="0"/>
        <w:numPr>
          <w:ilvl w:val="0"/>
          <w:numId w:val="1"/>
        </w:numPr>
        <w:autoSpaceDE w:val="0"/>
        <w:autoSpaceDN w:val="0"/>
        <w:adjustRightInd w:val="0"/>
        <w:spacing w:after="0" w:line="240" w:lineRule="auto"/>
        <w:ind w:left="1080" w:hanging="360"/>
        <w:rPr>
          <w:rFonts w:ascii="Arial" w:hAnsi="Arial" w:cs="Arial"/>
          <w:sz w:val="20"/>
          <w:szCs w:val="20"/>
        </w:rPr>
      </w:pPr>
      <w:r>
        <w:rPr>
          <w:rFonts w:ascii="Arial" w:hAnsi="Arial" w:cs="Arial"/>
          <w:b/>
          <w:bCs/>
          <w:sz w:val="20"/>
          <w:szCs w:val="20"/>
        </w:rPr>
        <w:t xml:space="preserve">Output </w:t>
      </w:r>
      <w:r>
        <w:rPr>
          <w:rFonts w:ascii="Arial" w:hAnsi="Arial" w:cs="Arial"/>
          <w:sz w:val="20"/>
          <w:szCs w:val="20"/>
        </w:rPr>
        <w:t>- Indicates the type of output the results processing plug-in creates. You can edit the name to make it more descriptive.</w:t>
      </w:r>
    </w:p>
    <w:p w:rsidR="00951214" w:rsidRDefault="00421FC0" w:rsidP="005531A2">
      <w:pPr>
        <w:widowControl w:val="0"/>
        <w:numPr>
          <w:ilvl w:val="0"/>
          <w:numId w:val="1"/>
        </w:numPr>
        <w:autoSpaceDE w:val="0"/>
        <w:autoSpaceDN w:val="0"/>
        <w:adjustRightInd w:val="0"/>
        <w:spacing w:after="0" w:line="240" w:lineRule="auto"/>
        <w:ind w:left="1080" w:hanging="360"/>
        <w:rPr>
          <w:rFonts w:ascii="Arial" w:hAnsi="Arial" w:cs="Arial"/>
          <w:sz w:val="20"/>
          <w:szCs w:val="20"/>
        </w:rPr>
      </w:pPr>
      <w:r>
        <w:rPr>
          <w:rFonts w:ascii="Arial" w:hAnsi="Arial" w:cs="Arial"/>
          <w:b/>
          <w:bCs/>
          <w:sz w:val="20"/>
          <w:szCs w:val="20"/>
        </w:rPr>
        <w:t xml:space="preserve">Enabled </w:t>
      </w:r>
      <w:r>
        <w:rPr>
          <w:rFonts w:ascii="Arial" w:hAnsi="Arial" w:cs="Arial"/>
          <w:sz w:val="20"/>
          <w:szCs w:val="20"/>
        </w:rPr>
        <w:t>- Indicates whether TestStand invokes the plug-in instance when processing results.</w:t>
      </w:r>
    </w:p>
    <w:p w:rsidR="00951214" w:rsidRDefault="00421FC0" w:rsidP="005531A2">
      <w:pPr>
        <w:widowControl w:val="0"/>
        <w:numPr>
          <w:ilvl w:val="0"/>
          <w:numId w:val="1"/>
        </w:numPr>
        <w:autoSpaceDE w:val="0"/>
        <w:autoSpaceDN w:val="0"/>
        <w:adjustRightInd w:val="0"/>
        <w:spacing w:after="0" w:line="240" w:lineRule="auto"/>
        <w:ind w:left="1080" w:hanging="360"/>
        <w:rPr>
          <w:rFonts w:ascii="Arial" w:hAnsi="Arial" w:cs="Arial"/>
          <w:sz w:val="20"/>
          <w:szCs w:val="20"/>
        </w:rPr>
      </w:pPr>
      <w:r>
        <w:rPr>
          <w:rFonts w:ascii="Arial" w:hAnsi="Arial" w:cs="Arial"/>
          <w:b/>
          <w:bCs/>
          <w:sz w:val="20"/>
          <w:szCs w:val="20"/>
        </w:rPr>
        <w:t xml:space="preserve">Display </w:t>
      </w:r>
      <w:r>
        <w:rPr>
          <w:rFonts w:ascii="Arial" w:hAnsi="Arial" w:cs="Arial"/>
          <w:sz w:val="20"/>
          <w:szCs w:val="20"/>
        </w:rPr>
        <w:t xml:space="preserve">- This column only appears if a plug-in instance that </w:t>
      </w:r>
      <w:del w:id="7" w:author="jgrey" w:date="2011-07-26T10:03:00Z">
        <w:r w:rsidDel="00D02686">
          <w:rPr>
            <w:rFonts w:ascii="Arial" w:hAnsi="Arial" w:cs="Arial"/>
            <w:sz w:val="20"/>
            <w:szCs w:val="20"/>
          </w:rPr>
          <w:delText xml:space="preserve">requires </w:delText>
        </w:r>
      </w:del>
      <w:ins w:id="8" w:author="jgrey" w:date="2011-07-26T10:03:00Z">
        <w:r w:rsidR="00D02686">
          <w:rPr>
            <w:rFonts w:ascii="Arial" w:hAnsi="Arial" w:cs="Arial"/>
            <w:sz w:val="20"/>
            <w:szCs w:val="20"/>
          </w:rPr>
          <w:t xml:space="preserve">uses </w:t>
        </w:r>
      </w:ins>
      <w:r>
        <w:rPr>
          <w:rFonts w:ascii="Arial" w:hAnsi="Arial" w:cs="Arial"/>
          <w:sz w:val="20"/>
          <w:szCs w:val="20"/>
        </w:rPr>
        <w:t xml:space="preserve">it is in the table. Of the NI provided plug-ins, only the NI Report Generation plug-in </w:t>
      </w:r>
      <w:del w:id="9" w:author="jgrey" w:date="2011-07-26T10:04:00Z">
        <w:r w:rsidDel="000F5709">
          <w:rPr>
            <w:rFonts w:ascii="Arial" w:hAnsi="Arial" w:cs="Arial"/>
            <w:sz w:val="20"/>
            <w:szCs w:val="20"/>
          </w:rPr>
          <w:delText xml:space="preserve">requires </w:delText>
        </w:r>
      </w:del>
      <w:ins w:id="10" w:author="jgrey" w:date="2011-07-26T10:04:00Z">
        <w:r w:rsidR="000F5709">
          <w:rPr>
            <w:rFonts w:ascii="Arial" w:hAnsi="Arial" w:cs="Arial"/>
            <w:sz w:val="20"/>
            <w:szCs w:val="20"/>
          </w:rPr>
          <w:t xml:space="preserve">uses </w:t>
        </w:r>
      </w:ins>
      <w:r>
        <w:rPr>
          <w:rFonts w:ascii="Arial" w:hAnsi="Arial" w:cs="Arial"/>
          <w:sz w:val="20"/>
          <w:szCs w:val="20"/>
        </w:rPr>
        <w:t>the Display column. For multiple instances of the NI Report Generation plug-in, the checkbox in the display column specifies which instance displays its report by default in the TestStand Report View. At run-time, you can still view a report from a different plug-in instance in the Report View by selecting from the Active Report menu from the Report View toolbar. To create reports without the overhead of displaying them in the report view, you can deselect the Display checkbox for all NI Report Generation plug-in instances.</w:t>
      </w:r>
    </w:p>
    <w:p w:rsidR="00951214" w:rsidRDefault="00421FC0" w:rsidP="005531A2">
      <w:pPr>
        <w:widowControl w:val="0"/>
        <w:numPr>
          <w:ilvl w:val="0"/>
          <w:numId w:val="1"/>
        </w:numPr>
        <w:autoSpaceDE w:val="0"/>
        <w:autoSpaceDN w:val="0"/>
        <w:adjustRightInd w:val="0"/>
        <w:spacing w:after="0" w:line="240" w:lineRule="auto"/>
        <w:ind w:left="1080" w:hanging="360"/>
        <w:rPr>
          <w:rFonts w:ascii="Arial" w:hAnsi="Arial" w:cs="Arial"/>
          <w:sz w:val="20"/>
          <w:szCs w:val="20"/>
        </w:rPr>
      </w:pPr>
      <w:r>
        <w:rPr>
          <w:rFonts w:ascii="Arial" w:hAnsi="Arial" w:cs="Arial"/>
          <w:b/>
          <w:bCs/>
          <w:sz w:val="20"/>
          <w:szCs w:val="20"/>
        </w:rPr>
        <w:t xml:space="preserve">Options </w:t>
      </w:r>
      <w:r>
        <w:rPr>
          <w:rFonts w:ascii="Arial" w:hAnsi="Arial" w:cs="Arial"/>
          <w:sz w:val="20"/>
          <w:szCs w:val="20"/>
        </w:rPr>
        <w:t>- Displays a summary of the most important option settings for the plug-in instance. Click the Options button to display the options dialog box for the plug-in instance.</w:t>
      </w:r>
    </w:p>
    <w:p w:rsidR="00951214" w:rsidRDefault="00421FC0" w:rsidP="005531A2">
      <w:pPr>
        <w:widowControl w:val="0"/>
        <w:numPr>
          <w:ilvl w:val="0"/>
          <w:numId w:val="1"/>
        </w:numPr>
        <w:autoSpaceDE w:val="0"/>
        <w:autoSpaceDN w:val="0"/>
        <w:adjustRightInd w:val="0"/>
        <w:spacing w:after="0" w:line="240" w:lineRule="auto"/>
        <w:ind w:left="1080" w:hanging="360"/>
        <w:rPr>
          <w:rFonts w:ascii="Arial" w:hAnsi="Arial" w:cs="Arial"/>
          <w:sz w:val="20"/>
          <w:szCs w:val="20"/>
        </w:rPr>
      </w:pPr>
      <w:r>
        <w:rPr>
          <w:rFonts w:ascii="Arial" w:hAnsi="Arial" w:cs="Arial"/>
          <w:b/>
          <w:bCs/>
          <w:sz w:val="20"/>
          <w:szCs w:val="20"/>
        </w:rPr>
        <w:t xml:space="preserve">New Thread </w:t>
      </w:r>
      <w:r>
        <w:rPr>
          <w:rFonts w:ascii="Arial" w:hAnsi="Arial" w:cs="Arial"/>
          <w:sz w:val="20"/>
          <w:szCs w:val="20"/>
        </w:rPr>
        <w:t>- Specifies how TestStand invokes the plug-in. The options are:</w:t>
      </w:r>
    </w:p>
    <w:p w:rsidR="00951214" w:rsidRDefault="00421FC0" w:rsidP="005531A2">
      <w:pPr>
        <w:widowControl w:val="0"/>
        <w:numPr>
          <w:ilvl w:val="0"/>
          <w:numId w:val="1"/>
        </w:numPr>
        <w:autoSpaceDE w:val="0"/>
        <w:autoSpaceDN w:val="0"/>
        <w:adjustRightInd w:val="0"/>
        <w:spacing w:after="0" w:line="240" w:lineRule="auto"/>
        <w:ind w:left="1440" w:hanging="360"/>
        <w:rPr>
          <w:rFonts w:ascii="Arial" w:hAnsi="Arial" w:cs="Arial"/>
          <w:sz w:val="20"/>
          <w:szCs w:val="20"/>
        </w:rPr>
      </w:pPr>
      <w:r>
        <w:rPr>
          <w:rFonts w:ascii="Arial" w:hAnsi="Arial" w:cs="Arial"/>
          <w:b/>
          <w:bCs/>
          <w:sz w:val="20"/>
          <w:szCs w:val="20"/>
        </w:rPr>
        <w:t xml:space="preserve">Yes </w:t>
      </w:r>
      <w:r>
        <w:rPr>
          <w:rFonts w:ascii="Arial" w:hAnsi="Arial" w:cs="Arial"/>
          <w:sz w:val="20"/>
          <w:szCs w:val="20"/>
        </w:rPr>
        <w:t xml:space="preserve">- TestStand invokes the plug-in in a new thread. It processes results in parallel with other plug-ins </w:t>
      </w:r>
      <w:del w:id="11" w:author="jgrey" w:date="2011-07-26T10:05:00Z">
        <w:r w:rsidDel="00F02970">
          <w:rPr>
            <w:rFonts w:ascii="Arial" w:hAnsi="Arial" w:cs="Arial"/>
            <w:sz w:val="20"/>
            <w:szCs w:val="20"/>
          </w:rPr>
          <w:delText>or even</w:delText>
        </w:r>
      </w:del>
      <w:ins w:id="12" w:author="jgrey" w:date="2011-07-26T10:05:00Z">
        <w:r w:rsidR="00F02970">
          <w:rPr>
            <w:rFonts w:ascii="Arial" w:hAnsi="Arial" w:cs="Arial"/>
            <w:sz w:val="20"/>
            <w:szCs w:val="20"/>
          </w:rPr>
          <w:t>and</w:t>
        </w:r>
      </w:ins>
      <w:r>
        <w:rPr>
          <w:rFonts w:ascii="Arial" w:hAnsi="Arial" w:cs="Arial"/>
          <w:sz w:val="20"/>
          <w:szCs w:val="20"/>
        </w:rPr>
        <w:t xml:space="preserve"> with the testing of subsequent UUTs.</w:t>
      </w:r>
    </w:p>
    <w:p w:rsidR="00951214" w:rsidRDefault="00421FC0" w:rsidP="005531A2">
      <w:pPr>
        <w:widowControl w:val="0"/>
        <w:numPr>
          <w:ilvl w:val="0"/>
          <w:numId w:val="1"/>
        </w:numPr>
        <w:autoSpaceDE w:val="0"/>
        <w:autoSpaceDN w:val="0"/>
        <w:adjustRightInd w:val="0"/>
        <w:spacing w:after="0" w:line="240" w:lineRule="auto"/>
        <w:ind w:left="1440" w:hanging="360"/>
        <w:rPr>
          <w:rFonts w:ascii="Arial" w:hAnsi="Arial" w:cs="Arial"/>
          <w:sz w:val="20"/>
          <w:szCs w:val="20"/>
        </w:rPr>
      </w:pPr>
      <w:r>
        <w:rPr>
          <w:rFonts w:ascii="Arial" w:hAnsi="Arial" w:cs="Arial"/>
          <w:b/>
          <w:bCs/>
          <w:sz w:val="20"/>
          <w:szCs w:val="20"/>
        </w:rPr>
        <w:t xml:space="preserve">No </w:t>
      </w:r>
      <w:r>
        <w:rPr>
          <w:rFonts w:ascii="Arial" w:hAnsi="Arial" w:cs="Arial"/>
          <w:sz w:val="20"/>
          <w:szCs w:val="20"/>
        </w:rPr>
        <w:t>-TestStand waits for the plug-in to complete its processing before invoking the next plug-in in the table</w:t>
      </w:r>
      <w:ins w:id="13" w:author="jgrey" w:date="2011-07-26T10:06:00Z">
        <w:r w:rsidR="00EA6DE6">
          <w:rPr>
            <w:rFonts w:ascii="Arial" w:hAnsi="Arial" w:cs="Arial"/>
            <w:sz w:val="20"/>
            <w:szCs w:val="20"/>
          </w:rPr>
          <w:t>, including plug-ins with New Thread set to Yes.</w:t>
        </w:r>
      </w:ins>
      <w:del w:id="14" w:author="jgrey" w:date="2011-07-26T10:06:00Z">
        <w:r w:rsidDel="00EA6DE6">
          <w:rPr>
            <w:rFonts w:ascii="Arial" w:hAnsi="Arial" w:cs="Arial"/>
            <w:sz w:val="20"/>
            <w:szCs w:val="20"/>
          </w:rPr>
          <w:delText>.</w:delText>
        </w:r>
      </w:del>
    </w:p>
    <w:p w:rsidR="00951214" w:rsidRDefault="00421FC0" w:rsidP="005531A2">
      <w:pPr>
        <w:widowControl w:val="0"/>
        <w:numPr>
          <w:ilvl w:val="0"/>
          <w:numId w:val="1"/>
        </w:numPr>
        <w:autoSpaceDE w:val="0"/>
        <w:autoSpaceDN w:val="0"/>
        <w:adjustRightInd w:val="0"/>
        <w:spacing w:after="0" w:line="240" w:lineRule="auto"/>
        <w:ind w:left="1440" w:hanging="360"/>
        <w:rPr>
          <w:rFonts w:ascii="Arial" w:hAnsi="Arial" w:cs="Arial"/>
          <w:sz w:val="20"/>
          <w:szCs w:val="20"/>
        </w:rPr>
      </w:pPr>
      <w:r>
        <w:rPr>
          <w:rFonts w:ascii="Arial" w:hAnsi="Arial" w:cs="Arial"/>
          <w:b/>
          <w:bCs/>
          <w:sz w:val="20"/>
          <w:szCs w:val="20"/>
        </w:rPr>
        <w:t xml:space="preserve">Yes, But Complete before next UUT </w:t>
      </w:r>
      <w:r>
        <w:rPr>
          <w:rFonts w:ascii="Arial" w:hAnsi="Arial" w:cs="Arial"/>
          <w:sz w:val="20"/>
          <w:szCs w:val="20"/>
        </w:rPr>
        <w:t>-TestStand invokes the plug-in in a new thread but waits for the plug-in to complete before testing begins on the next UUT.</w:t>
      </w:r>
    </w:p>
    <w:p w:rsidR="00951214" w:rsidRDefault="00951214">
      <w:pPr>
        <w:widowControl w:val="0"/>
        <w:autoSpaceDE w:val="0"/>
        <w:autoSpaceDN w:val="0"/>
        <w:adjustRightInd w:val="0"/>
        <w:spacing w:after="0" w:line="240" w:lineRule="auto"/>
        <w:rPr>
          <w:rFonts w:ascii="Arial" w:hAnsi="Arial" w:cs="Arial"/>
          <w:sz w:val="20"/>
          <w:szCs w:val="20"/>
        </w:rPr>
      </w:pPr>
    </w:p>
    <w:p w:rsidR="00951214" w:rsidRDefault="00421FC0">
      <w:pPr>
        <w:widowControl w:val="0"/>
        <w:autoSpaceDE w:val="0"/>
        <w:autoSpaceDN w:val="0"/>
        <w:adjustRightInd w:val="0"/>
        <w:spacing w:after="0" w:line="240" w:lineRule="auto"/>
        <w:rPr>
          <w:rFonts w:ascii="Arial" w:hAnsi="Arial" w:cs="Arial"/>
          <w:sz w:val="20"/>
          <w:szCs w:val="20"/>
        </w:rPr>
      </w:pPr>
      <w:r>
        <w:rPr>
          <w:rFonts w:ascii="Arial" w:hAnsi="Arial" w:cs="Arial"/>
          <w:b/>
          <w:bCs/>
          <w:sz w:val="20"/>
          <w:szCs w:val="20"/>
        </w:rPr>
        <w:t>Insert New Plug-in Instance</w:t>
      </w:r>
      <w:r>
        <w:rPr>
          <w:rFonts w:ascii="Arial" w:hAnsi="Arial" w:cs="Arial"/>
          <w:sz w:val="20"/>
          <w:szCs w:val="20"/>
        </w:rPr>
        <w:t xml:space="preserve"> -Displays a menu of the installed result processing plug-ins. Select an item from the menu to insert a new instance of the plug-in into the Plug-in Instance Table.</w:t>
      </w:r>
    </w:p>
    <w:p w:rsidR="00951214" w:rsidRDefault="00951214">
      <w:pPr>
        <w:widowControl w:val="0"/>
        <w:autoSpaceDE w:val="0"/>
        <w:autoSpaceDN w:val="0"/>
        <w:adjustRightInd w:val="0"/>
        <w:spacing w:after="0" w:line="240" w:lineRule="auto"/>
        <w:rPr>
          <w:rFonts w:ascii="Arial" w:hAnsi="Arial" w:cs="Arial"/>
          <w:sz w:val="20"/>
          <w:szCs w:val="20"/>
        </w:rPr>
      </w:pPr>
    </w:p>
    <w:p w:rsidR="00951214" w:rsidRDefault="00421FC0">
      <w:pPr>
        <w:widowControl w:val="0"/>
        <w:autoSpaceDE w:val="0"/>
        <w:autoSpaceDN w:val="0"/>
        <w:adjustRightInd w:val="0"/>
        <w:spacing w:after="0" w:line="240" w:lineRule="auto"/>
        <w:rPr>
          <w:rFonts w:ascii="Arial" w:hAnsi="Arial" w:cs="Arial"/>
          <w:sz w:val="20"/>
          <w:szCs w:val="20"/>
        </w:rPr>
      </w:pPr>
      <w:r>
        <w:rPr>
          <w:rFonts w:ascii="Arial" w:hAnsi="Arial" w:cs="Arial"/>
          <w:b/>
          <w:bCs/>
          <w:sz w:val="20"/>
          <w:szCs w:val="20"/>
        </w:rPr>
        <w:t>Cut</w:t>
      </w:r>
      <w:r>
        <w:rPr>
          <w:rFonts w:ascii="Arial" w:hAnsi="Arial" w:cs="Arial"/>
          <w:sz w:val="20"/>
          <w:szCs w:val="20"/>
        </w:rPr>
        <w:t xml:space="preserve"> - Removes the selected plug-in instance and places it on the clipboard.</w:t>
      </w:r>
    </w:p>
    <w:p w:rsidR="00951214" w:rsidRDefault="00951214">
      <w:pPr>
        <w:widowControl w:val="0"/>
        <w:autoSpaceDE w:val="0"/>
        <w:autoSpaceDN w:val="0"/>
        <w:adjustRightInd w:val="0"/>
        <w:spacing w:after="0" w:line="240" w:lineRule="auto"/>
        <w:rPr>
          <w:rFonts w:ascii="Arial" w:hAnsi="Arial" w:cs="Arial"/>
          <w:sz w:val="20"/>
          <w:szCs w:val="20"/>
        </w:rPr>
      </w:pPr>
    </w:p>
    <w:p w:rsidR="00951214" w:rsidRDefault="00421FC0">
      <w:pPr>
        <w:widowControl w:val="0"/>
        <w:autoSpaceDE w:val="0"/>
        <w:autoSpaceDN w:val="0"/>
        <w:adjustRightInd w:val="0"/>
        <w:spacing w:after="0" w:line="240" w:lineRule="auto"/>
        <w:rPr>
          <w:rFonts w:ascii="Arial" w:hAnsi="Arial" w:cs="Arial"/>
          <w:sz w:val="20"/>
          <w:szCs w:val="20"/>
        </w:rPr>
      </w:pPr>
      <w:r>
        <w:rPr>
          <w:rFonts w:ascii="Arial" w:hAnsi="Arial" w:cs="Arial"/>
          <w:b/>
          <w:bCs/>
          <w:sz w:val="20"/>
          <w:szCs w:val="20"/>
        </w:rPr>
        <w:t>Copy</w:t>
      </w:r>
      <w:r>
        <w:rPr>
          <w:rFonts w:ascii="Arial" w:hAnsi="Arial" w:cs="Arial"/>
          <w:sz w:val="20"/>
          <w:szCs w:val="20"/>
        </w:rPr>
        <w:t xml:space="preserve"> - Copies the selected plug-in instance to the clipboard.</w:t>
      </w:r>
    </w:p>
    <w:p w:rsidR="00951214" w:rsidRDefault="00951214">
      <w:pPr>
        <w:widowControl w:val="0"/>
        <w:autoSpaceDE w:val="0"/>
        <w:autoSpaceDN w:val="0"/>
        <w:adjustRightInd w:val="0"/>
        <w:spacing w:after="0" w:line="240" w:lineRule="auto"/>
        <w:rPr>
          <w:rFonts w:ascii="Arial" w:hAnsi="Arial" w:cs="Arial"/>
          <w:sz w:val="20"/>
          <w:szCs w:val="20"/>
        </w:rPr>
      </w:pPr>
    </w:p>
    <w:p w:rsidR="00951214" w:rsidRDefault="00421FC0">
      <w:pPr>
        <w:widowControl w:val="0"/>
        <w:autoSpaceDE w:val="0"/>
        <w:autoSpaceDN w:val="0"/>
        <w:adjustRightInd w:val="0"/>
        <w:spacing w:after="0" w:line="240" w:lineRule="auto"/>
        <w:rPr>
          <w:rFonts w:ascii="Arial" w:hAnsi="Arial" w:cs="Arial"/>
          <w:sz w:val="20"/>
          <w:szCs w:val="20"/>
        </w:rPr>
      </w:pPr>
      <w:r>
        <w:rPr>
          <w:rFonts w:ascii="Arial" w:hAnsi="Arial" w:cs="Arial"/>
          <w:b/>
          <w:bCs/>
          <w:sz w:val="20"/>
          <w:szCs w:val="20"/>
        </w:rPr>
        <w:t>Paste</w:t>
      </w:r>
      <w:r>
        <w:rPr>
          <w:rFonts w:ascii="Arial" w:hAnsi="Arial" w:cs="Arial"/>
          <w:sz w:val="20"/>
          <w:szCs w:val="20"/>
        </w:rPr>
        <w:t xml:space="preserve"> - Copies the plug-in instance on the clipboard into the Plug-in Instance Table.</w:t>
      </w:r>
    </w:p>
    <w:p w:rsidR="00951214" w:rsidRDefault="00951214">
      <w:pPr>
        <w:widowControl w:val="0"/>
        <w:autoSpaceDE w:val="0"/>
        <w:autoSpaceDN w:val="0"/>
        <w:adjustRightInd w:val="0"/>
        <w:spacing w:after="0" w:line="240" w:lineRule="auto"/>
        <w:rPr>
          <w:rFonts w:ascii="Arial" w:hAnsi="Arial" w:cs="Arial"/>
          <w:sz w:val="20"/>
          <w:szCs w:val="20"/>
        </w:rPr>
      </w:pPr>
    </w:p>
    <w:p w:rsidR="00951214" w:rsidRDefault="00421FC0">
      <w:pPr>
        <w:widowControl w:val="0"/>
        <w:autoSpaceDE w:val="0"/>
        <w:autoSpaceDN w:val="0"/>
        <w:adjustRightInd w:val="0"/>
        <w:spacing w:after="0" w:line="240" w:lineRule="auto"/>
        <w:rPr>
          <w:rFonts w:ascii="Arial" w:hAnsi="Arial" w:cs="Arial"/>
          <w:sz w:val="20"/>
          <w:szCs w:val="20"/>
        </w:rPr>
      </w:pPr>
      <w:r>
        <w:rPr>
          <w:rFonts w:ascii="Arial" w:hAnsi="Arial" w:cs="Arial"/>
          <w:b/>
          <w:bCs/>
          <w:sz w:val="20"/>
          <w:szCs w:val="20"/>
        </w:rPr>
        <w:t>Move Up</w:t>
      </w:r>
      <w:r>
        <w:rPr>
          <w:rFonts w:ascii="Arial" w:hAnsi="Arial" w:cs="Arial"/>
          <w:sz w:val="20"/>
          <w:szCs w:val="20"/>
        </w:rPr>
        <w:t xml:space="preserve"> - Moves the plug-instance toward the beginning of the Plug-in Instance Table.</w:t>
      </w:r>
    </w:p>
    <w:p w:rsidR="00951214" w:rsidRDefault="00951214">
      <w:pPr>
        <w:widowControl w:val="0"/>
        <w:autoSpaceDE w:val="0"/>
        <w:autoSpaceDN w:val="0"/>
        <w:adjustRightInd w:val="0"/>
        <w:spacing w:after="0" w:line="240" w:lineRule="auto"/>
        <w:rPr>
          <w:rFonts w:ascii="Arial" w:hAnsi="Arial" w:cs="Arial"/>
          <w:sz w:val="20"/>
          <w:szCs w:val="20"/>
        </w:rPr>
      </w:pPr>
    </w:p>
    <w:p w:rsidR="00951214" w:rsidRDefault="00421FC0">
      <w:pPr>
        <w:widowControl w:val="0"/>
        <w:autoSpaceDE w:val="0"/>
        <w:autoSpaceDN w:val="0"/>
        <w:adjustRightInd w:val="0"/>
        <w:spacing w:after="0" w:line="240" w:lineRule="auto"/>
        <w:rPr>
          <w:rFonts w:ascii="Arial" w:hAnsi="Arial" w:cs="Arial"/>
          <w:sz w:val="20"/>
          <w:szCs w:val="20"/>
        </w:rPr>
      </w:pPr>
      <w:r>
        <w:rPr>
          <w:rFonts w:ascii="Arial" w:hAnsi="Arial" w:cs="Arial"/>
          <w:b/>
          <w:bCs/>
          <w:sz w:val="20"/>
          <w:szCs w:val="20"/>
        </w:rPr>
        <w:t>Move Down</w:t>
      </w:r>
      <w:r>
        <w:rPr>
          <w:rFonts w:ascii="Arial" w:hAnsi="Arial" w:cs="Arial"/>
          <w:sz w:val="20"/>
          <w:szCs w:val="20"/>
        </w:rPr>
        <w:t xml:space="preserve"> - Moves the plug-instance toward the end of the Plug-in Instance Table.</w:t>
      </w:r>
    </w:p>
    <w:p w:rsidR="00951214" w:rsidRDefault="00951214">
      <w:pPr>
        <w:widowControl w:val="0"/>
        <w:autoSpaceDE w:val="0"/>
        <w:autoSpaceDN w:val="0"/>
        <w:adjustRightInd w:val="0"/>
        <w:spacing w:after="0" w:line="240" w:lineRule="auto"/>
        <w:rPr>
          <w:rFonts w:ascii="Arial" w:hAnsi="Arial" w:cs="Arial"/>
          <w:sz w:val="20"/>
          <w:szCs w:val="20"/>
        </w:rPr>
      </w:pPr>
    </w:p>
    <w:p w:rsidR="00951214" w:rsidRDefault="00421FC0">
      <w:pPr>
        <w:widowControl w:val="0"/>
        <w:autoSpaceDE w:val="0"/>
        <w:autoSpaceDN w:val="0"/>
        <w:adjustRightInd w:val="0"/>
        <w:spacing w:after="0" w:line="240" w:lineRule="auto"/>
        <w:rPr>
          <w:rFonts w:ascii="Arial" w:hAnsi="Arial" w:cs="Arial"/>
          <w:sz w:val="20"/>
          <w:szCs w:val="20"/>
        </w:rPr>
      </w:pPr>
      <w:r>
        <w:rPr>
          <w:rFonts w:ascii="Arial" w:hAnsi="Arial" w:cs="Arial"/>
          <w:b/>
          <w:bCs/>
          <w:sz w:val="20"/>
          <w:szCs w:val="20"/>
        </w:rPr>
        <w:t>Help</w:t>
      </w:r>
      <w:r>
        <w:rPr>
          <w:rFonts w:ascii="Arial" w:hAnsi="Arial" w:cs="Arial"/>
          <w:sz w:val="20"/>
          <w:szCs w:val="20"/>
        </w:rPr>
        <w:t xml:space="preserve"> - Displays the help topic for the Result Processing Dialog Box.</w:t>
      </w:r>
    </w:p>
    <w:p w:rsidR="00951214" w:rsidRDefault="00951214">
      <w:pPr>
        <w:widowControl w:val="0"/>
        <w:autoSpaceDE w:val="0"/>
        <w:autoSpaceDN w:val="0"/>
        <w:adjustRightInd w:val="0"/>
        <w:spacing w:after="0" w:line="240" w:lineRule="auto"/>
        <w:rPr>
          <w:rFonts w:ascii="Arial" w:hAnsi="Arial" w:cs="Arial"/>
          <w:sz w:val="20"/>
          <w:szCs w:val="20"/>
        </w:rPr>
      </w:pPr>
    </w:p>
    <w:p w:rsidR="00951214" w:rsidRDefault="00421FC0">
      <w:pPr>
        <w:widowControl w:val="0"/>
        <w:autoSpaceDE w:val="0"/>
        <w:autoSpaceDN w:val="0"/>
        <w:adjustRightInd w:val="0"/>
        <w:spacing w:after="0" w:line="240" w:lineRule="auto"/>
        <w:rPr>
          <w:rFonts w:ascii="Arial" w:hAnsi="Arial" w:cs="Arial"/>
          <w:sz w:val="20"/>
          <w:szCs w:val="20"/>
        </w:rPr>
      </w:pPr>
      <w:r>
        <w:rPr>
          <w:rFonts w:ascii="Arial" w:hAnsi="Arial" w:cs="Arial"/>
          <w:b/>
          <w:bCs/>
          <w:sz w:val="20"/>
          <w:szCs w:val="20"/>
        </w:rPr>
        <w:t>Reset to Defaults</w:t>
      </w:r>
      <w:r>
        <w:rPr>
          <w:rFonts w:ascii="Arial" w:hAnsi="Arial" w:cs="Arial"/>
          <w:sz w:val="20"/>
          <w:szCs w:val="20"/>
        </w:rPr>
        <w:t xml:space="preserve"> - Replaces the contents of the current active configuration with one instance of each installed result processing plug-in. Each instance is configured with its options in their default state. This </w:t>
      </w:r>
      <w:r>
        <w:rPr>
          <w:rFonts w:ascii="Arial" w:hAnsi="Arial" w:cs="Arial"/>
          <w:sz w:val="20"/>
          <w:szCs w:val="20"/>
        </w:rPr>
        <w:lastRenderedPageBreak/>
        <w:t>action prompts you to select whether you intend to use the configuration for inline or offline processing. If you select offline, the action does not insert an instance of the Offline Result Generation plug-in because you already have an offline results file to process.</w:t>
      </w:r>
    </w:p>
    <w:p w:rsidR="00951214" w:rsidRDefault="00951214">
      <w:pPr>
        <w:widowControl w:val="0"/>
        <w:autoSpaceDE w:val="0"/>
        <w:autoSpaceDN w:val="0"/>
        <w:adjustRightInd w:val="0"/>
        <w:spacing w:after="0" w:line="240" w:lineRule="auto"/>
        <w:rPr>
          <w:rFonts w:ascii="Arial" w:hAnsi="Arial" w:cs="Arial"/>
          <w:sz w:val="20"/>
          <w:szCs w:val="20"/>
        </w:rPr>
      </w:pPr>
    </w:p>
    <w:p w:rsidR="00951214" w:rsidRDefault="00421FC0">
      <w:pPr>
        <w:widowControl w:val="0"/>
        <w:autoSpaceDE w:val="0"/>
        <w:autoSpaceDN w:val="0"/>
        <w:adjustRightInd w:val="0"/>
        <w:spacing w:after="0" w:line="240" w:lineRule="auto"/>
        <w:rPr>
          <w:rFonts w:ascii="Arial" w:hAnsi="Arial" w:cs="Arial"/>
          <w:sz w:val="20"/>
          <w:szCs w:val="20"/>
        </w:rPr>
      </w:pPr>
      <w:r>
        <w:rPr>
          <w:rFonts w:ascii="Arial" w:hAnsi="Arial" w:cs="Arial"/>
          <w:b/>
          <w:bCs/>
          <w:sz w:val="20"/>
          <w:szCs w:val="20"/>
        </w:rPr>
        <w:t>Advanced...</w:t>
      </w:r>
      <w:r>
        <w:rPr>
          <w:rFonts w:ascii="Arial" w:hAnsi="Arial" w:cs="Arial"/>
          <w:sz w:val="20"/>
          <w:szCs w:val="20"/>
        </w:rPr>
        <w:t xml:space="preserve"> - Displays the Advanced Result Processing Settings Dialog Box.</w:t>
      </w:r>
    </w:p>
    <w:p w:rsidR="00951214" w:rsidRDefault="00951214">
      <w:pPr>
        <w:widowControl w:val="0"/>
        <w:autoSpaceDE w:val="0"/>
        <w:autoSpaceDN w:val="0"/>
        <w:adjustRightInd w:val="0"/>
        <w:spacing w:after="0" w:line="240" w:lineRule="auto"/>
        <w:rPr>
          <w:rFonts w:ascii="Arial" w:hAnsi="Arial" w:cs="Arial"/>
          <w:sz w:val="20"/>
          <w:szCs w:val="20"/>
        </w:rPr>
      </w:pPr>
    </w:p>
    <w:p w:rsidR="00951214" w:rsidRDefault="00421FC0">
      <w:pPr>
        <w:widowControl w:val="0"/>
        <w:autoSpaceDE w:val="0"/>
        <w:autoSpaceDN w:val="0"/>
        <w:adjustRightInd w:val="0"/>
        <w:spacing w:after="0" w:line="240" w:lineRule="auto"/>
        <w:rPr>
          <w:rFonts w:ascii="Arial" w:hAnsi="Arial" w:cs="Arial"/>
          <w:sz w:val="20"/>
          <w:szCs w:val="20"/>
        </w:rPr>
      </w:pPr>
      <w:r>
        <w:rPr>
          <w:rFonts w:ascii="Arial" w:hAnsi="Arial" w:cs="Arial"/>
          <w:b/>
          <w:bCs/>
          <w:sz w:val="20"/>
          <w:szCs w:val="20"/>
        </w:rPr>
        <w:t xml:space="preserve">Show </w:t>
      </w:r>
      <w:del w:id="15" w:author="jgrey" w:date="2012-01-20T12:14:00Z">
        <w:r w:rsidDel="00935790">
          <w:rPr>
            <w:rFonts w:ascii="Arial" w:hAnsi="Arial" w:cs="Arial"/>
            <w:b/>
            <w:bCs/>
            <w:sz w:val="20"/>
            <w:szCs w:val="20"/>
          </w:rPr>
          <w:delText xml:space="preserve">Advanced </w:delText>
        </w:r>
      </w:del>
      <w:ins w:id="16" w:author="jgrey" w:date="2012-01-20T12:14:00Z">
        <w:r w:rsidR="00935790">
          <w:rPr>
            <w:rFonts w:ascii="Arial" w:hAnsi="Arial" w:cs="Arial"/>
            <w:b/>
            <w:bCs/>
            <w:sz w:val="20"/>
            <w:szCs w:val="20"/>
          </w:rPr>
          <w:t>Mor</w:t>
        </w:r>
      </w:ins>
      <w:ins w:id="17" w:author="jgrey" w:date="2012-01-20T12:15:00Z">
        <w:r w:rsidR="00935790">
          <w:rPr>
            <w:rFonts w:ascii="Arial" w:hAnsi="Arial" w:cs="Arial"/>
            <w:b/>
            <w:bCs/>
            <w:sz w:val="20"/>
            <w:szCs w:val="20"/>
          </w:rPr>
          <w:t>e</w:t>
        </w:r>
      </w:ins>
      <w:ins w:id="18" w:author="jgrey" w:date="2012-01-20T12:14:00Z">
        <w:r w:rsidR="00935790">
          <w:rPr>
            <w:rFonts w:ascii="Arial" w:hAnsi="Arial" w:cs="Arial"/>
            <w:b/>
            <w:bCs/>
            <w:sz w:val="20"/>
            <w:szCs w:val="20"/>
          </w:rPr>
          <w:t xml:space="preserve"> </w:t>
        </w:r>
      </w:ins>
      <w:r>
        <w:rPr>
          <w:rFonts w:ascii="Arial" w:hAnsi="Arial" w:cs="Arial"/>
          <w:b/>
          <w:bCs/>
          <w:sz w:val="20"/>
          <w:szCs w:val="20"/>
        </w:rPr>
        <w:t>Options</w:t>
      </w:r>
      <w:r>
        <w:rPr>
          <w:rFonts w:ascii="Arial" w:hAnsi="Arial" w:cs="Arial"/>
          <w:sz w:val="20"/>
          <w:szCs w:val="20"/>
        </w:rPr>
        <w:t xml:space="preserve"> - When unchecked, the dialog hides most of its controls and the user can only edit the options of the plug-in instances that exist in the active configuration.</w:t>
      </w:r>
    </w:p>
    <w:p w:rsidR="00951214" w:rsidRDefault="00951214">
      <w:pPr>
        <w:widowControl w:val="0"/>
        <w:autoSpaceDE w:val="0"/>
        <w:autoSpaceDN w:val="0"/>
        <w:adjustRightInd w:val="0"/>
        <w:spacing w:after="0" w:line="240" w:lineRule="auto"/>
        <w:rPr>
          <w:rFonts w:ascii="Arial" w:hAnsi="Arial" w:cs="Arial"/>
          <w:sz w:val="20"/>
          <w:szCs w:val="20"/>
        </w:rPr>
      </w:pPr>
    </w:p>
    <w:p w:rsidR="00951214" w:rsidRDefault="00951214">
      <w:pPr>
        <w:widowControl w:val="0"/>
        <w:autoSpaceDE w:val="0"/>
        <w:autoSpaceDN w:val="0"/>
        <w:adjustRightInd w:val="0"/>
        <w:spacing w:after="0" w:line="240" w:lineRule="auto"/>
        <w:rPr>
          <w:rFonts w:ascii="Arial" w:hAnsi="Arial" w:cs="Arial"/>
          <w:sz w:val="20"/>
          <w:szCs w:val="20"/>
        </w:rPr>
      </w:pPr>
    </w:p>
    <w:p w:rsidR="00951214" w:rsidRDefault="00951214">
      <w:pPr>
        <w:widowControl w:val="0"/>
        <w:autoSpaceDE w:val="0"/>
        <w:autoSpaceDN w:val="0"/>
        <w:adjustRightInd w:val="0"/>
        <w:spacing w:after="0" w:line="240" w:lineRule="auto"/>
        <w:rPr>
          <w:rFonts w:ascii="Arial" w:hAnsi="Arial" w:cs="Arial"/>
          <w:sz w:val="20"/>
          <w:szCs w:val="20"/>
        </w:rPr>
      </w:pPr>
    </w:p>
    <w:p w:rsidR="00951214" w:rsidRDefault="00421FC0">
      <w:pPr>
        <w:widowControl w:val="0"/>
        <w:autoSpaceDE w:val="0"/>
        <w:autoSpaceDN w:val="0"/>
        <w:adjustRightInd w:val="0"/>
        <w:spacing w:after="0" w:line="240" w:lineRule="auto"/>
        <w:rPr>
          <w:rFonts w:ascii="Arial" w:hAnsi="Arial" w:cs="Arial"/>
          <w:sz w:val="20"/>
          <w:szCs w:val="20"/>
        </w:rPr>
      </w:pPr>
      <w:r>
        <w:rPr>
          <w:rFonts w:ascii="Arial" w:hAnsi="Arial" w:cs="Arial"/>
          <w:b/>
          <w:bCs/>
          <w:sz w:val="20"/>
          <w:szCs w:val="20"/>
          <w:u w:val="single"/>
        </w:rPr>
        <w:t>Advanced Result Processing Settings Dialog Box</w:t>
      </w:r>
    </w:p>
    <w:p w:rsidR="00951214" w:rsidRDefault="00951214">
      <w:pPr>
        <w:widowControl w:val="0"/>
        <w:autoSpaceDE w:val="0"/>
        <w:autoSpaceDN w:val="0"/>
        <w:adjustRightInd w:val="0"/>
        <w:spacing w:after="0" w:line="240" w:lineRule="auto"/>
        <w:rPr>
          <w:rFonts w:ascii="Arial" w:hAnsi="Arial" w:cs="Arial"/>
          <w:sz w:val="20"/>
          <w:szCs w:val="20"/>
        </w:rPr>
      </w:pPr>
    </w:p>
    <w:p w:rsidR="00951214" w:rsidRDefault="0017321A">
      <w:pPr>
        <w:widowControl w:val="0"/>
        <w:autoSpaceDE w:val="0"/>
        <w:autoSpaceDN w:val="0"/>
        <w:adjustRightInd w:val="0"/>
        <w:spacing w:after="0" w:line="240" w:lineRule="auto"/>
        <w:rPr>
          <w:rFonts w:ascii="Arial" w:hAnsi="Arial" w:cs="Arial"/>
          <w:sz w:val="20"/>
          <w:szCs w:val="20"/>
        </w:rPr>
      </w:pPr>
      <w:r w:rsidRPr="00350A20">
        <w:rPr>
          <w:rFonts w:ascii="Arial" w:hAnsi="Arial" w:cs="Arial"/>
          <w:sz w:val="20"/>
          <w:szCs w:val="20"/>
        </w:rPr>
        <w:pict>
          <v:shape id="_x0000_i1027" type="#_x0000_t75" style="width:397.2pt;height:249.6pt">
            <v:imagedata r:id="rId7" o:title=""/>
          </v:shape>
        </w:pict>
      </w:r>
    </w:p>
    <w:p w:rsidR="00951214" w:rsidRDefault="00951214">
      <w:pPr>
        <w:widowControl w:val="0"/>
        <w:autoSpaceDE w:val="0"/>
        <w:autoSpaceDN w:val="0"/>
        <w:adjustRightInd w:val="0"/>
        <w:spacing w:after="0" w:line="240" w:lineRule="auto"/>
        <w:rPr>
          <w:rFonts w:ascii="Arial" w:hAnsi="Arial" w:cs="Arial"/>
          <w:sz w:val="20"/>
          <w:szCs w:val="20"/>
        </w:rPr>
      </w:pPr>
    </w:p>
    <w:p w:rsidR="00951214" w:rsidRDefault="00421FC0">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Use the Advanced Result Processing Settings Dialog Box to configure advanced options that apply to result processing for all plug-in instances in all configurations and to create new Result Processing Plug-ins.</w:t>
      </w:r>
    </w:p>
    <w:p w:rsidR="00951214" w:rsidRDefault="00951214">
      <w:pPr>
        <w:widowControl w:val="0"/>
        <w:autoSpaceDE w:val="0"/>
        <w:autoSpaceDN w:val="0"/>
        <w:adjustRightInd w:val="0"/>
        <w:spacing w:after="0" w:line="240" w:lineRule="auto"/>
        <w:rPr>
          <w:rFonts w:ascii="Arial" w:hAnsi="Arial" w:cs="Arial"/>
          <w:sz w:val="20"/>
          <w:szCs w:val="20"/>
        </w:rPr>
      </w:pPr>
    </w:p>
    <w:p w:rsidR="00951214" w:rsidRDefault="00421FC0">
      <w:pPr>
        <w:widowControl w:val="0"/>
        <w:autoSpaceDE w:val="0"/>
        <w:autoSpaceDN w:val="0"/>
        <w:adjustRightInd w:val="0"/>
        <w:spacing w:after="0" w:line="240" w:lineRule="auto"/>
        <w:rPr>
          <w:rFonts w:ascii="Arial" w:hAnsi="Arial" w:cs="Arial"/>
          <w:sz w:val="20"/>
          <w:szCs w:val="20"/>
        </w:rPr>
      </w:pPr>
      <w:r>
        <w:rPr>
          <w:rFonts w:ascii="Arial" w:hAnsi="Arial" w:cs="Arial"/>
          <w:b/>
          <w:bCs/>
          <w:sz w:val="20"/>
          <w:szCs w:val="20"/>
        </w:rPr>
        <w:t>Processing Interval</w:t>
      </w:r>
      <w:r>
        <w:rPr>
          <w:rFonts w:ascii="Arial" w:hAnsi="Arial" w:cs="Arial"/>
          <w:sz w:val="20"/>
          <w:szCs w:val="20"/>
        </w:rPr>
        <w:t xml:space="preserve"> - Specifies the duration in seconds since the last processing of on-the-fly results after which a new result will trigger processing of the accumulated on-the-fly results.</w:t>
      </w:r>
    </w:p>
    <w:p w:rsidR="00951214" w:rsidRDefault="00951214">
      <w:pPr>
        <w:widowControl w:val="0"/>
        <w:autoSpaceDE w:val="0"/>
        <w:autoSpaceDN w:val="0"/>
        <w:adjustRightInd w:val="0"/>
        <w:spacing w:after="0" w:line="240" w:lineRule="auto"/>
        <w:rPr>
          <w:rFonts w:ascii="Arial" w:hAnsi="Arial" w:cs="Arial"/>
          <w:sz w:val="20"/>
          <w:szCs w:val="20"/>
        </w:rPr>
      </w:pPr>
    </w:p>
    <w:p w:rsidR="00951214" w:rsidRDefault="00421FC0">
      <w:pPr>
        <w:widowControl w:val="0"/>
        <w:autoSpaceDE w:val="0"/>
        <w:autoSpaceDN w:val="0"/>
        <w:adjustRightInd w:val="0"/>
        <w:spacing w:after="0" w:line="240" w:lineRule="auto"/>
        <w:rPr>
          <w:rFonts w:ascii="Arial" w:hAnsi="Arial" w:cs="Arial"/>
          <w:sz w:val="20"/>
          <w:szCs w:val="20"/>
        </w:rPr>
      </w:pPr>
      <w:r>
        <w:rPr>
          <w:rFonts w:ascii="Arial" w:hAnsi="Arial" w:cs="Arial"/>
          <w:b/>
          <w:bCs/>
          <w:sz w:val="20"/>
          <w:szCs w:val="20"/>
        </w:rPr>
        <w:t>Automatically Tune Interval</w:t>
      </w:r>
      <w:r>
        <w:rPr>
          <w:rFonts w:ascii="Arial" w:hAnsi="Arial" w:cs="Arial"/>
          <w:sz w:val="20"/>
          <w:szCs w:val="20"/>
        </w:rPr>
        <w:t xml:space="preserve"> - Specifies that TestStand also initiates processing of the accumulated on-the-fly results when a new result is generated and the number of accumulated results equals or exceeds the number of results that TestStand estimates can be processed within the duration of the value of Processing Interval. This option </w:t>
      </w:r>
      <w:del w:id="19" w:author="jgrey" w:date="2011-07-25T17:17:00Z">
        <w:r w:rsidDel="003A00FE">
          <w:rPr>
            <w:rFonts w:ascii="Arial" w:hAnsi="Arial" w:cs="Arial"/>
            <w:sz w:val="20"/>
            <w:szCs w:val="20"/>
          </w:rPr>
          <w:delText>appromixately balances the time spent executing with the time spent processing so that</w:delText>
        </w:r>
      </w:del>
      <w:ins w:id="20" w:author="jgrey" w:date="2011-07-25T17:17:00Z">
        <w:r w:rsidR="003A00FE">
          <w:rPr>
            <w:rFonts w:ascii="Arial" w:hAnsi="Arial" w:cs="Arial"/>
            <w:sz w:val="20"/>
            <w:szCs w:val="20"/>
          </w:rPr>
          <w:t>ensures that</w:t>
        </w:r>
      </w:ins>
      <w:r>
        <w:rPr>
          <w:rFonts w:ascii="Arial" w:hAnsi="Arial" w:cs="Arial"/>
          <w:sz w:val="20"/>
          <w:szCs w:val="20"/>
        </w:rPr>
        <w:t xml:space="preserve"> large amounts of rapidly generated results do not cause long pauses in test execution during on-the-fly result processing.</w:t>
      </w:r>
    </w:p>
    <w:p w:rsidR="00951214" w:rsidRDefault="00951214">
      <w:pPr>
        <w:widowControl w:val="0"/>
        <w:autoSpaceDE w:val="0"/>
        <w:autoSpaceDN w:val="0"/>
        <w:adjustRightInd w:val="0"/>
        <w:spacing w:after="0" w:line="240" w:lineRule="auto"/>
        <w:rPr>
          <w:rFonts w:ascii="Arial" w:hAnsi="Arial" w:cs="Arial"/>
          <w:sz w:val="20"/>
          <w:szCs w:val="20"/>
        </w:rPr>
      </w:pPr>
    </w:p>
    <w:p w:rsidR="00951214" w:rsidRDefault="00421FC0">
      <w:pPr>
        <w:widowControl w:val="0"/>
        <w:autoSpaceDE w:val="0"/>
        <w:autoSpaceDN w:val="0"/>
        <w:adjustRightInd w:val="0"/>
        <w:spacing w:after="0" w:line="240" w:lineRule="auto"/>
        <w:rPr>
          <w:rFonts w:ascii="Arial" w:hAnsi="Arial" w:cs="Arial"/>
          <w:sz w:val="20"/>
          <w:szCs w:val="20"/>
        </w:rPr>
      </w:pPr>
      <w:r>
        <w:rPr>
          <w:rFonts w:ascii="Arial" w:hAnsi="Arial" w:cs="Arial"/>
          <w:b/>
          <w:bCs/>
          <w:sz w:val="20"/>
          <w:szCs w:val="20"/>
        </w:rPr>
        <w:t>Maximum Number of Results</w:t>
      </w:r>
      <w:r>
        <w:rPr>
          <w:rFonts w:ascii="Arial" w:hAnsi="Arial" w:cs="Arial"/>
          <w:sz w:val="20"/>
          <w:szCs w:val="20"/>
        </w:rPr>
        <w:t xml:space="preserve"> - TestStand initiates the processing of accumulated on-the-fly results when a new result is generated and the number of accumulated results meets or exceeds this value. If you want each result to be processed immediately after it is generated, set this value to 1. </w:t>
      </w:r>
    </w:p>
    <w:p w:rsidR="00951214" w:rsidRDefault="00951214">
      <w:pPr>
        <w:widowControl w:val="0"/>
        <w:autoSpaceDE w:val="0"/>
        <w:autoSpaceDN w:val="0"/>
        <w:adjustRightInd w:val="0"/>
        <w:spacing w:after="0" w:line="240" w:lineRule="auto"/>
        <w:rPr>
          <w:rFonts w:ascii="Arial" w:hAnsi="Arial" w:cs="Arial"/>
          <w:sz w:val="20"/>
          <w:szCs w:val="20"/>
        </w:rPr>
      </w:pPr>
    </w:p>
    <w:p w:rsidR="0061020B" w:rsidRDefault="0061020B" w:rsidP="0061020B">
      <w:pPr>
        <w:widowControl w:val="0"/>
        <w:autoSpaceDE w:val="0"/>
        <w:autoSpaceDN w:val="0"/>
        <w:adjustRightInd w:val="0"/>
        <w:spacing w:after="0" w:line="240" w:lineRule="auto"/>
        <w:rPr>
          <w:ins w:id="21" w:author="jgrey" w:date="2011-07-26T10:11:00Z"/>
          <w:rFonts w:ascii="Arial" w:hAnsi="Arial" w:cs="Arial"/>
          <w:i/>
          <w:iCs/>
          <w:sz w:val="20"/>
          <w:szCs w:val="20"/>
        </w:rPr>
      </w:pPr>
      <w:ins w:id="22" w:author="jgrey" w:date="2011-07-26T10:11:00Z">
        <w:r>
          <w:rPr>
            <w:rFonts w:ascii="Arial" w:hAnsi="Arial" w:cs="Arial"/>
            <w:i/>
            <w:iCs/>
            <w:sz w:val="20"/>
            <w:szCs w:val="20"/>
          </w:rPr>
          <w:t>Note: TestStand initiates processing of results when it generates a new result and either the Processing Interval or the Maximum Number of Results is exceeded.</w:t>
        </w:r>
      </w:ins>
    </w:p>
    <w:p w:rsidR="0061020B" w:rsidRDefault="0061020B">
      <w:pPr>
        <w:widowControl w:val="0"/>
        <w:autoSpaceDE w:val="0"/>
        <w:autoSpaceDN w:val="0"/>
        <w:adjustRightInd w:val="0"/>
        <w:spacing w:after="0" w:line="240" w:lineRule="auto"/>
        <w:rPr>
          <w:ins w:id="23" w:author="jgrey" w:date="2011-07-26T10:11:00Z"/>
          <w:rFonts w:ascii="Arial" w:hAnsi="Arial" w:cs="Arial"/>
          <w:i/>
          <w:iCs/>
          <w:sz w:val="20"/>
          <w:szCs w:val="20"/>
        </w:rPr>
      </w:pPr>
    </w:p>
    <w:p w:rsidR="00951214" w:rsidRDefault="00421FC0">
      <w:pPr>
        <w:widowControl w:val="0"/>
        <w:autoSpaceDE w:val="0"/>
        <w:autoSpaceDN w:val="0"/>
        <w:adjustRightInd w:val="0"/>
        <w:spacing w:after="0" w:line="240" w:lineRule="auto"/>
        <w:rPr>
          <w:rFonts w:ascii="Arial" w:hAnsi="Arial" w:cs="Arial"/>
          <w:i/>
          <w:iCs/>
          <w:sz w:val="20"/>
          <w:szCs w:val="20"/>
        </w:rPr>
      </w:pPr>
      <w:r>
        <w:rPr>
          <w:rFonts w:ascii="Arial" w:hAnsi="Arial" w:cs="Arial"/>
          <w:i/>
          <w:iCs/>
          <w:sz w:val="20"/>
          <w:szCs w:val="20"/>
        </w:rPr>
        <w:t>Note: If you set the thresholds for processing on-the-fly results so low that only a single result or a very small number of results accumulate before they are processed, it significantly increases the overall time to process your results.</w:t>
      </w:r>
    </w:p>
    <w:p w:rsidR="00951214" w:rsidRDefault="00951214">
      <w:pPr>
        <w:widowControl w:val="0"/>
        <w:autoSpaceDE w:val="0"/>
        <w:autoSpaceDN w:val="0"/>
        <w:adjustRightInd w:val="0"/>
        <w:spacing w:after="0" w:line="240" w:lineRule="auto"/>
        <w:rPr>
          <w:rFonts w:ascii="Arial" w:hAnsi="Arial" w:cs="Arial"/>
          <w:i/>
          <w:iCs/>
          <w:sz w:val="20"/>
          <w:szCs w:val="20"/>
        </w:rPr>
      </w:pPr>
    </w:p>
    <w:p w:rsidR="00951214" w:rsidRDefault="00421FC0">
      <w:pPr>
        <w:widowControl w:val="0"/>
        <w:autoSpaceDE w:val="0"/>
        <w:autoSpaceDN w:val="0"/>
        <w:adjustRightInd w:val="0"/>
        <w:spacing w:after="0" w:line="240" w:lineRule="auto"/>
        <w:rPr>
          <w:rFonts w:ascii="Arial" w:hAnsi="Arial" w:cs="Arial"/>
          <w:i/>
          <w:iCs/>
          <w:sz w:val="20"/>
          <w:szCs w:val="20"/>
        </w:rPr>
      </w:pPr>
      <w:r>
        <w:rPr>
          <w:rFonts w:ascii="Arial" w:hAnsi="Arial" w:cs="Arial"/>
          <w:i/>
          <w:iCs/>
          <w:sz w:val="20"/>
          <w:szCs w:val="20"/>
        </w:rPr>
        <w:t>Note: The controls that govern when on-the-fly results are processed apply to the decision of whether to process that TestStand makes after it generates a result. TestStand does not process results for a thread while a code module in the same thread executes, regardless of how long the module takes. In addition, these controls set maximum thresholds that trigger result processing. Depending on the internal requirements of the Result Processing Plug-ins you use, on-the-fly result processing might occur more frequently than these thresholds specify.</w:t>
      </w:r>
    </w:p>
    <w:p w:rsidR="00951214" w:rsidRDefault="00951214">
      <w:pPr>
        <w:widowControl w:val="0"/>
        <w:autoSpaceDE w:val="0"/>
        <w:autoSpaceDN w:val="0"/>
        <w:adjustRightInd w:val="0"/>
        <w:spacing w:after="0" w:line="240" w:lineRule="auto"/>
        <w:rPr>
          <w:rFonts w:ascii="Arial" w:hAnsi="Arial" w:cs="Arial"/>
          <w:sz w:val="20"/>
          <w:szCs w:val="20"/>
        </w:rPr>
      </w:pPr>
    </w:p>
    <w:p w:rsidR="00951214" w:rsidRDefault="00421FC0">
      <w:pPr>
        <w:widowControl w:val="0"/>
        <w:autoSpaceDE w:val="0"/>
        <w:autoSpaceDN w:val="0"/>
        <w:adjustRightInd w:val="0"/>
        <w:spacing w:after="0" w:line="240" w:lineRule="auto"/>
        <w:rPr>
          <w:rFonts w:ascii="Arial" w:hAnsi="Arial" w:cs="Arial"/>
          <w:sz w:val="20"/>
          <w:szCs w:val="20"/>
        </w:rPr>
      </w:pPr>
      <w:r>
        <w:rPr>
          <w:rFonts w:ascii="Arial" w:hAnsi="Arial" w:cs="Arial"/>
          <w:b/>
          <w:bCs/>
          <w:sz w:val="20"/>
          <w:szCs w:val="20"/>
        </w:rPr>
        <w:t>Create New Result Processor Plug-in...</w:t>
      </w:r>
      <w:r>
        <w:rPr>
          <w:rFonts w:ascii="Arial" w:hAnsi="Arial" w:cs="Arial"/>
          <w:sz w:val="20"/>
          <w:szCs w:val="20"/>
        </w:rPr>
        <w:t xml:space="preserve"> - Creates a new Result Processor Plug-in sequence file and opens the file. You complete the entry points in the file that your processor requires and delete the ones it does not. You must also update </w:t>
      </w:r>
      <w:proofErr w:type="spellStart"/>
      <w:r>
        <w:rPr>
          <w:rFonts w:ascii="Arial" w:hAnsi="Arial" w:cs="Arial"/>
          <w:sz w:val="20"/>
          <w:szCs w:val="20"/>
        </w:rPr>
        <w:t>FileGlobals.ResultProcessorComponentDescription</w:t>
      </w:r>
      <w:proofErr w:type="spellEnd"/>
      <w:r>
        <w:rPr>
          <w:rFonts w:ascii="Arial" w:hAnsi="Arial" w:cs="Arial"/>
          <w:sz w:val="20"/>
          <w:szCs w:val="20"/>
        </w:rPr>
        <w:t xml:space="preserve"> in your plug-in according to your requirements. Refer to ???? for more information.</w:t>
      </w:r>
    </w:p>
    <w:p w:rsidR="00951214" w:rsidRDefault="00951214">
      <w:pPr>
        <w:widowControl w:val="0"/>
        <w:autoSpaceDE w:val="0"/>
        <w:autoSpaceDN w:val="0"/>
        <w:adjustRightInd w:val="0"/>
        <w:spacing w:after="0" w:line="240" w:lineRule="auto"/>
        <w:rPr>
          <w:rFonts w:ascii="Arial" w:hAnsi="Arial" w:cs="Arial"/>
          <w:sz w:val="20"/>
          <w:szCs w:val="20"/>
        </w:rPr>
      </w:pPr>
    </w:p>
    <w:p w:rsidR="00951214" w:rsidRDefault="00951214">
      <w:pPr>
        <w:widowControl w:val="0"/>
        <w:autoSpaceDE w:val="0"/>
        <w:autoSpaceDN w:val="0"/>
        <w:adjustRightInd w:val="0"/>
        <w:spacing w:after="0" w:line="240" w:lineRule="auto"/>
        <w:rPr>
          <w:rFonts w:ascii="Arial" w:hAnsi="Arial" w:cs="Arial"/>
          <w:sz w:val="20"/>
          <w:szCs w:val="20"/>
        </w:rPr>
      </w:pPr>
    </w:p>
    <w:p w:rsidR="00951214" w:rsidRDefault="00421FC0">
      <w:pPr>
        <w:widowControl w:val="0"/>
        <w:autoSpaceDE w:val="0"/>
        <w:autoSpaceDN w:val="0"/>
        <w:adjustRightInd w:val="0"/>
        <w:spacing w:after="0" w:line="240" w:lineRule="auto"/>
        <w:rPr>
          <w:rFonts w:ascii="Arial" w:hAnsi="Arial" w:cs="Arial"/>
          <w:sz w:val="20"/>
          <w:szCs w:val="20"/>
        </w:rPr>
      </w:pPr>
      <w:r>
        <w:rPr>
          <w:rFonts w:ascii="Arial" w:hAnsi="Arial" w:cs="Arial"/>
          <w:b/>
          <w:bCs/>
          <w:sz w:val="20"/>
          <w:szCs w:val="20"/>
          <w:u w:val="single"/>
        </w:rPr>
        <w:t>Manage Result Processing Configurations Dialog Box</w:t>
      </w:r>
    </w:p>
    <w:p w:rsidR="00951214" w:rsidRDefault="00951214">
      <w:pPr>
        <w:widowControl w:val="0"/>
        <w:autoSpaceDE w:val="0"/>
        <w:autoSpaceDN w:val="0"/>
        <w:adjustRightInd w:val="0"/>
        <w:spacing w:after="0" w:line="240" w:lineRule="auto"/>
        <w:rPr>
          <w:rFonts w:ascii="Arial" w:hAnsi="Arial" w:cs="Arial"/>
          <w:sz w:val="20"/>
          <w:szCs w:val="20"/>
        </w:rPr>
      </w:pPr>
    </w:p>
    <w:p w:rsidR="00951214" w:rsidRDefault="0017321A">
      <w:pPr>
        <w:widowControl w:val="0"/>
        <w:autoSpaceDE w:val="0"/>
        <w:autoSpaceDN w:val="0"/>
        <w:adjustRightInd w:val="0"/>
        <w:spacing w:after="0" w:line="240" w:lineRule="auto"/>
        <w:rPr>
          <w:rFonts w:ascii="Arial" w:hAnsi="Arial" w:cs="Arial"/>
          <w:sz w:val="20"/>
          <w:szCs w:val="20"/>
        </w:rPr>
      </w:pPr>
      <w:r w:rsidRPr="00350A20">
        <w:rPr>
          <w:rFonts w:ascii="Arial" w:hAnsi="Arial" w:cs="Arial"/>
          <w:sz w:val="20"/>
          <w:szCs w:val="20"/>
        </w:rPr>
        <w:pict>
          <v:shape id="_x0000_i1028" type="#_x0000_t75" style="width:403.2pt;height:190.2pt">
            <v:imagedata r:id="rId8" o:title=""/>
          </v:shape>
        </w:pict>
      </w:r>
    </w:p>
    <w:p w:rsidR="00951214" w:rsidRDefault="00951214">
      <w:pPr>
        <w:widowControl w:val="0"/>
        <w:autoSpaceDE w:val="0"/>
        <w:autoSpaceDN w:val="0"/>
        <w:adjustRightInd w:val="0"/>
        <w:spacing w:after="0" w:line="240" w:lineRule="auto"/>
        <w:rPr>
          <w:rFonts w:ascii="Arial" w:hAnsi="Arial" w:cs="Arial"/>
          <w:sz w:val="20"/>
          <w:szCs w:val="20"/>
        </w:rPr>
      </w:pPr>
    </w:p>
    <w:p w:rsidR="00951214" w:rsidRDefault="00421FC0">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Use the Manage Result Processing Configurations dialog box to create or delete Result Processing Configurations. A Result Processing Configuration is a named set of result processing plug-in instances. Having multiple configurations allows you to quickly change how results are processed by changing the active configuration. It also allows you to specify that offline result files are processed differently than inline results or that offline results files stored in different locations are processed differently. By default the dialog box contains two configurations that can be edited but not deleted or renamed:</w:t>
      </w:r>
    </w:p>
    <w:p w:rsidR="00951214" w:rsidRDefault="00951214">
      <w:pPr>
        <w:widowControl w:val="0"/>
        <w:autoSpaceDE w:val="0"/>
        <w:autoSpaceDN w:val="0"/>
        <w:adjustRightInd w:val="0"/>
        <w:spacing w:after="0" w:line="240" w:lineRule="auto"/>
        <w:rPr>
          <w:rFonts w:ascii="Arial" w:hAnsi="Arial" w:cs="Arial"/>
          <w:sz w:val="20"/>
          <w:szCs w:val="20"/>
        </w:rPr>
      </w:pPr>
    </w:p>
    <w:p w:rsidR="00951214" w:rsidRDefault="00421FC0" w:rsidP="005531A2">
      <w:pPr>
        <w:widowControl w:val="0"/>
        <w:numPr>
          <w:ilvl w:val="0"/>
          <w:numId w:val="1"/>
        </w:numPr>
        <w:autoSpaceDE w:val="0"/>
        <w:autoSpaceDN w:val="0"/>
        <w:adjustRightInd w:val="0"/>
        <w:spacing w:after="0" w:line="240" w:lineRule="auto"/>
        <w:ind w:left="360" w:hanging="360"/>
        <w:rPr>
          <w:rFonts w:ascii="Arial" w:hAnsi="Arial" w:cs="Arial"/>
          <w:sz w:val="20"/>
          <w:szCs w:val="20"/>
        </w:rPr>
      </w:pPr>
      <w:r>
        <w:rPr>
          <w:rFonts w:ascii="Arial" w:hAnsi="Arial" w:cs="Arial"/>
          <w:b/>
          <w:bCs/>
          <w:sz w:val="20"/>
          <w:szCs w:val="20"/>
        </w:rPr>
        <w:t>&lt;Default for Inline Processing&gt;</w:t>
      </w:r>
      <w:r>
        <w:rPr>
          <w:rFonts w:ascii="Arial" w:hAnsi="Arial" w:cs="Arial"/>
          <w:sz w:val="20"/>
          <w:szCs w:val="20"/>
        </w:rPr>
        <w:t xml:space="preserve"> - This configuration is the default active configuration for processing results at runtime. </w:t>
      </w:r>
    </w:p>
    <w:p w:rsidR="00951214" w:rsidRDefault="00421FC0" w:rsidP="005531A2">
      <w:pPr>
        <w:widowControl w:val="0"/>
        <w:numPr>
          <w:ilvl w:val="0"/>
          <w:numId w:val="1"/>
        </w:numPr>
        <w:autoSpaceDE w:val="0"/>
        <w:autoSpaceDN w:val="0"/>
        <w:adjustRightInd w:val="0"/>
        <w:spacing w:after="0" w:line="240" w:lineRule="auto"/>
        <w:ind w:left="360" w:hanging="360"/>
        <w:rPr>
          <w:rFonts w:ascii="Arial" w:hAnsi="Arial" w:cs="Arial"/>
          <w:sz w:val="20"/>
          <w:szCs w:val="20"/>
        </w:rPr>
      </w:pPr>
      <w:r>
        <w:rPr>
          <w:rFonts w:ascii="Arial" w:hAnsi="Arial" w:cs="Arial"/>
          <w:b/>
          <w:bCs/>
          <w:sz w:val="20"/>
          <w:szCs w:val="20"/>
        </w:rPr>
        <w:t>&lt;Default for Offline Processing&gt;</w:t>
      </w:r>
      <w:r>
        <w:rPr>
          <w:rFonts w:ascii="Arial" w:hAnsi="Arial" w:cs="Arial"/>
          <w:sz w:val="20"/>
          <w:szCs w:val="20"/>
        </w:rPr>
        <w:t xml:space="preserve"> - This configuration is the default configuration used by the Offline Results Processing Utility.</w:t>
      </w:r>
    </w:p>
    <w:p w:rsidR="00951214" w:rsidRDefault="00951214">
      <w:pPr>
        <w:widowControl w:val="0"/>
        <w:autoSpaceDE w:val="0"/>
        <w:autoSpaceDN w:val="0"/>
        <w:adjustRightInd w:val="0"/>
        <w:spacing w:after="0" w:line="240" w:lineRule="auto"/>
        <w:rPr>
          <w:rFonts w:ascii="Arial" w:hAnsi="Arial" w:cs="Arial"/>
          <w:sz w:val="20"/>
          <w:szCs w:val="20"/>
        </w:rPr>
      </w:pPr>
    </w:p>
    <w:p w:rsidR="00951214" w:rsidRDefault="00421FC0">
      <w:pPr>
        <w:widowControl w:val="0"/>
        <w:autoSpaceDE w:val="0"/>
        <w:autoSpaceDN w:val="0"/>
        <w:adjustRightInd w:val="0"/>
        <w:spacing w:after="0" w:line="240" w:lineRule="auto"/>
        <w:rPr>
          <w:rFonts w:ascii="Arial" w:hAnsi="Arial" w:cs="Arial"/>
          <w:i/>
          <w:iCs/>
          <w:sz w:val="20"/>
          <w:szCs w:val="20"/>
        </w:rPr>
      </w:pPr>
      <w:r>
        <w:rPr>
          <w:rFonts w:ascii="Arial" w:hAnsi="Arial" w:cs="Arial"/>
          <w:sz w:val="20"/>
          <w:szCs w:val="20"/>
        </w:rPr>
        <w:t xml:space="preserve">You can create any number of additional configurations. You select the configuration that processes inline results with the Configuration control on the Result Processing Dialog Box. Note that this control is visible only if Show Advanced Options is selected on the Result Processing Dialog Box. You select the configuration that processes offline results files for an Offline Result Processing Profile by editing the profile in the Offline Results Processing Utility. </w:t>
      </w:r>
      <w:r>
        <w:rPr>
          <w:rFonts w:ascii="Arial" w:hAnsi="Arial" w:cs="Arial"/>
          <w:i/>
          <w:iCs/>
          <w:sz w:val="20"/>
          <w:szCs w:val="20"/>
        </w:rPr>
        <w:t>&lt;note to tech writer: see Magus if you want more details, he is working on this part&gt;</w:t>
      </w:r>
    </w:p>
    <w:p w:rsidR="00951214" w:rsidRDefault="00951214">
      <w:pPr>
        <w:widowControl w:val="0"/>
        <w:autoSpaceDE w:val="0"/>
        <w:autoSpaceDN w:val="0"/>
        <w:adjustRightInd w:val="0"/>
        <w:spacing w:after="0" w:line="240" w:lineRule="auto"/>
        <w:rPr>
          <w:rFonts w:ascii="Arial" w:hAnsi="Arial" w:cs="Arial"/>
          <w:i/>
          <w:iCs/>
          <w:sz w:val="20"/>
          <w:szCs w:val="20"/>
        </w:rPr>
      </w:pPr>
    </w:p>
    <w:p w:rsidR="00951214" w:rsidRDefault="00421FC0">
      <w:pPr>
        <w:widowControl w:val="0"/>
        <w:autoSpaceDE w:val="0"/>
        <w:autoSpaceDN w:val="0"/>
        <w:adjustRightInd w:val="0"/>
        <w:spacing w:after="0" w:line="240" w:lineRule="auto"/>
        <w:rPr>
          <w:rFonts w:ascii="Arial" w:hAnsi="Arial" w:cs="Arial"/>
          <w:sz w:val="20"/>
          <w:szCs w:val="20"/>
        </w:rPr>
      </w:pPr>
      <w:r>
        <w:rPr>
          <w:rFonts w:ascii="Arial" w:hAnsi="Arial" w:cs="Arial"/>
          <w:b/>
          <w:bCs/>
          <w:sz w:val="20"/>
          <w:szCs w:val="20"/>
        </w:rPr>
        <w:t>Configuration List</w:t>
      </w:r>
      <w:r>
        <w:rPr>
          <w:rFonts w:ascii="Arial" w:hAnsi="Arial" w:cs="Arial"/>
          <w:sz w:val="20"/>
          <w:szCs w:val="20"/>
        </w:rPr>
        <w:t xml:space="preserve"> - Display the list of all Result Processing Configurations.</w:t>
      </w:r>
    </w:p>
    <w:p w:rsidR="00951214" w:rsidRDefault="00951214">
      <w:pPr>
        <w:widowControl w:val="0"/>
        <w:autoSpaceDE w:val="0"/>
        <w:autoSpaceDN w:val="0"/>
        <w:adjustRightInd w:val="0"/>
        <w:spacing w:after="0" w:line="240" w:lineRule="auto"/>
        <w:rPr>
          <w:rFonts w:ascii="Arial" w:hAnsi="Arial" w:cs="Arial"/>
          <w:sz w:val="20"/>
          <w:szCs w:val="20"/>
        </w:rPr>
      </w:pPr>
    </w:p>
    <w:p w:rsidR="00951214" w:rsidRDefault="00421FC0">
      <w:pPr>
        <w:widowControl w:val="0"/>
        <w:autoSpaceDE w:val="0"/>
        <w:autoSpaceDN w:val="0"/>
        <w:adjustRightInd w:val="0"/>
        <w:spacing w:after="0" w:line="240" w:lineRule="auto"/>
        <w:rPr>
          <w:rFonts w:ascii="Arial" w:hAnsi="Arial" w:cs="Arial"/>
          <w:sz w:val="20"/>
          <w:szCs w:val="20"/>
        </w:rPr>
      </w:pPr>
      <w:r>
        <w:rPr>
          <w:rFonts w:ascii="Arial" w:hAnsi="Arial" w:cs="Arial"/>
          <w:b/>
          <w:bCs/>
          <w:sz w:val="20"/>
          <w:szCs w:val="20"/>
        </w:rPr>
        <w:t>Insert New</w:t>
      </w:r>
      <w:r>
        <w:rPr>
          <w:rFonts w:ascii="Arial" w:hAnsi="Arial" w:cs="Arial"/>
          <w:sz w:val="20"/>
          <w:szCs w:val="20"/>
        </w:rPr>
        <w:t xml:space="preserve"> - Inserts a new configuration into the Configuration List.</w:t>
      </w:r>
    </w:p>
    <w:p w:rsidR="00951214" w:rsidRDefault="00951214">
      <w:pPr>
        <w:widowControl w:val="0"/>
        <w:autoSpaceDE w:val="0"/>
        <w:autoSpaceDN w:val="0"/>
        <w:adjustRightInd w:val="0"/>
        <w:spacing w:after="0" w:line="240" w:lineRule="auto"/>
        <w:rPr>
          <w:rFonts w:ascii="Arial" w:hAnsi="Arial" w:cs="Arial"/>
          <w:sz w:val="20"/>
          <w:szCs w:val="20"/>
        </w:rPr>
      </w:pPr>
    </w:p>
    <w:p w:rsidR="00951214" w:rsidRDefault="00421FC0">
      <w:pPr>
        <w:widowControl w:val="0"/>
        <w:autoSpaceDE w:val="0"/>
        <w:autoSpaceDN w:val="0"/>
        <w:adjustRightInd w:val="0"/>
        <w:spacing w:after="0" w:line="240" w:lineRule="auto"/>
        <w:rPr>
          <w:rFonts w:ascii="Arial" w:hAnsi="Arial" w:cs="Arial"/>
          <w:sz w:val="20"/>
          <w:szCs w:val="20"/>
        </w:rPr>
      </w:pPr>
      <w:r>
        <w:rPr>
          <w:rFonts w:ascii="Arial" w:hAnsi="Arial" w:cs="Arial"/>
          <w:b/>
          <w:bCs/>
          <w:sz w:val="20"/>
          <w:szCs w:val="20"/>
        </w:rPr>
        <w:t>Cut</w:t>
      </w:r>
      <w:r>
        <w:rPr>
          <w:rFonts w:ascii="Arial" w:hAnsi="Arial" w:cs="Arial"/>
          <w:sz w:val="20"/>
          <w:szCs w:val="20"/>
        </w:rPr>
        <w:t xml:space="preserve"> - Removes the selected configuration and places it on the clipboard.</w:t>
      </w:r>
    </w:p>
    <w:p w:rsidR="00951214" w:rsidRDefault="00951214">
      <w:pPr>
        <w:widowControl w:val="0"/>
        <w:autoSpaceDE w:val="0"/>
        <w:autoSpaceDN w:val="0"/>
        <w:adjustRightInd w:val="0"/>
        <w:spacing w:after="0" w:line="240" w:lineRule="auto"/>
        <w:rPr>
          <w:rFonts w:ascii="Arial" w:hAnsi="Arial" w:cs="Arial"/>
          <w:sz w:val="20"/>
          <w:szCs w:val="20"/>
        </w:rPr>
      </w:pPr>
    </w:p>
    <w:p w:rsidR="00951214" w:rsidRDefault="00421FC0">
      <w:pPr>
        <w:widowControl w:val="0"/>
        <w:autoSpaceDE w:val="0"/>
        <w:autoSpaceDN w:val="0"/>
        <w:adjustRightInd w:val="0"/>
        <w:spacing w:after="0" w:line="240" w:lineRule="auto"/>
        <w:rPr>
          <w:rFonts w:ascii="Arial" w:hAnsi="Arial" w:cs="Arial"/>
          <w:sz w:val="20"/>
          <w:szCs w:val="20"/>
        </w:rPr>
      </w:pPr>
      <w:r>
        <w:rPr>
          <w:rFonts w:ascii="Arial" w:hAnsi="Arial" w:cs="Arial"/>
          <w:b/>
          <w:bCs/>
          <w:sz w:val="20"/>
          <w:szCs w:val="20"/>
        </w:rPr>
        <w:t>Copy</w:t>
      </w:r>
      <w:r>
        <w:rPr>
          <w:rFonts w:ascii="Arial" w:hAnsi="Arial" w:cs="Arial"/>
          <w:sz w:val="20"/>
          <w:szCs w:val="20"/>
        </w:rPr>
        <w:t xml:space="preserve"> - Copies the selected configuration to the clipboard.</w:t>
      </w:r>
    </w:p>
    <w:p w:rsidR="00951214" w:rsidRDefault="00951214">
      <w:pPr>
        <w:widowControl w:val="0"/>
        <w:autoSpaceDE w:val="0"/>
        <w:autoSpaceDN w:val="0"/>
        <w:adjustRightInd w:val="0"/>
        <w:spacing w:after="0" w:line="240" w:lineRule="auto"/>
        <w:rPr>
          <w:rFonts w:ascii="Arial" w:hAnsi="Arial" w:cs="Arial"/>
          <w:sz w:val="20"/>
          <w:szCs w:val="20"/>
        </w:rPr>
      </w:pPr>
    </w:p>
    <w:p w:rsidR="00951214" w:rsidRDefault="00421FC0">
      <w:pPr>
        <w:widowControl w:val="0"/>
        <w:autoSpaceDE w:val="0"/>
        <w:autoSpaceDN w:val="0"/>
        <w:adjustRightInd w:val="0"/>
        <w:spacing w:after="0" w:line="240" w:lineRule="auto"/>
        <w:rPr>
          <w:rFonts w:ascii="Arial" w:hAnsi="Arial" w:cs="Arial"/>
          <w:sz w:val="20"/>
          <w:szCs w:val="20"/>
        </w:rPr>
      </w:pPr>
      <w:r>
        <w:rPr>
          <w:rFonts w:ascii="Arial" w:hAnsi="Arial" w:cs="Arial"/>
          <w:b/>
          <w:bCs/>
          <w:sz w:val="20"/>
          <w:szCs w:val="20"/>
        </w:rPr>
        <w:t>Paste</w:t>
      </w:r>
      <w:r>
        <w:rPr>
          <w:rFonts w:ascii="Arial" w:hAnsi="Arial" w:cs="Arial"/>
          <w:sz w:val="20"/>
          <w:szCs w:val="20"/>
        </w:rPr>
        <w:t xml:space="preserve"> - Copies the configuration on the clipboard into the Configuration List.</w:t>
      </w:r>
    </w:p>
    <w:p w:rsidR="00951214" w:rsidRDefault="00951214">
      <w:pPr>
        <w:widowControl w:val="0"/>
        <w:autoSpaceDE w:val="0"/>
        <w:autoSpaceDN w:val="0"/>
        <w:adjustRightInd w:val="0"/>
        <w:spacing w:after="0" w:line="240" w:lineRule="auto"/>
        <w:rPr>
          <w:rFonts w:ascii="Arial" w:hAnsi="Arial" w:cs="Arial"/>
          <w:sz w:val="20"/>
          <w:szCs w:val="20"/>
        </w:rPr>
      </w:pPr>
    </w:p>
    <w:p w:rsidR="00951214" w:rsidRDefault="00421FC0">
      <w:pPr>
        <w:widowControl w:val="0"/>
        <w:autoSpaceDE w:val="0"/>
        <w:autoSpaceDN w:val="0"/>
        <w:adjustRightInd w:val="0"/>
        <w:spacing w:after="0" w:line="240" w:lineRule="auto"/>
        <w:rPr>
          <w:rFonts w:ascii="Arial" w:hAnsi="Arial" w:cs="Arial"/>
          <w:sz w:val="20"/>
          <w:szCs w:val="20"/>
        </w:rPr>
      </w:pPr>
      <w:r>
        <w:rPr>
          <w:rFonts w:ascii="Arial" w:hAnsi="Arial" w:cs="Arial"/>
          <w:b/>
          <w:bCs/>
          <w:sz w:val="20"/>
          <w:szCs w:val="20"/>
        </w:rPr>
        <w:t>Rename</w:t>
      </w:r>
      <w:r>
        <w:rPr>
          <w:rFonts w:ascii="Arial" w:hAnsi="Arial" w:cs="Arial"/>
          <w:sz w:val="20"/>
          <w:szCs w:val="20"/>
        </w:rPr>
        <w:t xml:space="preserve"> - Renames the selected configuration.</w:t>
      </w:r>
    </w:p>
    <w:p w:rsidR="00951214" w:rsidRDefault="00951214">
      <w:pPr>
        <w:widowControl w:val="0"/>
        <w:autoSpaceDE w:val="0"/>
        <w:autoSpaceDN w:val="0"/>
        <w:adjustRightInd w:val="0"/>
        <w:spacing w:after="0" w:line="240" w:lineRule="auto"/>
        <w:rPr>
          <w:rFonts w:ascii="Arial" w:hAnsi="Arial" w:cs="Arial"/>
          <w:sz w:val="20"/>
          <w:szCs w:val="20"/>
        </w:rPr>
      </w:pPr>
    </w:p>
    <w:p w:rsidR="00951214" w:rsidRDefault="00421FC0">
      <w:pPr>
        <w:widowControl w:val="0"/>
        <w:autoSpaceDE w:val="0"/>
        <w:autoSpaceDN w:val="0"/>
        <w:adjustRightInd w:val="0"/>
        <w:spacing w:after="0" w:line="240" w:lineRule="auto"/>
        <w:rPr>
          <w:rFonts w:ascii="Arial" w:hAnsi="Arial" w:cs="Arial"/>
          <w:sz w:val="20"/>
          <w:szCs w:val="20"/>
        </w:rPr>
      </w:pPr>
      <w:r>
        <w:rPr>
          <w:rFonts w:ascii="Arial" w:hAnsi="Arial" w:cs="Arial"/>
          <w:b/>
          <w:bCs/>
          <w:sz w:val="20"/>
          <w:szCs w:val="20"/>
        </w:rPr>
        <w:t>Help</w:t>
      </w:r>
      <w:r>
        <w:rPr>
          <w:rFonts w:ascii="Arial" w:hAnsi="Arial" w:cs="Arial"/>
          <w:sz w:val="20"/>
          <w:szCs w:val="20"/>
        </w:rPr>
        <w:t xml:space="preserve"> - Displays the help topic for the Manage Result Processing Configurations Dialog Box.</w:t>
      </w:r>
    </w:p>
    <w:p w:rsidR="00951214" w:rsidRDefault="00951214">
      <w:pPr>
        <w:widowControl w:val="0"/>
        <w:autoSpaceDE w:val="0"/>
        <w:autoSpaceDN w:val="0"/>
        <w:adjustRightInd w:val="0"/>
        <w:spacing w:after="0" w:line="240" w:lineRule="auto"/>
        <w:rPr>
          <w:rFonts w:ascii="Arial" w:hAnsi="Arial" w:cs="Arial"/>
          <w:sz w:val="20"/>
          <w:szCs w:val="20"/>
        </w:rPr>
      </w:pPr>
    </w:p>
    <w:p w:rsidR="00951214" w:rsidRDefault="00421FC0">
      <w:pPr>
        <w:widowControl w:val="0"/>
        <w:autoSpaceDE w:val="0"/>
        <w:autoSpaceDN w:val="0"/>
        <w:adjustRightInd w:val="0"/>
        <w:spacing w:after="0" w:line="240" w:lineRule="auto"/>
        <w:rPr>
          <w:rFonts w:ascii="Arial" w:hAnsi="Arial" w:cs="Arial"/>
          <w:sz w:val="20"/>
          <w:szCs w:val="20"/>
        </w:rPr>
      </w:pPr>
      <w:r>
        <w:rPr>
          <w:rFonts w:ascii="Arial" w:hAnsi="Arial" w:cs="Arial"/>
          <w:b/>
          <w:bCs/>
          <w:sz w:val="20"/>
          <w:szCs w:val="20"/>
        </w:rPr>
        <w:t>Reset to Defaults</w:t>
      </w:r>
      <w:r>
        <w:rPr>
          <w:rFonts w:ascii="Arial" w:hAnsi="Arial" w:cs="Arial"/>
          <w:sz w:val="20"/>
          <w:szCs w:val="20"/>
        </w:rPr>
        <w:t xml:space="preserve"> - Deletes all configurations and replaces them with the two default configurations: &lt;Default for Inline Processing&gt; and &lt;Default for Offline Processing&gt;.</w:t>
      </w:r>
    </w:p>
    <w:p w:rsidR="00951214" w:rsidRDefault="00951214">
      <w:pPr>
        <w:widowControl w:val="0"/>
        <w:autoSpaceDE w:val="0"/>
        <w:autoSpaceDN w:val="0"/>
        <w:adjustRightInd w:val="0"/>
        <w:spacing w:after="0" w:line="240" w:lineRule="auto"/>
        <w:rPr>
          <w:rFonts w:ascii="Arial" w:hAnsi="Arial" w:cs="Arial"/>
          <w:sz w:val="20"/>
          <w:szCs w:val="20"/>
        </w:rPr>
      </w:pPr>
    </w:p>
    <w:p w:rsidR="00951214" w:rsidRDefault="00951214">
      <w:pPr>
        <w:widowControl w:val="0"/>
        <w:autoSpaceDE w:val="0"/>
        <w:autoSpaceDN w:val="0"/>
        <w:adjustRightInd w:val="0"/>
        <w:spacing w:after="0" w:line="240" w:lineRule="auto"/>
        <w:rPr>
          <w:rFonts w:ascii="Arial" w:hAnsi="Arial" w:cs="Arial"/>
          <w:sz w:val="20"/>
          <w:szCs w:val="20"/>
        </w:rPr>
      </w:pPr>
    </w:p>
    <w:p w:rsidR="00951214" w:rsidRDefault="00951214">
      <w:pPr>
        <w:widowControl w:val="0"/>
        <w:autoSpaceDE w:val="0"/>
        <w:autoSpaceDN w:val="0"/>
        <w:adjustRightInd w:val="0"/>
        <w:spacing w:after="0" w:line="240" w:lineRule="auto"/>
        <w:rPr>
          <w:rFonts w:ascii="Arial" w:hAnsi="Arial" w:cs="Arial"/>
          <w:sz w:val="20"/>
          <w:szCs w:val="20"/>
        </w:rPr>
      </w:pPr>
    </w:p>
    <w:p w:rsidR="00951214" w:rsidRDefault="00421FC0">
      <w:pPr>
        <w:widowControl w:val="0"/>
        <w:autoSpaceDE w:val="0"/>
        <w:autoSpaceDN w:val="0"/>
        <w:adjustRightInd w:val="0"/>
        <w:spacing w:after="0" w:line="240" w:lineRule="auto"/>
        <w:rPr>
          <w:rFonts w:ascii="Arial" w:hAnsi="Arial" w:cs="Arial"/>
          <w:b/>
          <w:bCs/>
          <w:sz w:val="20"/>
          <w:szCs w:val="20"/>
          <w:u w:val="single"/>
        </w:rPr>
      </w:pPr>
      <w:del w:id="24" w:author="jgrey" w:date="2011-06-16T15:07:00Z">
        <w:r w:rsidDel="00BD4050">
          <w:rPr>
            <w:rFonts w:ascii="Arial" w:hAnsi="Arial" w:cs="Arial"/>
            <w:b/>
            <w:bCs/>
            <w:sz w:val="20"/>
            <w:szCs w:val="20"/>
            <w:u w:val="single"/>
          </w:rPr>
          <w:delText xml:space="preserve">Configure </w:delText>
        </w:r>
      </w:del>
      <w:r>
        <w:rPr>
          <w:rFonts w:ascii="Arial" w:hAnsi="Arial" w:cs="Arial"/>
          <w:b/>
          <w:bCs/>
          <w:sz w:val="20"/>
          <w:szCs w:val="20"/>
          <w:u w:val="single"/>
        </w:rPr>
        <w:t>Offline Results File Generation</w:t>
      </w:r>
      <w:ins w:id="25" w:author="jgrey" w:date="2011-06-16T15:07:00Z">
        <w:r w:rsidR="00BD4050">
          <w:rPr>
            <w:rFonts w:ascii="Arial" w:hAnsi="Arial" w:cs="Arial"/>
            <w:b/>
            <w:bCs/>
            <w:sz w:val="20"/>
            <w:szCs w:val="20"/>
            <w:u w:val="single"/>
          </w:rPr>
          <w:t xml:space="preserve"> Options</w:t>
        </w:r>
      </w:ins>
      <w:r>
        <w:rPr>
          <w:rFonts w:ascii="Arial" w:hAnsi="Arial" w:cs="Arial"/>
          <w:b/>
          <w:bCs/>
          <w:sz w:val="20"/>
          <w:szCs w:val="20"/>
          <w:u w:val="single"/>
        </w:rPr>
        <w:t xml:space="preserve"> Dialog Box</w:t>
      </w:r>
    </w:p>
    <w:p w:rsidR="00951214" w:rsidRDefault="00951214">
      <w:pPr>
        <w:widowControl w:val="0"/>
        <w:autoSpaceDE w:val="0"/>
        <w:autoSpaceDN w:val="0"/>
        <w:adjustRightInd w:val="0"/>
        <w:spacing w:after="0" w:line="240" w:lineRule="auto"/>
        <w:rPr>
          <w:rFonts w:ascii="Arial" w:hAnsi="Arial" w:cs="Arial"/>
          <w:sz w:val="20"/>
          <w:szCs w:val="20"/>
        </w:rPr>
      </w:pPr>
    </w:p>
    <w:p w:rsidR="00951214" w:rsidRDefault="00951214">
      <w:pPr>
        <w:widowControl w:val="0"/>
        <w:autoSpaceDE w:val="0"/>
        <w:autoSpaceDN w:val="0"/>
        <w:adjustRightInd w:val="0"/>
        <w:spacing w:after="0" w:line="240" w:lineRule="auto"/>
        <w:rPr>
          <w:rFonts w:ascii="Arial" w:hAnsi="Arial" w:cs="Arial"/>
          <w:sz w:val="20"/>
          <w:szCs w:val="20"/>
        </w:rPr>
      </w:pPr>
    </w:p>
    <w:p w:rsidR="00383DEB" w:rsidRDefault="0017321A">
      <w:pPr>
        <w:widowControl w:val="0"/>
        <w:autoSpaceDE w:val="0"/>
        <w:autoSpaceDN w:val="0"/>
        <w:adjustRightInd w:val="0"/>
        <w:spacing w:after="0" w:line="240" w:lineRule="auto"/>
        <w:rPr>
          <w:rFonts w:ascii="Arial" w:hAnsi="Arial" w:cs="Arial"/>
          <w:sz w:val="20"/>
          <w:szCs w:val="20"/>
        </w:rPr>
      </w:pPr>
      <w:r w:rsidRPr="00350A20">
        <w:rPr>
          <w:rFonts w:ascii="Arial" w:hAnsi="Arial" w:cs="Arial"/>
          <w:sz w:val="20"/>
          <w:szCs w:val="20"/>
        </w:rPr>
        <w:pict>
          <v:shape id="_x0000_i1029" type="#_x0000_t75" style="width:494.4pt;height:122.4pt">
            <v:imagedata r:id="rId9" o:title=""/>
          </v:shape>
        </w:pict>
      </w:r>
    </w:p>
    <w:p w:rsidR="00951214" w:rsidRDefault="00951214">
      <w:pPr>
        <w:widowControl w:val="0"/>
        <w:autoSpaceDE w:val="0"/>
        <w:autoSpaceDN w:val="0"/>
        <w:adjustRightInd w:val="0"/>
        <w:spacing w:after="0" w:line="240" w:lineRule="auto"/>
        <w:rPr>
          <w:rFonts w:ascii="Arial" w:hAnsi="Arial" w:cs="Arial"/>
          <w:sz w:val="20"/>
          <w:szCs w:val="20"/>
        </w:rPr>
      </w:pPr>
    </w:p>
    <w:p w:rsidR="00951214" w:rsidRDefault="00421FC0">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 xml:space="preserve">Use the </w:t>
      </w:r>
      <w:del w:id="26" w:author="jgrey" w:date="2011-06-16T15:07:00Z">
        <w:r w:rsidDel="00BD4050">
          <w:rPr>
            <w:rFonts w:ascii="Arial" w:hAnsi="Arial" w:cs="Arial"/>
            <w:sz w:val="20"/>
            <w:szCs w:val="20"/>
          </w:rPr>
          <w:delText xml:space="preserve">Configure </w:delText>
        </w:r>
      </w:del>
      <w:r>
        <w:rPr>
          <w:rFonts w:ascii="Arial" w:hAnsi="Arial" w:cs="Arial"/>
          <w:sz w:val="20"/>
          <w:szCs w:val="20"/>
        </w:rPr>
        <w:t xml:space="preserve">Offline Results File Generation </w:t>
      </w:r>
      <w:ins w:id="27" w:author="jgrey" w:date="2011-06-16T15:07:00Z">
        <w:r w:rsidR="00BD4050">
          <w:rPr>
            <w:rFonts w:ascii="Arial" w:hAnsi="Arial" w:cs="Arial"/>
            <w:sz w:val="20"/>
            <w:szCs w:val="20"/>
          </w:rPr>
          <w:t xml:space="preserve">Options </w:t>
        </w:r>
      </w:ins>
      <w:r>
        <w:rPr>
          <w:rFonts w:ascii="Arial" w:hAnsi="Arial" w:cs="Arial"/>
          <w:sz w:val="20"/>
          <w:szCs w:val="20"/>
        </w:rPr>
        <w:t>Dialog Box to specify the options for an instance of the Offline Results Generation plug-in.</w:t>
      </w:r>
    </w:p>
    <w:p w:rsidR="00951214" w:rsidRDefault="00951214">
      <w:pPr>
        <w:widowControl w:val="0"/>
        <w:autoSpaceDE w:val="0"/>
        <w:autoSpaceDN w:val="0"/>
        <w:adjustRightInd w:val="0"/>
        <w:spacing w:after="0" w:line="240" w:lineRule="auto"/>
        <w:rPr>
          <w:rFonts w:ascii="Arial" w:hAnsi="Arial" w:cs="Arial"/>
          <w:sz w:val="20"/>
          <w:szCs w:val="20"/>
        </w:rPr>
      </w:pPr>
    </w:p>
    <w:p w:rsidR="00951214" w:rsidRDefault="00421FC0">
      <w:pPr>
        <w:widowControl w:val="0"/>
        <w:autoSpaceDE w:val="0"/>
        <w:autoSpaceDN w:val="0"/>
        <w:adjustRightInd w:val="0"/>
        <w:spacing w:after="0" w:line="240" w:lineRule="auto"/>
        <w:rPr>
          <w:ins w:id="28" w:author="jgrey" w:date="2011-07-26T10:12:00Z"/>
          <w:rFonts w:ascii="Arial" w:hAnsi="Arial" w:cs="Arial"/>
          <w:sz w:val="20"/>
          <w:szCs w:val="20"/>
        </w:rPr>
      </w:pPr>
      <w:r>
        <w:rPr>
          <w:rFonts w:ascii="Arial" w:hAnsi="Arial" w:cs="Arial"/>
          <w:b/>
          <w:bCs/>
          <w:sz w:val="20"/>
          <w:szCs w:val="20"/>
        </w:rPr>
        <w:t>Directory in Which to Store Result Files</w:t>
      </w:r>
      <w:r>
        <w:rPr>
          <w:rFonts w:ascii="Arial" w:hAnsi="Arial" w:cs="Arial"/>
          <w:sz w:val="20"/>
          <w:szCs w:val="20"/>
        </w:rPr>
        <w:t xml:space="preserve"> - Specifies the directory in which the plug-in instance stores offline result files.</w:t>
      </w:r>
    </w:p>
    <w:p w:rsidR="00742610" w:rsidRDefault="00742610">
      <w:pPr>
        <w:widowControl w:val="0"/>
        <w:autoSpaceDE w:val="0"/>
        <w:autoSpaceDN w:val="0"/>
        <w:adjustRightInd w:val="0"/>
        <w:spacing w:after="0" w:line="240" w:lineRule="auto"/>
        <w:rPr>
          <w:ins w:id="29" w:author="jgrey" w:date="2011-07-26T10:12:00Z"/>
          <w:rFonts w:ascii="Arial" w:hAnsi="Arial" w:cs="Arial"/>
          <w:sz w:val="20"/>
          <w:szCs w:val="20"/>
        </w:rPr>
      </w:pPr>
    </w:p>
    <w:p w:rsidR="00742610" w:rsidRPr="00EB1A51" w:rsidRDefault="00350A20">
      <w:pPr>
        <w:widowControl w:val="0"/>
        <w:autoSpaceDE w:val="0"/>
        <w:autoSpaceDN w:val="0"/>
        <w:adjustRightInd w:val="0"/>
        <w:spacing w:after="0" w:line="240" w:lineRule="auto"/>
        <w:rPr>
          <w:rFonts w:ascii="Arial" w:hAnsi="Arial" w:cs="Arial"/>
          <w:i/>
          <w:sz w:val="20"/>
          <w:szCs w:val="20"/>
          <w:rPrChange w:id="30" w:author="jgrey" w:date="2011-07-26T10:23:00Z">
            <w:rPr>
              <w:rFonts w:ascii="Arial" w:hAnsi="Arial" w:cs="Arial"/>
              <w:sz w:val="20"/>
              <w:szCs w:val="20"/>
            </w:rPr>
          </w:rPrChange>
        </w:rPr>
      </w:pPr>
      <w:ins w:id="31" w:author="jgrey" w:date="2011-07-26T10:12:00Z">
        <w:r w:rsidRPr="00350A20">
          <w:rPr>
            <w:rFonts w:ascii="Arial" w:hAnsi="Arial" w:cs="Arial"/>
            <w:i/>
            <w:sz w:val="20"/>
            <w:szCs w:val="20"/>
            <w:rPrChange w:id="32" w:author="jgrey" w:date="2011-07-26T10:23:00Z">
              <w:rPr>
                <w:rFonts w:ascii="Arial" w:hAnsi="Arial" w:cs="Arial"/>
                <w:sz w:val="20"/>
                <w:szCs w:val="20"/>
              </w:rPr>
            </w:rPrChange>
          </w:rPr>
          <w:t>Note: If the c</w:t>
        </w:r>
      </w:ins>
      <w:ins w:id="33" w:author="jgrey" w:date="2011-07-26T10:13:00Z">
        <w:r w:rsidRPr="00350A20">
          <w:rPr>
            <w:rFonts w:ascii="Arial" w:hAnsi="Arial" w:cs="Arial"/>
            <w:i/>
            <w:sz w:val="20"/>
            <w:szCs w:val="20"/>
            <w:rPrChange w:id="34" w:author="jgrey" w:date="2011-07-26T10:23:00Z">
              <w:rPr>
                <w:rFonts w:ascii="Arial" w:hAnsi="Arial" w:cs="Arial"/>
                <w:sz w:val="20"/>
                <w:szCs w:val="20"/>
              </w:rPr>
            </w:rPrChange>
          </w:rPr>
          <w:t xml:space="preserve">ombination of the result file name and its directory exceed </w:t>
        </w:r>
      </w:ins>
      <w:ins w:id="35" w:author="jgrey" w:date="2011-07-26T10:16:00Z">
        <w:r w:rsidRPr="00350A20">
          <w:rPr>
            <w:rFonts w:ascii="Arial" w:hAnsi="Arial" w:cs="Arial"/>
            <w:i/>
            <w:sz w:val="20"/>
            <w:szCs w:val="20"/>
            <w:rPrChange w:id="36" w:author="jgrey" w:date="2011-07-26T10:23:00Z">
              <w:rPr>
                <w:rFonts w:ascii="Arial" w:hAnsi="Arial" w:cs="Arial"/>
                <w:sz w:val="20"/>
                <w:szCs w:val="20"/>
              </w:rPr>
            </w:rPrChange>
          </w:rPr>
          <w:t xml:space="preserve">259 characters, </w:t>
        </w:r>
      </w:ins>
      <w:ins w:id="37" w:author="jgrey" w:date="2011-07-26T10:17:00Z">
        <w:r w:rsidRPr="00350A20">
          <w:rPr>
            <w:rFonts w:ascii="Arial" w:hAnsi="Arial" w:cs="Arial"/>
            <w:i/>
            <w:sz w:val="20"/>
            <w:szCs w:val="20"/>
            <w:rPrChange w:id="38" w:author="jgrey" w:date="2011-07-26T10:23:00Z">
              <w:rPr>
                <w:rFonts w:ascii="Arial" w:hAnsi="Arial" w:cs="Arial"/>
                <w:sz w:val="20"/>
                <w:szCs w:val="20"/>
              </w:rPr>
            </w:rPrChange>
          </w:rPr>
          <w:t xml:space="preserve">standard Windows functions </w:t>
        </w:r>
      </w:ins>
      <w:ins w:id="39" w:author="jgrey" w:date="2011-07-26T10:23:00Z">
        <w:r w:rsidR="009F3AEB">
          <w:rPr>
            <w:rFonts w:ascii="Arial" w:hAnsi="Arial" w:cs="Arial"/>
            <w:i/>
            <w:sz w:val="20"/>
            <w:szCs w:val="20"/>
          </w:rPr>
          <w:t xml:space="preserve">such as </w:t>
        </w:r>
        <w:proofErr w:type="spellStart"/>
        <w:r w:rsidR="009F3AEB">
          <w:rPr>
            <w:rFonts w:ascii="Arial" w:hAnsi="Arial" w:cs="Arial"/>
            <w:i/>
            <w:sz w:val="20"/>
            <w:szCs w:val="20"/>
          </w:rPr>
          <w:t>CopyFile</w:t>
        </w:r>
        <w:proofErr w:type="spellEnd"/>
        <w:r w:rsidR="009F3AEB">
          <w:rPr>
            <w:rFonts w:ascii="Arial" w:hAnsi="Arial" w:cs="Arial"/>
            <w:i/>
            <w:sz w:val="20"/>
            <w:szCs w:val="20"/>
          </w:rPr>
          <w:t xml:space="preserve">() that </w:t>
        </w:r>
      </w:ins>
      <w:ins w:id="40" w:author="jgrey" w:date="2011-07-26T10:18:00Z">
        <w:r w:rsidRPr="00350A20">
          <w:rPr>
            <w:rFonts w:ascii="Arial" w:hAnsi="Arial" w:cs="Arial"/>
            <w:i/>
            <w:sz w:val="20"/>
            <w:szCs w:val="20"/>
            <w:rPrChange w:id="41" w:author="jgrey" w:date="2011-07-26T10:23:00Z">
              <w:rPr>
                <w:rFonts w:ascii="Arial" w:hAnsi="Arial" w:cs="Arial"/>
                <w:sz w:val="20"/>
                <w:szCs w:val="20"/>
              </w:rPr>
            </w:rPrChange>
          </w:rPr>
          <w:t xml:space="preserve">you might use to manage the file will not function. </w:t>
        </w:r>
      </w:ins>
      <w:ins w:id="42" w:author="jgrey" w:date="2011-07-26T10:19:00Z">
        <w:r w:rsidRPr="00350A20">
          <w:rPr>
            <w:rFonts w:ascii="Arial" w:hAnsi="Arial" w:cs="Arial"/>
            <w:i/>
            <w:sz w:val="20"/>
            <w:szCs w:val="20"/>
            <w:rPrChange w:id="43" w:author="jgrey" w:date="2011-07-26T10:23:00Z">
              <w:rPr>
                <w:rFonts w:ascii="Arial" w:hAnsi="Arial" w:cs="Arial"/>
                <w:sz w:val="20"/>
                <w:szCs w:val="20"/>
              </w:rPr>
            </w:rPrChange>
          </w:rPr>
          <w:t>If this is a problem</w:t>
        </w:r>
      </w:ins>
      <w:ins w:id="44" w:author="jgrey" w:date="2011-07-26T10:18:00Z">
        <w:r w:rsidRPr="00350A20">
          <w:rPr>
            <w:rFonts w:ascii="Arial" w:hAnsi="Arial" w:cs="Arial"/>
            <w:i/>
            <w:sz w:val="20"/>
            <w:szCs w:val="20"/>
            <w:rPrChange w:id="45" w:author="jgrey" w:date="2011-07-26T10:23:00Z">
              <w:rPr>
                <w:rFonts w:ascii="Arial" w:hAnsi="Arial" w:cs="Arial"/>
                <w:sz w:val="20"/>
                <w:szCs w:val="20"/>
              </w:rPr>
            </w:rPrChange>
          </w:rPr>
          <w:t>, you can</w:t>
        </w:r>
      </w:ins>
      <w:ins w:id="46" w:author="jgrey" w:date="2011-07-26T10:19:00Z">
        <w:r w:rsidRPr="00350A20">
          <w:rPr>
            <w:rFonts w:ascii="Arial" w:hAnsi="Arial" w:cs="Arial"/>
            <w:i/>
            <w:sz w:val="20"/>
            <w:szCs w:val="20"/>
            <w:rPrChange w:id="47" w:author="jgrey" w:date="2011-07-26T10:23:00Z">
              <w:rPr>
                <w:rFonts w:ascii="Arial" w:hAnsi="Arial" w:cs="Arial"/>
                <w:sz w:val="20"/>
                <w:szCs w:val="20"/>
              </w:rPr>
            </w:rPrChange>
          </w:rPr>
          <w:t xml:space="preserve"> select a directory with a shorter path, access </w:t>
        </w:r>
      </w:ins>
      <w:ins w:id="48" w:author="jgrey" w:date="2011-07-26T10:24:00Z">
        <w:r w:rsidR="009F3AEB">
          <w:rPr>
            <w:rFonts w:ascii="Arial" w:hAnsi="Arial" w:cs="Arial"/>
            <w:i/>
            <w:sz w:val="20"/>
            <w:szCs w:val="20"/>
          </w:rPr>
          <w:t xml:space="preserve">your directory </w:t>
        </w:r>
      </w:ins>
      <w:ins w:id="49" w:author="jgrey" w:date="2011-07-26T10:19:00Z">
        <w:r w:rsidRPr="00350A20">
          <w:rPr>
            <w:rFonts w:ascii="Arial" w:hAnsi="Arial" w:cs="Arial"/>
            <w:i/>
            <w:sz w:val="20"/>
            <w:szCs w:val="20"/>
            <w:rPrChange w:id="50" w:author="jgrey" w:date="2011-07-26T10:23:00Z">
              <w:rPr>
                <w:rFonts w:ascii="Arial" w:hAnsi="Arial" w:cs="Arial"/>
                <w:sz w:val="20"/>
                <w:szCs w:val="20"/>
              </w:rPr>
            </w:rPrChange>
          </w:rPr>
          <w:t xml:space="preserve">via </w:t>
        </w:r>
      </w:ins>
      <w:ins w:id="51" w:author="jgrey" w:date="2011-07-26T10:24:00Z">
        <w:r w:rsidR="009F3AEB">
          <w:rPr>
            <w:rFonts w:ascii="Arial" w:hAnsi="Arial" w:cs="Arial"/>
            <w:i/>
            <w:sz w:val="20"/>
            <w:szCs w:val="20"/>
          </w:rPr>
          <w:t xml:space="preserve">a mapped </w:t>
        </w:r>
      </w:ins>
      <w:ins w:id="52" w:author="jgrey" w:date="2011-07-26T10:19:00Z">
        <w:r w:rsidRPr="00350A20">
          <w:rPr>
            <w:rFonts w:ascii="Arial" w:hAnsi="Arial" w:cs="Arial"/>
            <w:i/>
            <w:sz w:val="20"/>
            <w:szCs w:val="20"/>
            <w:rPrChange w:id="53" w:author="jgrey" w:date="2011-07-26T10:23:00Z">
              <w:rPr>
                <w:rFonts w:ascii="Arial" w:hAnsi="Arial" w:cs="Arial"/>
                <w:sz w:val="20"/>
                <w:szCs w:val="20"/>
              </w:rPr>
            </w:rPrChange>
          </w:rPr>
          <w:t xml:space="preserve">drive letter, or </w:t>
        </w:r>
      </w:ins>
      <w:ins w:id="54" w:author="jgrey" w:date="2011-07-26T10:21:00Z">
        <w:r w:rsidRPr="00350A20">
          <w:rPr>
            <w:rFonts w:ascii="Arial" w:hAnsi="Arial" w:cs="Arial"/>
            <w:i/>
            <w:sz w:val="20"/>
            <w:szCs w:val="20"/>
            <w:rPrChange w:id="55" w:author="jgrey" w:date="2011-07-26T10:23:00Z">
              <w:rPr>
                <w:rFonts w:ascii="Arial" w:hAnsi="Arial" w:cs="Arial"/>
                <w:sz w:val="20"/>
                <w:szCs w:val="20"/>
              </w:rPr>
            </w:rPrChange>
          </w:rPr>
          <w:t>specify</w:t>
        </w:r>
      </w:ins>
      <w:ins w:id="56" w:author="jgrey" w:date="2011-07-26T10:20:00Z">
        <w:r w:rsidRPr="00350A20">
          <w:rPr>
            <w:rFonts w:ascii="Arial" w:hAnsi="Arial" w:cs="Arial"/>
            <w:i/>
            <w:sz w:val="20"/>
            <w:szCs w:val="20"/>
            <w:rPrChange w:id="57" w:author="jgrey" w:date="2011-07-26T10:23:00Z">
              <w:rPr>
                <w:rFonts w:ascii="Arial" w:hAnsi="Arial" w:cs="Arial"/>
                <w:sz w:val="20"/>
                <w:szCs w:val="20"/>
              </w:rPr>
            </w:rPrChange>
          </w:rPr>
          <w:t xml:space="preserve"> the </w:t>
        </w:r>
      </w:ins>
      <w:ins w:id="58" w:author="jgrey" w:date="2011-07-26T10:21:00Z">
        <w:r w:rsidRPr="00350A20">
          <w:rPr>
            <w:rFonts w:ascii="Arial" w:hAnsi="Arial" w:cs="Arial"/>
            <w:i/>
            <w:sz w:val="20"/>
            <w:szCs w:val="20"/>
            <w:rPrChange w:id="59" w:author="jgrey" w:date="2011-07-26T10:23:00Z">
              <w:rPr>
                <w:rFonts w:ascii="Arial" w:hAnsi="Arial" w:cs="Arial"/>
                <w:sz w:val="20"/>
                <w:szCs w:val="20"/>
              </w:rPr>
            </w:rPrChange>
          </w:rPr>
          <w:t xml:space="preserve">“\\?\” prefix that Windows </w:t>
        </w:r>
      </w:ins>
      <w:ins w:id="60" w:author="jgrey" w:date="2011-07-26T10:25:00Z">
        <w:r w:rsidR="009F3AEB">
          <w:rPr>
            <w:rFonts w:ascii="Arial" w:hAnsi="Arial" w:cs="Arial"/>
            <w:i/>
            <w:sz w:val="20"/>
            <w:szCs w:val="20"/>
          </w:rPr>
          <w:t>requires</w:t>
        </w:r>
      </w:ins>
      <w:ins w:id="61" w:author="jgrey" w:date="2011-07-26T10:21:00Z">
        <w:r w:rsidRPr="00350A20">
          <w:rPr>
            <w:rFonts w:ascii="Arial" w:hAnsi="Arial" w:cs="Arial"/>
            <w:i/>
            <w:sz w:val="20"/>
            <w:szCs w:val="20"/>
            <w:rPrChange w:id="62" w:author="jgrey" w:date="2011-07-26T10:23:00Z">
              <w:rPr>
                <w:rFonts w:ascii="Arial" w:hAnsi="Arial" w:cs="Arial"/>
                <w:sz w:val="20"/>
                <w:szCs w:val="20"/>
              </w:rPr>
            </w:rPrChange>
          </w:rPr>
          <w:t xml:space="preserve"> to denote extended length paths (</w:t>
        </w:r>
      </w:ins>
      <w:ins w:id="63" w:author="jgrey" w:date="2011-07-26T10:22:00Z">
        <w:r w:rsidRPr="00350A20">
          <w:rPr>
            <w:rFonts w:ascii="Arial" w:hAnsi="Arial" w:cs="Arial"/>
            <w:i/>
            <w:sz w:val="20"/>
            <w:szCs w:val="20"/>
            <w:rPrChange w:id="64" w:author="jgrey" w:date="2011-07-26T10:23:00Z">
              <w:rPr>
                <w:rFonts w:ascii="Arial" w:hAnsi="Arial" w:cs="Arial"/>
                <w:sz w:val="20"/>
                <w:szCs w:val="20"/>
              </w:rPr>
            </w:rPrChange>
          </w:rPr>
          <w:t xml:space="preserve">search MSDN for “Naming </w:t>
        </w:r>
      </w:ins>
      <w:ins w:id="65" w:author="jgrey" w:date="2011-07-26T10:23:00Z">
        <w:r w:rsidRPr="00350A20">
          <w:rPr>
            <w:rFonts w:ascii="Arial" w:hAnsi="Arial" w:cs="Arial"/>
            <w:i/>
            <w:sz w:val="20"/>
            <w:szCs w:val="20"/>
            <w:rPrChange w:id="66" w:author="jgrey" w:date="2011-07-26T10:23:00Z">
              <w:rPr>
                <w:rFonts w:ascii="Arial" w:hAnsi="Arial" w:cs="Arial"/>
                <w:sz w:val="20"/>
                <w:szCs w:val="20"/>
              </w:rPr>
            </w:rPrChange>
          </w:rPr>
          <w:t>Files, Paths, and Namespaces for more information).</w:t>
        </w:r>
      </w:ins>
    </w:p>
    <w:p w:rsidR="00951214" w:rsidRDefault="00951214">
      <w:pPr>
        <w:widowControl w:val="0"/>
        <w:autoSpaceDE w:val="0"/>
        <w:autoSpaceDN w:val="0"/>
        <w:adjustRightInd w:val="0"/>
        <w:spacing w:after="0" w:line="240" w:lineRule="auto"/>
        <w:rPr>
          <w:rFonts w:ascii="Arial" w:hAnsi="Arial" w:cs="Arial"/>
          <w:sz w:val="20"/>
          <w:szCs w:val="20"/>
        </w:rPr>
      </w:pPr>
    </w:p>
    <w:p w:rsidR="00951214" w:rsidRDefault="00421FC0">
      <w:pPr>
        <w:widowControl w:val="0"/>
        <w:autoSpaceDE w:val="0"/>
        <w:autoSpaceDN w:val="0"/>
        <w:adjustRightInd w:val="0"/>
        <w:spacing w:after="0" w:line="240" w:lineRule="auto"/>
        <w:rPr>
          <w:rFonts w:ascii="Arial" w:hAnsi="Arial" w:cs="Arial"/>
          <w:sz w:val="20"/>
          <w:szCs w:val="20"/>
        </w:rPr>
      </w:pPr>
      <w:r>
        <w:rPr>
          <w:rFonts w:ascii="Arial" w:hAnsi="Arial" w:cs="Arial"/>
          <w:b/>
          <w:bCs/>
          <w:sz w:val="20"/>
          <w:szCs w:val="20"/>
        </w:rPr>
        <w:t>File Name Format</w:t>
      </w:r>
      <w:r>
        <w:rPr>
          <w:rFonts w:ascii="Arial" w:hAnsi="Arial" w:cs="Arial"/>
          <w:sz w:val="20"/>
          <w:szCs w:val="20"/>
        </w:rPr>
        <w:t xml:space="preserve"> - Indicates how the plug-in chooses the name of the result file. You cannot edit this control. If a file already exists that has the same name as the file name the plug-in selects, the plug-in appends a number to the file name to make it unique.</w:t>
      </w:r>
    </w:p>
    <w:p w:rsidR="00951214" w:rsidRDefault="00951214">
      <w:pPr>
        <w:widowControl w:val="0"/>
        <w:autoSpaceDE w:val="0"/>
        <w:autoSpaceDN w:val="0"/>
        <w:adjustRightInd w:val="0"/>
        <w:spacing w:after="0" w:line="240" w:lineRule="auto"/>
        <w:rPr>
          <w:rFonts w:ascii="Arial" w:hAnsi="Arial" w:cs="Arial"/>
          <w:sz w:val="20"/>
          <w:szCs w:val="20"/>
        </w:rPr>
      </w:pPr>
    </w:p>
    <w:p w:rsidR="00951214" w:rsidRDefault="00421FC0">
      <w:pPr>
        <w:widowControl w:val="0"/>
        <w:autoSpaceDE w:val="0"/>
        <w:autoSpaceDN w:val="0"/>
        <w:adjustRightInd w:val="0"/>
        <w:spacing w:after="0" w:line="240" w:lineRule="auto"/>
        <w:rPr>
          <w:rFonts w:ascii="Arial" w:hAnsi="Arial" w:cs="Arial"/>
          <w:sz w:val="20"/>
          <w:szCs w:val="20"/>
        </w:rPr>
      </w:pPr>
      <w:r>
        <w:rPr>
          <w:rFonts w:ascii="Arial" w:hAnsi="Arial" w:cs="Arial"/>
          <w:b/>
          <w:bCs/>
          <w:sz w:val="20"/>
          <w:szCs w:val="20"/>
        </w:rPr>
        <w:t>Store Results as They are Generated (On-the-fly)</w:t>
      </w:r>
      <w:r>
        <w:rPr>
          <w:rFonts w:ascii="Arial" w:hAnsi="Arial" w:cs="Arial"/>
          <w:sz w:val="20"/>
          <w:szCs w:val="20"/>
        </w:rPr>
        <w:t xml:space="preserve"> - Specifies whether the plug-in writes the results to the file after each UUT completes or if it writes the results on-the-fly. If you select to save results on-the -fly, you can control how frequently the plug-in writes results by setting options on the Advanced Result Processing Settings Dialog Box.</w:t>
      </w:r>
    </w:p>
    <w:p w:rsidR="00951214" w:rsidRDefault="00951214">
      <w:pPr>
        <w:widowControl w:val="0"/>
        <w:autoSpaceDE w:val="0"/>
        <w:autoSpaceDN w:val="0"/>
        <w:adjustRightInd w:val="0"/>
        <w:spacing w:after="0" w:line="240" w:lineRule="auto"/>
        <w:rPr>
          <w:rFonts w:ascii="Arial" w:hAnsi="Arial" w:cs="Arial"/>
          <w:sz w:val="20"/>
          <w:szCs w:val="20"/>
        </w:rPr>
      </w:pPr>
    </w:p>
    <w:p w:rsidR="00951214" w:rsidRDefault="00421FC0">
      <w:pPr>
        <w:widowControl w:val="0"/>
        <w:autoSpaceDE w:val="0"/>
        <w:autoSpaceDN w:val="0"/>
        <w:adjustRightInd w:val="0"/>
        <w:spacing w:after="0" w:line="240" w:lineRule="auto"/>
        <w:rPr>
          <w:rFonts w:ascii="Arial" w:hAnsi="Arial" w:cs="Arial"/>
          <w:sz w:val="20"/>
          <w:szCs w:val="20"/>
        </w:rPr>
      </w:pPr>
      <w:r>
        <w:rPr>
          <w:rFonts w:ascii="Arial" w:hAnsi="Arial" w:cs="Arial"/>
          <w:b/>
          <w:bCs/>
          <w:sz w:val="20"/>
          <w:szCs w:val="20"/>
        </w:rPr>
        <w:lastRenderedPageBreak/>
        <w:t>Limit the number of UUTs per file</w:t>
      </w:r>
      <w:r>
        <w:rPr>
          <w:rFonts w:ascii="Arial" w:hAnsi="Arial" w:cs="Arial"/>
          <w:sz w:val="20"/>
          <w:szCs w:val="20"/>
        </w:rPr>
        <w:t xml:space="preserve"> - Specifies whether the plug-in stores all the results from an execution in a single file, or whether it creates a new result file whenever the current file contains the results for a specified number of UUTs. The limit is an approximate threshold and might be exceeded for such purposes as keeping the results for all the UUTs in a particular batch within the same results file.</w:t>
      </w:r>
    </w:p>
    <w:p w:rsidR="00951214" w:rsidRDefault="00951214">
      <w:pPr>
        <w:widowControl w:val="0"/>
        <w:autoSpaceDE w:val="0"/>
        <w:autoSpaceDN w:val="0"/>
        <w:adjustRightInd w:val="0"/>
        <w:spacing w:after="0" w:line="240" w:lineRule="auto"/>
        <w:rPr>
          <w:rFonts w:ascii="Arial" w:hAnsi="Arial" w:cs="Arial"/>
          <w:sz w:val="20"/>
          <w:szCs w:val="20"/>
        </w:rPr>
      </w:pPr>
    </w:p>
    <w:p w:rsidR="00383DEB" w:rsidRDefault="00383DEB">
      <w:pPr>
        <w:widowControl w:val="0"/>
        <w:autoSpaceDE w:val="0"/>
        <w:autoSpaceDN w:val="0"/>
        <w:adjustRightInd w:val="0"/>
        <w:spacing w:after="0" w:line="240" w:lineRule="auto"/>
        <w:rPr>
          <w:rFonts w:ascii="Arial" w:hAnsi="Arial" w:cs="Arial"/>
          <w:sz w:val="20"/>
          <w:szCs w:val="20"/>
        </w:rPr>
      </w:pPr>
      <w:r>
        <w:rPr>
          <w:rFonts w:ascii="Arial" w:hAnsi="Arial" w:cs="Arial"/>
          <w:b/>
          <w:bCs/>
          <w:sz w:val="20"/>
          <w:szCs w:val="20"/>
        </w:rPr>
        <w:t>Automatically Start Offline Results Processing Utility</w:t>
      </w:r>
      <w:r>
        <w:rPr>
          <w:rFonts w:ascii="Arial" w:hAnsi="Arial" w:cs="Arial"/>
          <w:sz w:val="20"/>
          <w:szCs w:val="20"/>
        </w:rPr>
        <w:t xml:space="preserve"> - Specifies whether to start the Offline Results Processing Utility when the Offline Result File Generator creates a new results file and the utility is not already running.</w:t>
      </w:r>
    </w:p>
    <w:p w:rsidR="00383DEB" w:rsidRDefault="00383DEB">
      <w:pPr>
        <w:widowControl w:val="0"/>
        <w:autoSpaceDE w:val="0"/>
        <w:autoSpaceDN w:val="0"/>
        <w:adjustRightInd w:val="0"/>
        <w:spacing w:after="0" w:line="240" w:lineRule="auto"/>
        <w:rPr>
          <w:rFonts w:ascii="Arial" w:hAnsi="Arial" w:cs="Arial"/>
          <w:sz w:val="20"/>
          <w:szCs w:val="20"/>
        </w:rPr>
      </w:pPr>
    </w:p>
    <w:p w:rsidR="00383DEB" w:rsidRDefault="00350A20">
      <w:pPr>
        <w:widowControl w:val="0"/>
        <w:autoSpaceDE w:val="0"/>
        <w:autoSpaceDN w:val="0"/>
        <w:adjustRightInd w:val="0"/>
        <w:spacing w:after="0" w:line="240" w:lineRule="auto"/>
        <w:rPr>
          <w:rFonts w:ascii="Arial" w:hAnsi="Arial" w:cs="Arial"/>
          <w:sz w:val="20"/>
          <w:szCs w:val="20"/>
        </w:rPr>
      </w:pPr>
      <w:r w:rsidRPr="00350A20">
        <w:rPr>
          <w:rFonts w:ascii="Arial" w:hAnsi="Arial" w:cs="Arial"/>
          <w:b/>
          <w:sz w:val="20"/>
          <w:szCs w:val="20"/>
          <w:rPrChange w:id="67" w:author="James Grey" w:date="2011-05-25T17:05:00Z">
            <w:rPr>
              <w:rFonts w:ascii="Arial" w:hAnsi="Arial" w:cs="Arial"/>
              <w:sz w:val="20"/>
              <w:szCs w:val="20"/>
            </w:rPr>
          </w:rPrChange>
        </w:rPr>
        <w:t>Exit When Processing Completes</w:t>
      </w:r>
      <w:r w:rsidR="00383DEB">
        <w:rPr>
          <w:rFonts w:ascii="Arial" w:hAnsi="Arial" w:cs="Arial"/>
          <w:sz w:val="20"/>
          <w:szCs w:val="20"/>
        </w:rPr>
        <w:t xml:space="preserve"> – Specifies whether the Offline Results Processing Utility automatically exits when it completes all processing. This option has no effect </w:t>
      </w:r>
      <w:ins w:id="68" w:author="jgrey" w:date="2011-06-16T15:08:00Z">
        <w:r w:rsidR="00B2608F">
          <w:rPr>
            <w:rFonts w:ascii="Arial" w:hAnsi="Arial" w:cs="Arial"/>
            <w:sz w:val="20"/>
            <w:szCs w:val="20"/>
          </w:rPr>
          <w:t>when</w:t>
        </w:r>
      </w:ins>
      <w:del w:id="69" w:author="jgrey" w:date="2011-06-16T15:08:00Z">
        <w:r w:rsidR="00383DEB" w:rsidDel="00B2608F">
          <w:rPr>
            <w:rFonts w:ascii="Arial" w:hAnsi="Arial" w:cs="Arial"/>
            <w:sz w:val="20"/>
            <w:szCs w:val="20"/>
          </w:rPr>
          <w:delText>if</w:delText>
        </w:r>
      </w:del>
      <w:r w:rsidR="00383DEB">
        <w:rPr>
          <w:rFonts w:ascii="Arial" w:hAnsi="Arial" w:cs="Arial"/>
          <w:sz w:val="20"/>
          <w:szCs w:val="20"/>
        </w:rPr>
        <w:t xml:space="preserve"> the utility is already launched by the user.</w:t>
      </w:r>
    </w:p>
    <w:p w:rsidR="00383DEB" w:rsidRDefault="00383DEB">
      <w:pPr>
        <w:widowControl w:val="0"/>
        <w:autoSpaceDE w:val="0"/>
        <w:autoSpaceDN w:val="0"/>
        <w:adjustRightInd w:val="0"/>
        <w:spacing w:after="0" w:line="240" w:lineRule="auto"/>
        <w:rPr>
          <w:rFonts w:ascii="Arial" w:hAnsi="Arial" w:cs="Arial"/>
          <w:sz w:val="20"/>
          <w:szCs w:val="20"/>
        </w:rPr>
      </w:pPr>
    </w:p>
    <w:p w:rsidR="00951214" w:rsidRDefault="00421FC0">
      <w:pPr>
        <w:widowControl w:val="0"/>
        <w:autoSpaceDE w:val="0"/>
        <w:autoSpaceDN w:val="0"/>
        <w:adjustRightInd w:val="0"/>
        <w:spacing w:after="0" w:line="240" w:lineRule="auto"/>
        <w:rPr>
          <w:rFonts w:ascii="Arial" w:hAnsi="Arial" w:cs="Arial"/>
          <w:sz w:val="20"/>
          <w:szCs w:val="20"/>
        </w:rPr>
      </w:pPr>
      <w:r>
        <w:rPr>
          <w:rFonts w:ascii="Arial" w:hAnsi="Arial" w:cs="Arial"/>
          <w:b/>
          <w:bCs/>
          <w:sz w:val="20"/>
          <w:szCs w:val="20"/>
        </w:rPr>
        <w:t>Help</w:t>
      </w:r>
      <w:r>
        <w:rPr>
          <w:rFonts w:ascii="Arial" w:hAnsi="Arial" w:cs="Arial"/>
          <w:sz w:val="20"/>
          <w:szCs w:val="20"/>
        </w:rPr>
        <w:t xml:space="preserve"> - Displays the help topic for the Configure Offline Results File Generation Dialog Box.</w:t>
      </w:r>
    </w:p>
    <w:p w:rsidR="00951214" w:rsidRDefault="00951214">
      <w:pPr>
        <w:widowControl w:val="0"/>
        <w:autoSpaceDE w:val="0"/>
        <w:autoSpaceDN w:val="0"/>
        <w:adjustRightInd w:val="0"/>
        <w:spacing w:after="0" w:line="240" w:lineRule="auto"/>
        <w:rPr>
          <w:rFonts w:ascii="Arial" w:hAnsi="Arial" w:cs="Arial"/>
          <w:sz w:val="20"/>
          <w:szCs w:val="20"/>
        </w:rPr>
      </w:pPr>
    </w:p>
    <w:p w:rsidR="00490716" w:rsidRDefault="00490716" w:rsidP="00490716">
      <w:pPr>
        <w:widowControl w:val="0"/>
        <w:autoSpaceDE w:val="0"/>
        <w:autoSpaceDN w:val="0"/>
        <w:adjustRightInd w:val="0"/>
        <w:spacing w:after="0" w:line="240" w:lineRule="auto"/>
        <w:rPr>
          <w:rFonts w:ascii="Arial" w:hAnsi="Arial" w:cs="Arial"/>
          <w:sz w:val="20"/>
          <w:szCs w:val="20"/>
        </w:rPr>
      </w:pPr>
      <w:r>
        <w:rPr>
          <w:rFonts w:ascii="Arial" w:hAnsi="Arial" w:cs="Arial"/>
          <w:b/>
          <w:bCs/>
          <w:sz w:val="20"/>
          <w:szCs w:val="20"/>
        </w:rPr>
        <w:t>Open Offline Results Processing Utility</w:t>
      </w:r>
      <w:r>
        <w:rPr>
          <w:rFonts w:ascii="Arial" w:hAnsi="Arial" w:cs="Arial"/>
          <w:sz w:val="20"/>
          <w:szCs w:val="20"/>
        </w:rPr>
        <w:t xml:space="preserve"> –Launches the Offline Result Processing Utility.</w:t>
      </w:r>
    </w:p>
    <w:p w:rsidR="00951214" w:rsidRDefault="00951214">
      <w:pPr>
        <w:widowControl w:val="0"/>
        <w:autoSpaceDE w:val="0"/>
        <w:autoSpaceDN w:val="0"/>
        <w:adjustRightInd w:val="0"/>
        <w:spacing w:after="0" w:line="240" w:lineRule="auto"/>
        <w:rPr>
          <w:rFonts w:ascii="Arial" w:hAnsi="Arial" w:cs="Arial"/>
          <w:sz w:val="20"/>
          <w:szCs w:val="20"/>
        </w:rPr>
      </w:pPr>
    </w:p>
    <w:p w:rsidR="00951214" w:rsidRDefault="00421FC0">
      <w:pPr>
        <w:widowControl w:val="0"/>
        <w:autoSpaceDE w:val="0"/>
        <w:autoSpaceDN w:val="0"/>
        <w:adjustRightInd w:val="0"/>
        <w:spacing w:after="0" w:line="240" w:lineRule="auto"/>
        <w:rPr>
          <w:rFonts w:ascii="Arial" w:hAnsi="Arial" w:cs="Arial"/>
          <w:i/>
          <w:iCs/>
          <w:sz w:val="20"/>
          <w:szCs w:val="20"/>
        </w:rPr>
      </w:pPr>
      <w:r>
        <w:rPr>
          <w:rFonts w:ascii="Arial" w:hAnsi="Arial" w:cs="Arial"/>
          <w:i/>
          <w:iCs/>
          <w:sz w:val="20"/>
          <w:szCs w:val="20"/>
        </w:rPr>
        <w:t>&lt;Note to tech writer: This dialog is the options dialog for the NI Offline Results Generation plug-in. The old Report Options Dialog Box and Database Options Dialog Box are now the options dialog boxes for the NI Report Generation plug-in and the NI Database Logging plug-in respectively. They are no longer invoked directly from items in the Configure menu.&gt;</w:t>
      </w:r>
    </w:p>
    <w:p w:rsidR="00951214" w:rsidRDefault="00951214">
      <w:pPr>
        <w:widowControl w:val="0"/>
        <w:autoSpaceDE w:val="0"/>
        <w:autoSpaceDN w:val="0"/>
        <w:adjustRightInd w:val="0"/>
        <w:spacing w:after="0" w:line="240" w:lineRule="auto"/>
        <w:rPr>
          <w:rFonts w:ascii="Arial" w:hAnsi="Arial" w:cs="Arial"/>
          <w:sz w:val="20"/>
          <w:szCs w:val="20"/>
        </w:rPr>
      </w:pPr>
    </w:p>
    <w:p w:rsidR="00421FC0" w:rsidRDefault="00421FC0">
      <w:pPr>
        <w:widowControl w:val="0"/>
        <w:autoSpaceDE w:val="0"/>
        <w:autoSpaceDN w:val="0"/>
        <w:adjustRightInd w:val="0"/>
        <w:spacing w:after="0" w:line="240" w:lineRule="auto"/>
        <w:rPr>
          <w:rFonts w:ascii="Arial" w:hAnsi="Arial" w:cs="Arial"/>
          <w:sz w:val="20"/>
          <w:szCs w:val="20"/>
        </w:rPr>
      </w:pPr>
    </w:p>
    <w:sectPr w:rsidR="00421FC0" w:rsidSect="00951214">
      <w:pgSz w:w="12240" w:h="15840"/>
      <w:pgMar w:top="1440" w:right="1440" w:bottom="1440" w:left="1440"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decorative"/>
    <w:notTrueTyp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61002A87" w:usb1="80000000" w:usb2="00000008" w:usb3="00000000" w:csb0="000101F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E"/>
    <w:multiLevelType w:val="singleLevel"/>
    <w:tmpl w:val="6BF62FB0"/>
    <w:lvl w:ilvl="0">
      <w:numFmt w:val="bullet"/>
      <w:lvlText w:val="*"/>
      <w:lvlJc w:val="left"/>
    </w:lvl>
  </w:abstractNum>
  <w:num w:numId="1">
    <w:abstractNumId w:val="0"/>
    <w:lvlOverride w:ilvl="0">
      <w:lvl w:ilvl="0">
        <w:numFmt w:val="bullet"/>
        <w:lvlText w:val=""/>
        <w:legacy w:legacy="1" w:legacySpace="0" w:legacyIndent="0"/>
        <w:lvlJc w:val="left"/>
        <w:rPr>
          <w:rFonts w:ascii="Symbol" w:hAnsi="Symbol" w:hint="default"/>
        </w:rPr>
      </w:lvl>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5"/>
  <w:embedSystemFonts/>
  <w:bordersDoNotSurroundHeader/>
  <w:bordersDoNotSurroundFooter/>
  <w:proofState w:spelling="clean"/>
  <w:trackRevisions/>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9E1239"/>
    <w:rsid w:val="000F5709"/>
    <w:rsid w:val="0017321A"/>
    <w:rsid w:val="003246C6"/>
    <w:rsid w:val="00350A20"/>
    <w:rsid w:val="00383DEB"/>
    <w:rsid w:val="003A00FE"/>
    <w:rsid w:val="003D3BBB"/>
    <w:rsid w:val="003E0181"/>
    <w:rsid w:val="00421FC0"/>
    <w:rsid w:val="00435AE0"/>
    <w:rsid w:val="00490716"/>
    <w:rsid w:val="005531A2"/>
    <w:rsid w:val="0061020B"/>
    <w:rsid w:val="0064156B"/>
    <w:rsid w:val="00680EC2"/>
    <w:rsid w:val="00742610"/>
    <w:rsid w:val="00935790"/>
    <w:rsid w:val="00951214"/>
    <w:rsid w:val="0096266F"/>
    <w:rsid w:val="009E1239"/>
    <w:rsid w:val="009F3AEB"/>
    <w:rsid w:val="00B2608F"/>
    <w:rsid w:val="00B5595C"/>
    <w:rsid w:val="00BD4050"/>
    <w:rsid w:val="00CE5CF9"/>
    <w:rsid w:val="00D02686"/>
    <w:rsid w:val="00DE388E"/>
    <w:rsid w:val="00EA6DE6"/>
    <w:rsid w:val="00EB1A51"/>
    <w:rsid w:val="00F02970"/>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51214"/>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83DE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83DEB"/>
    <w:rPr>
      <w:rFonts w:ascii="Tahoma" w:hAnsi="Tahoma" w:cs="Tahoma"/>
      <w:sz w:val="16"/>
      <w:szCs w:val="16"/>
    </w:rPr>
  </w:style>
  <w:style w:type="character" w:styleId="Hyperlink">
    <w:name w:val="Hyperlink"/>
    <w:basedOn w:val="DefaultParagraphFont"/>
    <w:uiPriority w:val="99"/>
    <w:semiHidden/>
    <w:unhideWhenUsed/>
    <w:rsid w:val="0017321A"/>
    <w:rPr>
      <w:color w:val="0000FF"/>
      <w:u w:val="single"/>
    </w:rPr>
  </w:style>
</w:styles>
</file>

<file path=word/webSettings.xml><?xml version="1.0" encoding="utf-8"?>
<w:webSettings xmlns:r="http://schemas.openxmlformats.org/officeDocument/2006/relationships" xmlns:w="http://schemas.openxmlformats.org/wordprocessingml/2006/main">
  <w:divs>
    <w:div w:id="1058744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66</TotalTime>
  <Pages>6</Pages>
  <Words>1998</Words>
  <Characters>11391</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Grey</dc:creator>
  <cp:keywords/>
  <dc:description/>
  <cp:lastModifiedBy>calliej</cp:lastModifiedBy>
  <cp:revision>20</cp:revision>
  <dcterms:created xsi:type="dcterms:W3CDTF">2011-05-20T21:21:00Z</dcterms:created>
  <dcterms:modified xsi:type="dcterms:W3CDTF">2012-02-07T21:22:00Z</dcterms:modified>
</cp:coreProperties>
</file>